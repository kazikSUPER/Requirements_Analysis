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3D2B8" w14:textId="77777777" w:rsidR="00154FDA" w:rsidRPr="000311AE" w:rsidRDefault="00154FDA" w:rsidP="004375E2">
      <w:pPr>
        <w:spacing w:after="0" w:line="240" w:lineRule="auto"/>
        <w:jc w:val="center"/>
        <w:rPr>
          <w:rFonts w:ascii="Times New Roman" w:hAnsi="Times New Roman" w:cs="Times New Roman"/>
          <w:b/>
          <w:sz w:val="24"/>
          <w:szCs w:val="24"/>
        </w:rPr>
      </w:pPr>
      <w:r w:rsidRPr="000311AE">
        <w:rPr>
          <w:rFonts w:ascii="Times New Roman" w:hAnsi="Times New Roman" w:cs="Times New Roman"/>
          <w:b/>
          <w:sz w:val="24"/>
          <w:szCs w:val="24"/>
        </w:rPr>
        <w:t>ЛАБОРАТОРНА РОБОТА №4</w:t>
      </w:r>
    </w:p>
    <w:p w14:paraId="44778993" w14:textId="77777777" w:rsidR="00154FDA" w:rsidRPr="000311AE" w:rsidRDefault="00154FDA" w:rsidP="004375E2">
      <w:pPr>
        <w:spacing w:after="0" w:line="240" w:lineRule="auto"/>
        <w:jc w:val="center"/>
        <w:rPr>
          <w:rFonts w:ascii="Times New Roman" w:hAnsi="Times New Roman" w:cs="Times New Roman"/>
          <w:b/>
          <w:sz w:val="24"/>
          <w:szCs w:val="24"/>
        </w:rPr>
      </w:pPr>
      <w:r w:rsidRPr="000311AE">
        <w:rPr>
          <w:rFonts w:ascii="Times New Roman" w:hAnsi="Times New Roman" w:cs="Times New Roman"/>
          <w:b/>
          <w:sz w:val="24"/>
          <w:szCs w:val="24"/>
        </w:rPr>
        <w:t xml:space="preserve">Реалізація </w:t>
      </w:r>
      <w:proofErr w:type="spellStart"/>
      <w:r w:rsidRPr="000311AE">
        <w:rPr>
          <w:rFonts w:ascii="Times New Roman" w:hAnsi="Times New Roman" w:cs="Times New Roman"/>
          <w:b/>
          <w:bCs/>
          <w:sz w:val="24"/>
          <w:szCs w:val="24"/>
        </w:rPr>
        <w:t>Use</w:t>
      </w:r>
      <w:proofErr w:type="spellEnd"/>
      <w:r w:rsidRPr="000311AE">
        <w:rPr>
          <w:rFonts w:ascii="Times New Roman" w:hAnsi="Times New Roman" w:cs="Times New Roman"/>
          <w:b/>
          <w:bCs/>
          <w:sz w:val="24"/>
          <w:szCs w:val="24"/>
        </w:rPr>
        <w:t xml:space="preserve"> </w:t>
      </w:r>
      <w:proofErr w:type="spellStart"/>
      <w:r w:rsidRPr="000311AE">
        <w:rPr>
          <w:rFonts w:ascii="Times New Roman" w:hAnsi="Times New Roman" w:cs="Times New Roman"/>
          <w:b/>
          <w:bCs/>
          <w:sz w:val="24"/>
          <w:szCs w:val="24"/>
        </w:rPr>
        <w:t>Cases</w:t>
      </w:r>
      <w:proofErr w:type="spellEnd"/>
      <w:r w:rsidRPr="000311AE">
        <w:rPr>
          <w:rFonts w:ascii="Times New Roman" w:hAnsi="Times New Roman" w:cs="Times New Roman"/>
          <w:b/>
          <w:sz w:val="24"/>
          <w:szCs w:val="24"/>
        </w:rPr>
        <w:t xml:space="preserve"> (опис взаємодії користувача із системою)</w:t>
      </w:r>
    </w:p>
    <w:p w14:paraId="2168AC56" w14:textId="77777777" w:rsidR="00CE56BB" w:rsidRPr="000311AE" w:rsidRDefault="00CE56BB" w:rsidP="004375E2">
      <w:pPr>
        <w:spacing w:after="0" w:line="240" w:lineRule="auto"/>
        <w:jc w:val="both"/>
        <w:rPr>
          <w:rFonts w:ascii="Times New Roman" w:eastAsiaTheme="minorEastAsia" w:hAnsi="Times New Roman" w:cs="Times New Roman"/>
          <w:b/>
          <w:sz w:val="24"/>
          <w:szCs w:val="24"/>
          <w:lang w:eastAsia="ja-JP"/>
        </w:rPr>
      </w:pPr>
    </w:p>
    <w:p w14:paraId="7B06310C" w14:textId="26AEF7E4" w:rsidR="00CE56BB" w:rsidRPr="000311AE" w:rsidRDefault="00CE56BB" w:rsidP="004375E2">
      <w:pPr>
        <w:spacing w:after="0" w:line="240" w:lineRule="auto"/>
        <w:jc w:val="right"/>
        <w:rPr>
          <w:rFonts w:ascii="Times New Roman" w:eastAsiaTheme="minorEastAsia" w:hAnsi="Times New Roman" w:cs="Times New Roman"/>
          <w:b/>
          <w:sz w:val="24"/>
          <w:szCs w:val="24"/>
          <w:lang w:eastAsia="ja-JP"/>
        </w:rPr>
      </w:pPr>
      <w:r w:rsidRPr="000311AE">
        <w:rPr>
          <w:rFonts w:ascii="Times New Roman" w:eastAsiaTheme="minorEastAsia" w:hAnsi="Times New Roman" w:cs="Times New Roman"/>
          <w:b/>
          <w:sz w:val="24"/>
          <w:szCs w:val="24"/>
          <w:lang w:eastAsia="ja-JP"/>
        </w:rPr>
        <w:t xml:space="preserve">Виконали: </w:t>
      </w:r>
      <w:proofErr w:type="spellStart"/>
      <w:r w:rsidRPr="00A17F83">
        <w:rPr>
          <w:rFonts w:ascii="Times New Roman" w:eastAsiaTheme="minorEastAsia" w:hAnsi="Times New Roman" w:cs="Times New Roman"/>
          <w:bCs/>
          <w:sz w:val="24"/>
          <w:szCs w:val="24"/>
          <w:lang w:eastAsia="ja-JP"/>
        </w:rPr>
        <w:t>Репетовський</w:t>
      </w:r>
      <w:proofErr w:type="spellEnd"/>
      <w:r w:rsidRPr="00A17F83">
        <w:rPr>
          <w:rFonts w:ascii="Times New Roman" w:eastAsiaTheme="minorEastAsia" w:hAnsi="Times New Roman" w:cs="Times New Roman"/>
          <w:bCs/>
          <w:sz w:val="24"/>
          <w:szCs w:val="24"/>
          <w:lang w:eastAsia="ja-JP"/>
        </w:rPr>
        <w:t xml:space="preserve"> В.В. та </w:t>
      </w:r>
      <w:proofErr w:type="spellStart"/>
      <w:r w:rsidRPr="00A17F83">
        <w:rPr>
          <w:rFonts w:ascii="Times New Roman" w:eastAsiaTheme="minorEastAsia" w:hAnsi="Times New Roman" w:cs="Times New Roman"/>
          <w:bCs/>
          <w:sz w:val="24"/>
          <w:szCs w:val="24"/>
          <w:lang w:eastAsia="ja-JP"/>
        </w:rPr>
        <w:t>Казімір</w:t>
      </w:r>
      <w:proofErr w:type="spellEnd"/>
      <w:r w:rsidRPr="00A17F83">
        <w:rPr>
          <w:rFonts w:ascii="Times New Roman" w:eastAsiaTheme="minorEastAsia" w:hAnsi="Times New Roman" w:cs="Times New Roman"/>
          <w:bCs/>
          <w:sz w:val="24"/>
          <w:szCs w:val="24"/>
          <w:lang w:eastAsia="ja-JP"/>
        </w:rPr>
        <w:t xml:space="preserve"> В.І.</w:t>
      </w:r>
    </w:p>
    <w:p w14:paraId="38E5B71A" w14:textId="77777777" w:rsidR="00154FDA" w:rsidRPr="000311AE" w:rsidRDefault="00154FDA" w:rsidP="004375E2">
      <w:pPr>
        <w:spacing w:after="0" w:line="240" w:lineRule="auto"/>
        <w:jc w:val="both"/>
        <w:rPr>
          <w:rFonts w:ascii="Times New Roman" w:hAnsi="Times New Roman" w:cs="Times New Roman"/>
          <w:sz w:val="24"/>
          <w:szCs w:val="24"/>
        </w:rPr>
      </w:pPr>
    </w:p>
    <w:p w14:paraId="5FAE2D18" w14:textId="77777777" w:rsidR="00154FDA" w:rsidRPr="000311AE" w:rsidRDefault="00154FDA" w:rsidP="004375E2">
      <w:pPr>
        <w:spacing w:after="0" w:line="240" w:lineRule="auto"/>
        <w:jc w:val="both"/>
        <w:rPr>
          <w:rFonts w:ascii="Times New Roman" w:hAnsi="Times New Roman" w:cs="Times New Roman"/>
          <w:sz w:val="24"/>
          <w:szCs w:val="24"/>
        </w:rPr>
      </w:pPr>
      <w:r w:rsidRPr="000311AE">
        <w:rPr>
          <w:rFonts w:ascii="Times New Roman" w:hAnsi="Times New Roman" w:cs="Times New Roman"/>
          <w:i/>
          <w:sz w:val="24"/>
          <w:szCs w:val="24"/>
        </w:rPr>
        <w:t xml:space="preserve">Мета роботи: </w:t>
      </w:r>
      <w:r w:rsidRPr="000311AE">
        <w:rPr>
          <w:rFonts w:ascii="Times New Roman" w:hAnsi="Times New Roman" w:cs="Times New Roman"/>
          <w:sz w:val="24"/>
          <w:szCs w:val="24"/>
        </w:rPr>
        <w:t>отримання навичок</w:t>
      </w:r>
      <w:r w:rsidRPr="000311AE">
        <w:rPr>
          <w:rFonts w:ascii="Times New Roman" w:hAnsi="Times New Roman" w:cs="Times New Roman"/>
          <w:i/>
          <w:sz w:val="24"/>
          <w:szCs w:val="24"/>
        </w:rPr>
        <w:t xml:space="preserve"> </w:t>
      </w:r>
      <w:r w:rsidRPr="000311AE">
        <w:rPr>
          <w:rFonts w:ascii="Times New Roman" w:hAnsi="Times New Roman" w:cs="Times New Roman"/>
          <w:sz w:val="24"/>
          <w:szCs w:val="24"/>
        </w:rPr>
        <w:t xml:space="preserve">документування взаємодії користувача із системою у форматі </w:t>
      </w:r>
      <w:proofErr w:type="spellStart"/>
      <w:r w:rsidRPr="000311AE">
        <w:rPr>
          <w:rFonts w:ascii="Times New Roman" w:hAnsi="Times New Roman" w:cs="Times New Roman"/>
          <w:sz w:val="24"/>
          <w:szCs w:val="24"/>
        </w:rPr>
        <w:t>Use</w:t>
      </w:r>
      <w:proofErr w:type="spellEnd"/>
      <w:r w:rsidRPr="000311AE">
        <w:rPr>
          <w:rFonts w:ascii="Times New Roman" w:hAnsi="Times New Roman" w:cs="Times New Roman"/>
          <w:sz w:val="24"/>
          <w:szCs w:val="24"/>
        </w:rPr>
        <w:t xml:space="preserve"> </w:t>
      </w:r>
      <w:proofErr w:type="spellStart"/>
      <w:r w:rsidRPr="000311AE">
        <w:rPr>
          <w:rFonts w:ascii="Times New Roman" w:hAnsi="Times New Roman" w:cs="Times New Roman"/>
          <w:sz w:val="24"/>
          <w:szCs w:val="24"/>
        </w:rPr>
        <w:t>Cases</w:t>
      </w:r>
      <w:proofErr w:type="spellEnd"/>
      <w:r w:rsidRPr="000311AE">
        <w:rPr>
          <w:rFonts w:ascii="Times New Roman" w:hAnsi="Times New Roman" w:cs="Times New Roman"/>
          <w:sz w:val="24"/>
          <w:szCs w:val="24"/>
        </w:rPr>
        <w:t>.</w:t>
      </w:r>
    </w:p>
    <w:p w14:paraId="003B8B1C" w14:textId="3BCD4F83" w:rsidR="00C1621C" w:rsidRPr="000311AE" w:rsidRDefault="00C1621C" w:rsidP="004375E2">
      <w:pPr>
        <w:spacing w:line="240" w:lineRule="auto"/>
        <w:jc w:val="both"/>
        <w:rPr>
          <w:rFonts w:ascii="Times New Roman" w:hAnsi="Times New Roman" w:cs="Times New Roman"/>
        </w:rPr>
      </w:pPr>
    </w:p>
    <w:p w14:paraId="56085DAC" w14:textId="77777777" w:rsidR="00154FDA" w:rsidRPr="000311AE" w:rsidRDefault="00154FDA" w:rsidP="004375E2">
      <w:pPr>
        <w:spacing w:line="240" w:lineRule="auto"/>
        <w:jc w:val="both"/>
        <w:rPr>
          <w:rFonts w:ascii="Times New Roman" w:hAnsi="Times New Roman" w:cs="Times New Roman"/>
          <w:b/>
          <w:bCs/>
        </w:rPr>
      </w:pPr>
      <w:r w:rsidRPr="000311AE">
        <w:rPr>
          <w:rFonts w:ascii="Times New Roman" w:hAnsi="Times New Roman" w:cs="Times New Roman"/>
          <w:b/>
          <w:bCs/>
        </w:rPr>
        <w:t>USE CASE 01: РЕЄСТРАЦІЯ В СИСТЕМІ</w:t>
      </w:r>
    </w:p>
    <w:tbl>
      <w:tblPr>
        <w:tblStyle w:val="af0"/>
        <w:tblW w:w="0" w:type="auto"/>
        <w:tblLook w:val="04A0" w:firstRow="1" w:lastRow="0" w:firstColumn="1" w:lastColumn="0" w:noHBand="0" w:noVBand="1"/>
      </w:tblPr>
      <w:tblGrid>
        <w:gridCol w:w="2003"/>
        <w:gridCol w:w="7573"/>
      </w:tblGrid>
      <w:tr w:rsidR="00154FDA" w:rsidRPr="000311AE" w14:paraId="1EE47497" w14:textId="77777777" w:rsidTr="00154FDA">
        <w:tc>
          <w:tcPr>
            <w:tcW w:w="0" w:type="auto"/>
            <w:hideMark/>
          </w:tcPr>
          <w:p w14:paraId="19FE68F4" w14:textId="77777777" w:rsidR="00154FDA" w:rsidRPr="000311AE" w:rsidRDefault="00154FDA" w:rsidP="004375E2">
            <w:pPr>
              <w:spacing w:line="240" w:lineRule="auto"/>
              <w:jc w:val="both"/>
              <w:rPr>
                <w:rFonts w:ascii="Times New Roman" w:hAnsi="Times New Roman" w:cs="Times New Roman"/>
                <w:b/>
                <w:bCs/>
              </w:rPr>
            </w:pPr>
            <w:r w:rsidRPr="000311AE">
              <w:rPr>
                <w:rFonts w:ascii="Times New Roman" w:hAnsi="Times New Roman" w:cs="Times New Roman"/>
                <w:b/>
                <w:bCs/>
              </w:rPr>
              <w:t>Елемент UC</w:t>
            </w:r>
          </w:p>
        </w:tc>
        <w:tc>
          <w:tcPr>
            <w:tcW w:w="0" w:type="auto"/>
            <w:hideMark/>
          </w:tcPr>
          <w:p w14:paraId="500D0778" w14:textId="77777777" w:rsidR="00154FDA" w:rsidRPr="000311AE" w:rsidRDefault="00154FDA" w:rsidP="004375E2">
            <w:pPr>
              <w:spacing w:line="240" w:lineRule="auto"/>
              <w:jc w:val="both"/>
              <w:rPr>
                <w:rFonts w:ascii="Times New Roman" w:hAnsi="Times New Roman" w:cs="Times New Roman"/>
                <w:b/>
                <w:bCs/>
              </w:rPr>
            </w:pPr>
            <w:r w:rsidRPr="000311AE">
              <w:rPr>
                <w:rFonts w:ascii="Times New Roman" w:hAnsi="Times New Roman" w:cs="Times New Roman"/>
                <w:b/>
                <w:bCs/>
              </w:rPr>
              <w:t>Опис елемента</w:t>
            </w:r>
          </w:p>
        </w:tc>
      </w:tr>
      <w:tr w:rsidR="00154FDA" w:rsidRPr="000311AE" w14:paraId="02A71C51" w14:textId="77777777" w:rsidTr="00154FDA">
        <w:tc>
          <w:tcPr>
            <w:tcW w:w="0" w:type="auto"/>
            <w:hideMark/>
          </w:tcPr>
          <w:p w14:paraId="3D599135" w14:textId="77777777" w:rsidR="00154FDA" w:rsidRPr="000311AE" w:rsidRDefault="00154FDA" w:rsidP="004375E2">
            <w:pPr>
              <w:spacing w:line="240" w:lineRule="auto"/>
              <w:jc w:val="both"/>
              <w:rPr>
                <w:rFonts w:ascii="Times New Roman" w:hAnsi="Times New Roman" w:cs="Times New Roman"/>
              </w:rPr>
            </w:pPr>
            <w:r w:rsidRPr="000311AE">
              <w:rPr>
                <w:rFonts w:ascii="Times New Roman" w:hAnsi="Times New Roman" w:cs="Times New Roman"/>
                <w:b/>
                <w:bCs/>
              </w:rPr>
              <w:t xml:space="preserve">Назва </w:t>
            </w:r>
            <w:proofErr w:type="spellStart"/>
            <w:r w:rsidRPr="000311AE">
              <w:rPr>
                <w:rFonts w:ascii="Times New Roman" w:hAnsi="Times New Roman" w:cs="Times New Roman"/>
                <w:b/>
                <w:bCs/>
              </w:rPr>
              <w:t>Use</w:t>
            </w:r>
            <w:proofErr w:type="spellEnd"/>
            <w:r w:rsidRPr="000311AE">
              <w:rPr>
                <w:rFonts w:ascii="Times New Roman" w:hAnsi="Times New Roman" w:cs="Times New Roman"/>
                <w:b/>
                <w:bCs/>
              </w:rPr>
              <w:t xml:space="preserve"> </w:t>
            </w:r>
            <w:proofErr w:type="spellStart"/>
            <w:r w:rsidRPr="000311AE">
              <w:rPr>
                <w:rFonts w:ascii="Times New Roman" w:hAnsi="Times New Roman" w:cs="Times New Roman"/>
                <w:b/>
                <w:bCs/>
              </w:rPr>
              <w:t>Case</w:t>
            </w:r>
            <w:proofErr w:type="spellEnd"/>
          </w:p>
        </w:tc>
        <w:tc>
          <w:tcPr>
            <w:tcW w:w="0" w:type="auto"/>
            <w:hideMark/>
          </w:tcPr>
          <w:p w14:paraId="30247B9E" w14:textId="77777777" w:rsidR="00154FDA" w:rsidRPr="000311AE" w:rsidRDefault="00154FDA" w:rsidP="004375E2">
            <w:pPr>
              <w:spacing w:line="240" w:lineRule="auto"/>
              <w:jc w:val="both"/>
              <w:rPr>
                <w:rFonts w:ascii="Times New Roman" w:hAnsi="Times New Roman" w:cs="Times New Roman"/>
              </w:rPr>
            </w:pPr>
            <w:r w:rsidRPr="000311AE">
              <w:rPr>
                <w:rFonts w:ascii="Times New Roman" w:hAnsi="Times New Roman" w:cs="Times New Roman"/>
              </w:rPr>
              <w:t xml:space="preserve">Реєстрація нового користувача в системі </w:t>
            </w:r>
            <w:proofErr w:type="spellStart"/>
            <w:r w:rsidRPr="000311AE">
              <w:rPr>
                <w:rFonts w:ascii="Times New Roman" w:hAnsi="Times New Roman" w:cs="Times New Roman"/>
                <w:b/>
                <w:bCs/>
              </w:rPr>
              <w:t>Cinecloud</w:t>
            </w:r>
            <w:proofErr w:type="spellEnd"/>
          </w:p>
        </w:tc>
      </w:tr>
      <w:tr w:rsidR="00154FDA" w:rsidRPr="000311AE" w14:paraId="20F3A3A4" w14:textId="77777777" w:rsidTr="00154FDA">
        <w:tc>
          <w:tcPr>
            <w:tcW w:w="0" w:type="auto"/>
            <w:hideMark/>
          </w:tcPr>
          <w:p w14:paraId="5FF60094" w14:textId="77777777" w:rsidR="00154FDA" w:rsidRPr="000311AE" w:rsidRDefault="00154FDA" w:rsidP="004375E2">
            <w:pPr>
              <w:spacing w:line="240" w:lineRule="auto"/>
              <w:jc w:val="both"/>
              <w:rPr>
                <w:rFonts w:ascii="Times New Roman" w:hAnsi="Times New Roman" w:cs="Times New Roman"/>
              </w:rPr>
            </w:pPr>
            <w:r w:rsidRPr="000311AE">
              <w:rPr>
                <w:rFonts w:ascii="Times New Roman" w:hAnsi="Times New Roman" w:cs="Times New Roman"/>
                <w:b/>
                <w:bCs/>
              </w:rPr>
              <w:t>Пріоритет</w:t>
            </w:r>
          </w:p>
        </w:tc>
        <w:tc>
          <w:tcPr>
            <w:tcW w:w="0" w:type="auto"/>
            <w:hideMark/>
          </w:tcPr>
          <w:p w14:paraId="7B810D99" w14:textId="59CBCB91" w:rsidR="00154FDA" w:rsidRPr="000311AE" w:rsidRDefault="00154FDA" w:rsidP="004375E2">
            <w:pPr>
              <w:spacing w:line="240" w:lineRule="auto"/>
              <w:jc w:val="both"/>
              <w:rPr>
                <w:rFonts w:ascii="Times New Roman" w:hAnsi="Times New Roman" w:cs="Times New Roman"/>
              </w:rPr>
            </w:pPr>
            <w:r w:rsidRPr="000311AE">
              <w:rPr>
                <w:rFonts w:ascii="Times New Roman" w:hAnsi="Times New Roman" w:cs="Times New Roman"/>
              </w:rPr>
              <w:t>Високий</w:t>
            </w:r>
          </w:p>
        </w:tc>
      </w:tr>
      <w:tr w:rsidR="00154FDA" w:rsidRPr="000311AE" w14:paraId="1CA8C6E7" w14:textId="77777777" w:rsidTr="00154FDA">
        <w:tc>
          <w:tcPr>
            <w:tcW w:w="0" w:type="auto"/>
            <w:hideMark/>
          </w:tcPr>
          <w:p w14:paraId="3DD98433" w14:textId="77777777" w:rsidR="00154FDA" w:rsidRPr="000311AE" w:rsidRDefault="00154FDA" w:rsidP="004375E2">
            <w:pPr>
              <w:spacing w:line="240" w:lineRule="auto"/>
              <w:jc w:val="both"/>
              <w:rPr>
                <w:rFonts w:ascii="Times New Roman" w:hAnsi="Times New Roman" w:cs="Times New Roman"/>
              </w:rPr>
            </w:pPr>
            <w:r w:rsidRPr="000311AE">
              <w:rPr>
                <w:rFonts w:ascii="Times New Roman" w:hAnsi="Times New Roman" w:cs="Times New Roman"/>
                <w:b/>
                <w:bCs/>
              </w:rPr>
              <w:t>Опис (короткий опис сценарію)</w:t>
            </w:r>
          </w:p>
        </w:tc>
        <w:tc>
          <w:tcPr>
            <w:tcW w:w="0" w:type="auto"/>
            <w:hideMark/>
          </w:tcPr>
          <w:p w14:paraId="5CB16627" w14:textId="77777777" w:rsidR="00154FDA" w:rsidRPr="000311AE" w:rsidRDefault="00154FDA" w:rsidP="004375E2">
            <w:pPr>
              <w:spacing w:line="240" w:lineRule="auto"/>
              <w:jc w:val="both"/>
              <w:rPr>
                <w:rFonts w:ascii="Times New Roman" w:hAnsi="Times New Roman" w:cs="Times New Roman"/>
              </w:rPr>
            </w:pPr>
            <w:r w:rsidRPr="000311AE">
              <w:rPr>
                <w:rFonts w:ascii="Times New Roman" w:hAnsi="Times New Roman" w:cs="Times New Roman"/>
              </w:rPr>
              <w:t xml:space="preserve">Новий користувач створює обліковий запис у системі </w:t>
            </w:r>
            <w:proofErr w:type="spellStart"/>
            <w:r w:rsidRPr="000311AE">
              <w:rPr>
                <w:rFonts w:ascii="Times New Roman" w:hAnsi="Times New Roman" w:cs="Times New Roman"/>
              </w:rPr>
              <w:t>Cinecloud</w:t>
            </w:r>
            <w:proofErr w:type="spellEnd"/>
            <w:r w:rsidRPr="000311AE">
              <w:rPr>
                <w:rFonts w:ascii="Times New Roman" w:hAnsi="Times New Roman" w:cs="Times New Roman"/>
              </w:rPr>
              <w:t xml:space="preserve"> для отримання доступу до </w:t>
            </w:r>
            <w:proofErr w:type="spellStart"/>
            <w:r w:rsidRPr="000311AE">
              <w:rPr>
                <w:rFonts w:ascii="Times New Roman" w:hAnsi="Times New Roman" w:cs="Times New Roman"/>
              </w:rPr>
              <w:t>відеоконтенту</w:t>
            </w:r>
            <w:proofErr w:type="spellEnd"/>
            <w:r w:rsidRPr="000311AE">
              <w:rPr>
                <w:rFonts w:ascii="Times New Roman" w:hAnsi="Times New Roman" w:cs="Times New Roman"/>
              </w:rPr>
              <w:t xml:space="preserve"> та персоналізованих функцій платформи. Користувач може зареєструватися через </w:t>
            </w:r>
            <w:proofErr w:type="spellStart"/>
            <w:r w:rsidRPr="000311AE">
              <w:rPr>
                <w:rFonts w:ascii="Times New Roman" w:hAnsi="Times New Roman" w:cs="Times New Roman"/>
              </w:rPr>
              <w:t>email</w:t>
            </w:r>
            <w:proofErr w:type="spellEnd"/>
            <w:r w:rsidRPr="000311AE">
              <w:rPr>
                <w:rFonts w:ascii="Times New Roman" w:hAnsi="Times New Roman" w:cs="Times New Roman"/>
              </w:rPr>
              <w:t>/пароль або через соціальні мережі (</w:t>
            </w:r>
            <w:proofErr w:type="spellStart"/>
            <w:r w:rsidRPr="000311AE">
              <w:rPr>
                <w:rFonts w:ascii="Times New Roman" w:hAnsi="Times New Roman" w:cs="Times New Roman"/>
              </w:rPr>
              <w:t>Google</w:t>
            </w:r>
            <w:proofErr w:type="spellEnd"/>
            <w:r w:rsidRPr="000311AE">
              <w:rPr>
                <w:rFonts w:ascii="Times New Roman" w:hAnsi="Times New Roman" w:cs="Times New Roman"/>
              </w:rPr>
              <w:t xml:space="preserve">, </w:t>
            </w:r>
            <w:proofErr w:type="spellStart"/>
            <w:r w:rsidRPr="000311AE">
              <w:rPr>
                <w:rFonts w:ascii="Times New Roman" w:hAnsi="Times New Roman" w:cs="Times New Roman"/>
              </w:rPr>
              <w:t>Facebook</w:t>
            </w:r>
            <w:proofErr w:type="spellEnd"/>
            <w:r w:rsidRPr="000311AE">
              <w:rPr>
                <w:rFonts w:ascii="Times New Roman" w:hAnsi="Times New Roman" w:cs="Times New Roman"/>
              </w:rPr>
              <w:t xml:space="preserve">). Мета сценарію - створення </w:t>
            </w:r>
            <w:proofErr w:type="spellStart"/>
            <w:r w:rsidRPr="000311AE">
              <w:rPr>
                <w:rFonts w:ascii="Times New Roman" w:hAnsi="Times New Roman" w:cs="Times New Roman"/>
              </w:rPr>
              <w:t>верифікованого</w:t>
            </w:r>
            <w:proofErr w:type="spellEnd"/>
            <w:r w:rsidRPr="000311AE">
              <w:rPr>
                <w:rFonts w:ascii="Times New Roman" w:hAnsi="Times New Roman" w:cs="Times New Roman"/>
              </w:rPr>
              <w:t xml:space="preserve"> облікового запису, який </w:t>
            </w:r>
            <w:proofErr w:type="spellStart"/>
            <w:r w:rsidRPr="000311AE">
              <w:rPr>
                <w:rFonts w:ascii="Times New Roman" w:hAnsi="Times New Roman" w:cs="Times New Roman"/>
              </w:rPr>
              <w:t>надасть</w:t>
            </w:r>
            <w:proofErr w:type="spellEnd"/>
            <w:r w:rsidRPr="000311AE">
              <w:rPr>
                <w:rFonts w:ascii="Times New Roman" w:hAnsi="Times New Roman" w:cs="Times New Roman"/>
              </w:rPr>
              <w:t xml:space="preserve"> доступ до всіх можливостей онлайн-кінотеатру, включаючи керування сеансами перегляду та відслідковування уподобань згідно </w:t>
            </w:r>
            <w:proofErr w:type="spellStart"/>
            <w:r w:rsidRPr="000311AE">
              <w:rPr>
                <w:rFonts w:ascii="Times New Roman" w:hAnsi="Times New Roman" w:cs="Times New Roman"/>
              </w:rPr>
              <w:t>User</w:t>
            </w:r>
            <w:proofErr w:type="spellEnd"/>
            <w:r w:rsidRPr="000311AE">
              <w:rPr>
                <w:rFonts w:ascii="Times New Roman" w:hAnsi="Times New Roman" w:cs="Times New Roman"/>
              </w:rPr>
              <w:t xml:space="preserve"> </w:t>
            </w:r>
            <w:proofErr w:type="spellStart"/>
            <w:r w:rsidRPr="000311AE">
              <w:rPr>
                <w:rFonts w:ascii="Times New Roman" w:hAnsi="Times New Roman" w:cs="Times New Roman"/>
              </w:rPr>
              <w:t>Story</w:t>
            </w:r>
            <w:proofErr w:type="spellEnd"/>
            <w:r w:rsidRPr="000311AE">
              <w:rPr>
                <w:rFonts w:ascii="Times New Roman" w:hAnsi="Times New Roman" w:cs="Times New Roman"/>
              </w:rPr>
              <w:t xml:space="preserve"> US 1.</w:t>
            </w:r>
          </w:p>
        </w:tc>
      </w:tr>
      <w:tr w:rsidR="00154FDA" w:rsidRPr="000311AE" w14:paraId="448D5E4B" w14:textId="77777777" w:rsidTr="00154FDA">
        <w:tc>
          <w:tcPr>
            <w:tcW w:w="0" w:type="auto"/>
            <w:hideMark/>
          </w:tcPr>
          <w:p w14:paraId="11E35281" w14:textId="77777777" w:rsidR="00154FDA" w:rsidRPr="000311AE" w:rsidRDefault="00154FDA" w:rsidP="004375E2">
            <w:pPr>
              <w:spacing w:line="240" w:lineRule="auto"/>
              <w:jc w:val="both"/>
              <w:rPr>
                <w:rFonts w:ascii="Times New Roman" w:hAnsi="Times New Roman" w:cs="Times New Roman"/>
              </w:rPr>
            </w:pPr>
            <w:r w:rsidRPr="000311AE">
              <w:rPr>
                <w:rFonts w:ascii="Times New Roman" w:hAnsi="Times New Roman" w:cs="Times New Roman"/>
                <w:b/>
                <w:bCs/>
              </w:rPr>
              <w:t>Актори (діюча особа чи особи)</w:t>
            </w:r>
          </w:p>
        </w:tc>
        <w:tc>
          <w:tcPr>
            <w:tcW w:w="0" w:type="auto"/>
            <w:hideMark/>
          </w:tcPr>
          <w:p w14:paraId="429C4014" w14:textId="65D44CE9" w:rsidR="00CE56BB" w:rsidRPr="000311AE" w:rsidRDefault="00154FDA" w:rsidP="004375E2">
            <w:pPr>
              <w:spacing w:line="240" w:lineRule="auto"/>
              <w:jc w:val="both"/>
              <w:rPr>
                <w:rFonts w:ascii="Times New Roman" w:hAnsi="Times New Roman" w:cs="Times New Roman"/>
              </w:rPr>
            </w:pPr>
            <w:r w:rsidRPr="000311AE">
              <w:rPr>
                <w:rFonts w:ascii="Times New Roman" w:hAnsi="Times New Roman" w:cs="Times New Roman"/>
                <w:b/>
                <w:bCs/>
              </w:rPr>
              <w:t>Основний актор:</w:t>
            </w:r>
            <w:r w:rsidRPr="000311AE">
              <w:rPr>
                <w:rFonts w:ascii="Times New Roman" w:hAnsi="Times New Roman" w:cs="Times New Roman"/>
              </w:rPr>
              <w:t xml:space="preserve"> Новий користувач (новий відвідувач, який ініціює реєстрацію)</w:t>
            </w:r>
          </w:p>
          <w:p w14:paraId="58E0D662" w14:textId="4CD28099" w:rsidR="00154FDA" w:rsidRPr="000311AE" w:rsidRDefault="00154FDA" w:rsidP="004375E2">
            <w:pPr>
              <w:spacing w:line="240" w:lineRule="auto"/>
              <w:jc w:val="both"/>
              <w:rPr>
                <w:rFonts w:ascii="Times New Roman" w:hAnsi="Times New Roman" w:cs="Times New Roman"/>
              </w:rPr>
            </w:pPr>
            <w:r w:rsidRPr="000311AE">
              <w:rPr>
                <w:rFonts w:ascii="Times New Roman" w:hAnsi="Times New Roman" w:cs="Times New Roman"/>
                <w:b/>
                <w:bCs/>
              </w:rPr>
              <w:t>Вторинні актори:</w:t>
            </w:r>
            <w:r w:rsidRPr="000311AE">
              <w:rPr>
                <w:rFonts w:ascii="Times New Roman" w:hAnsi="Times New Roman" w:cs="Times New Roman"/>
              </w:rPr>
              <w:t xml:space="preserve"> Система аутентифікації </w:t>
            </w:r>
            <w:proofErr w:type="spellStart"/>
            <w:r w:rsidRPr="000311AE">
              <w:rPr>
                <w:rFonts w:ascii="Times New Roman" w:hAnsi="Times New Roman" w:cs="Times New Roman"/>
              </w:rPr>
              <w:t>Cinecloud</w:t>
            </w:r>
            <w:proofErr w:type="spellEnd"/>
            <w:r w:rsidRPr="000311AE">
              <w:rPr>
                <w:rFonts w:ascii="Times New Roman" w:hAnsi="Times New Roman" w:cs="Times New Roman"/>
              </w:rPr>
              <w:t xml:space="preserve">, </w:t>
            </w:r>
            <w:proofErr w:type="spellStart"/>
            <w:r w:rsidRPr="000311AE">
              <w:rPr>
                <w:rFonts w:ascii="Times New Roman" w:hAnsi="Times New Roman" w:cs="Times New Roman"/>
              </w:rPr>
              <w:t>Email</w:t>
            </w:r>
            <w:proofErr w:type="spellEnd"/>
            <w:r w:rsidRPr="000311AE">
              <w:rPr>
                <w:rFonts w:ascii="Times New Roman" w:hAnsi="Times New Roman" w:cs="Times New Roman"/>
              </w:rPr>
              <w:t>/SMS сервіс (для верифікації), Соціальні мережі (</w:t>
            </w:r>
            <w:proofErr w:type="spellStart"/>
            <w:r w:rsidRPr="000311AE">
              <w:rPr>
                <w:rFonts w:ascii="Times New Roman" w:hAnsi="Times New Roman" w:cs="Times New Roman"/>
              </w:rPr>
              <w:t>Google</w:t>
            </w:r>
            <w:proofErr w:type="spellEnd"/>
            <w:r w:rsidRPr="000311AE">
              <w:rPr>
                <w:rFonts w:ascii="Times New Roman" w:hAnsi="Times New Roman" w:cs="Times New Roman"/>
              </w:rPr>
              <w:t xml:space="preserve">, </w:t>
            </w:r>
            <w:proofErr w:type="spellStart"/>
            <w:r w:rsidRPr="000311AE">
              <w:rPr>
                <w:rFonts w:ascii="Times New Roman" w:hAnsi="Times New Roman" w:cs="Times New Roman"/>
              </w:rPr>
              <w:t>Facebook</w:t>
            </w:r>
            <w:proofErr w:type="spellEnd"/>
            <w:r w:rsidRPr="000311AE">
              <w:rPr>
                <w:rFonts w:ascii="Times New Roman" w:hAnsi="Times New Roman" w:cs="Times New Roman"/>
              </w:rPr>
              <w:t xml:space="preserve"> - для альтернативної реєстрації), Система безпечного зберігання даних користувачів</w:t>
            </w:r>
          </w:p>
        </w:tc>
      </w:tr>
      <w:tr w:rsidR="00154FDA" w:rsidRPr="000311AE" w14:paraId="28CE76CD" w14:textId="77777777" w:rsidTr="00154FDA">
        <w:tc>
          <w:tcPr>
            <w:tcW w:w="0" w:type="auto"/>
            <w:hideMark/>
          </w:tcPr>
          <w:p w14:paraId="7E674446" w14:textId="77777777" w:rsidR="00154FDA" w:rsidRPr="000311AE" w:rsidRDefault="00154FDA" w:rsidP="004375E2">
            <w:pPr>
              <w:spacing w:line="240" w:lineRule="auto"/>
              <w:jc w:val="both"/>
              <w:rPr>
                <w:rFonts w:ascii="Times New Roman" w:hAnsi="Times New Roman" w:cs="Times New Roman"/>
              </w:rPr>
            </w:pPr>
            <w:r w:rsidRPr="000311AE">
              <w:rPr>
                <w:rFonts w:ascii="Times New Roman" w:hAnsi="Times New Roman" w:cs="Times New Roman"/>
                <w:b/>
                <w:bCs/>
              </w:rPr>
              <w:t>Вимоги / Пов'язані вимоги</w:t>
            </w:r>
          </w:p>
        </w:tc>
        <w:tc>
          <w:tcPr>
            <w:tcW w:w="0" w:type="auto"/>
            <w:hideMark/>
          </w:tcPr>
          <w:p w14:paraId="006BFA54" w14:textId="77777777" w:rsidR="0097700F" w:rsidRPr="000311AE" w:rsidRDefault="00154FDA" w:rsidP="004375E2">
            <w:pPr>
              <w:spacing w:line="240" w:lineRule="auto"/>
              <w:jc w:val="both"/>
              <w:rPr>
                <w:rFonts w:ascii="Times New Roman" w:hAnsi="Times New Roman" w:cs="Times New Roman"/>
              </w:rPr>
            </w:pPr>
            <w:proofErr w:type="spellStart"/>
            <w:r w:rsidRPr="000311AE">
              <w:rPr>
                <w:rFonts w:ascii="Times New Roman" w:hAnsi="Times New Roman" w:cs="Times New Roman"/>
                <w:b/>
                <w:bCs/>
              </w:rPr>
              <w:t>User</w:t>
            </w:r>
            <w:proofErr w:type="spellEnd"/>
            <w:r w:rsidRPr="000311AE">
              <w:rPr>
                <w:rFonts w:ascii="Times New Roman" w:hAnsi="Times New Roman" w:cs="Times New Roman"/>
                <w:b/>
                <w:bCs/>
              </w:rPr>
              <w:t xml:space="preserve"> </w:t>
            </w:r>
            <w:proofErr w:type="spellStart"/>
            <w:r w:rsidRPr="000311AE">
              <w:rPr>
                <w:rFonts w:ascii="Times New Roman" w:hAnsi="Times New Roman" w:cs="Times New Roman"/>
                <w:b/>
                <w:bCs/>
              </w:rPr>
              <w:t>Requirements</w:t>
            </w:r>
            <w:proofErr w:type="spellEnd"/>
            <w:r w:rsidRPr="000311AE">
              <w:rPr>
                <w:rFonts w:ascii="Times New Roman" w:hAnsi="Times New Roman" w:cs="Times New Roman"/>
                <w:b/>
                <w:bCs/>
              </w:rPr>
              <w:t>:</w:t>
            </w:r>
            <w:r w:rsidRPr="000311AE">
              <w:rPr>
                <w:rFonts w:ascii="Times New Roman" w:hAnsi="Times New Roman" w:cs="Times New Roman"/>
              </w:rPr>
              <w:t xml:space="preserve"> UR 01 (Зареєструватися в системі)</w:t>
            </w:r>
          </w:p>
          <w:p w14:paraId="450222EC" w14:textId="77777777" w:rsidR="0097700F" w:rsidRPr="000311AE" w:rsidRDefault="00154FDA" w:rsidP="004375E2">
            <w:pPr>
              <w:spacing w:line="240" w:lineRule="auto"/>
              <w:jc w:val="both"/>
              <w:rPr>
                <w:rFonts w:ascii="Times New Roman" w:hAnsi="Times New Roman" w:cs="Times New Roman"/>
              </w:rPr>
            </w:pPr>
            <w:proofErr w:type="spellStart"/>
            <w:r w:rsidRPr="000311AE">
              <w:rPr>
                <w:rFonts w:ascii="Times New Roman" w:hAnsi="Times New Roman" w:cs="Times New Roman"/>
                <w:b/>
                <w:bCs/>
              </w:rPr>
              <w:t>Functional</w:t>
            </w:r>
            <w:proofErr w:type="spellEnd"/>
            <w:r w:rsidRPr="000311AE">
              <w:rPr>
                <w:rFonts w:ascii="Times New Roman" w:hAnsi="Times New Roman" w:cs="Times New Roman"/>
                <w:b/>
                <w:bCs/>
              </w:rPr>
              <w:t xml:space="preserve"> </w:t>
            </w:r>
            <w:proofErr w:type="spellStart"/>
            <w:r w:rsidRPr="000311AE">
              <w:rPr>
                <w:rFonts w:ascii="Times New Roman" w:hAnsi="Times New Roman" w:cs="Times New Roman"/>
                <w:b/>
                <w:bCs/>
              </w:rPr>
              <w:t>Requirements</w:t>
            </w:r>
            <w:proofErr w:type="spellEnd"/>
            <w:r w:rsidRPr="000311AE">
              <w:rPr>
                <w:rFonts w:ascii="Times New Roman" w:hAnsi="Times New Roman" w:cs="Times New Roman"/>
                <w:b/>
                <w:bCs/>
              </w:rPr>
              <w:t>:</w:t>
            </w:r>
            <w:r w:rsidRPr="000311AE">
              <w:rPr>
                <w:rFonts w:ascii="Times New Roman" w:hAnsi="Times New Roman" w:cs="Times New Roman"/>
              </w:rPr>
              <w:t xml:space="preserve"> FR 01 (Аутентифікація через </w:t>
            </w:r>
            <w:proofErr w:type="spellStart"/>
            <w:r w:rsidRPr="000311AE">
              <w:rPr>
                <w:rFonts w:ascii="Times New Roman" w:hAnsi="Times New Roman" w:cs="Times New Roman"/>
              </w:rPr>
              <w:t>email</w:t>
            </w:r>
            <w:proofErr w:type="spellEnd"/>
            <w:r w:rsidRPr="000311AE">
              <w:rPr>
                <w:rFonts w:ascii="Times New Roman" w:hAnsi="Times New Roman" w:cs="Times New Roman"/>
              </w:rPr>
              <w:t xml:space="preserve">/пароль), FR 02 (Вхід через соцмережі), FR 07 (Профіль користувача), FR 14 (Інтеграція з </w:t>
            </w:r>
            <w:proofErr w:type="spellStart"/>
            <w:r w:rsidRPr="000311AE">
              <w:rPr>
                <w:rFonts w:ascii="Times New Roman" w:hAnsi="Times New Roman" w:cs="Times New Roman"/>
              </w:rPr>
              <w:t>email</w:t>
            </w:r>
            <w:proofErr w:type="spellEnd"/>
            <w:r w:rsidRPr="000311AE">
              <w:rPr>
                <w:rFonts w:ascii="Times New Roman" w:hAnsi="Times New Roman" w:cs="Times New Roman"/>
              </w:rPr>
              <w:t>/SMS), FR 17 (</w:t>
            </w:r>
            <w:proofErr w:type="spellStart"/>
            <w:r w:rsidRPr="000311AE">
              <w:rPr>
                <w:rFonts w:ascii="Times New Roman" w:hAnsi="Times New Roman" w:cs="Times New Roman"/>
              </w:rPr>
              <w:t>Логування</w:t>
            </w:r>
            <w:proofErr w:type="spellEnd"/>
            <w:r w:rsidRPr="000311AE">
              <w:rPr>
                <w:rFonts w:ascii="Times New Roman" w:hAnsi="Times New Roman" w:cs="Times New Roman"/>
              </w:rPr>
              <w:t xml:space="preserve"> помилок), FR 18 (Повідомлення про помилки)</w:t>
            </w:r>
          </w:p>
          <w:p w14:paraId="44D97797" w14:textId="5AC6DFC4" w:rsidR="0097700F" w:rsidRPr="000311AE" w:rsidRDefault="00154FDA" w:rsidP="004375E2">
            <w:pPr>
              <w:spacing w:line="240" w:lineRule="auto"/>
              <w:jc w:val="both"/>
              <w:rPr>
                <w:rFonts w:ascii="Times New Roman" w:hAnsi="Times New Roman" w:cs="Times New Roman"/>
              </w:rPr>
            </w:pPr>
            <w:proofErr w:type="spellStart"/>
            <w:r w:rsidRPr="000311AE">
              <w:rPr>
                <w:rFonts w:ascii="Times New Roman" w:hAnsi="Times New Roman" w:cs="Times New Roman"/>
                <w:b/>
                <w:bCs/>
              </w:rPr>
              <w:t>High-Level</w:t>
            </w:r>
            <w:proofErr w:type="spellEnd"/>
            <w:r w:rsidRPr="000311AE">
              <w:rPr>
                <w:rFonts w:ascii="Times New Roman" w:hAnsi="Times New Roman" w:cs="Times New Roman"/>
                <w:b/>
                <w:bCs/>
              </w:rPr>
              <w:t xml:space="preserve"> </w:t>
            </w:r>
            <w:proofErr w:type="spellStart"/>
            <w:r w:rsidRPr="000311AE">
              <w:rPr>
                <w:rFonts w:ascii="Times New Roman" w:hAnsi="Times New Roman" w:cs="Times New Roman"/>
                <w:b/>
                <w:bCs/>
              </w:rPr>
              <w:t>Requirements</w:t>
            </w:r>
            <w:proofErr w:type="spellEnd"/>
            <w:r w:rsidRPr="000311AE">
              <w:rPr>
                <w:rFonts w:ascii="Times New Roman" w:hAnsi="Times New Roman" w:cs="Times New Roman"/>
                <w:b/>
                <w:bCs/>
              </w:rPr>
              <w:t>:</w:t>
            </w:r>
            <w:r w:rsidRPr="000311AE">
              <w:rPr>
                <w:rFonts w:ascii="Times New Roman" w:hAnsi="Times New Roman" w:cs="Times New Roman"/>
              </w:rPr>
              <w:t xml:space="preserve"> HLR 01 (Безпечний доступ через аутентифікацію та авторизацію), HLR 02 (Багаторівнева система ролей)</w:t>
            </w:r>
          </w:p>
          <w:p w14:paraId="5AB33A3F" w14:textId="7E0299F6" w:rsidR="00154FDA" w:rsidRPr="000311AE" w:rsidRDefault="00154FDA" w:rsidP="004375E2">
            <w:pPr>
              <w:spacing w:line="240" w:lineRule="auto"/>
              <w:jc w:val="both"/>
              <w:rPr>
                <w:rFonts w:ascii="Times New Roman" w:hAnsi="Times New Roman" w:cs="Times New Roman"/>
              </w:rPr>
            </w:pPr>
            <w:proofErr w:type="spellStart"/>
            <w:r w:rsidRPr="000311AE">
              <w:rPr>
                <w:rFonts w:ascii="Times New Roman" w:hAnsi="Times New Roman" w:cs="Times New Roman"/>
                <w:b/>
                <w:bCs/>
              </w:rPr>
              <w:t>User</w:t>
            </w:r>
            <w:proofErr w:type="spellEnd"/>
            <w:r w:rsidRPr="000311AE">
              <w:rPr>
                <w:rFonts w:ascii="Times New Roman" w:hAnsi="Times New Roman" w:cs="Times New Roman"/>
                <w:b/>
                <w:bCs/>
              </w:rPr>
              <w:t xml:space="preserve"> </w:t>
            </w:r>
            <w:proofErr w:type="spellStart"/>
            <w:r w:rsidRPr="000311AE">
              <w:rPr>
                <w:rFonts w:ascii="Times New Roman" w:hAnsi="Times New Roman" w:cs="Times New Roman"/>
                <w:b/>
                <w:bCs/>
              </w:rPr>
              <w:t>Story</w:t>
            </w:r>
            <w:proofErr w:type="spellEnd"/>
            <w:r w:rsidRPr="000311AE">
              <w:rPr>
                <w:rFonts w:ascii="Times New Roman" w:hAnsi="Times New Roman" w:cs="Times New Roman"/>
                <w:b/>
                <w:bCs/>
              </w:rPr>
              <w:t>:</w:t>
            </w:r>
            <w:r w:rsidRPr="000311AE">
              <w:rPr>
                <w:rFonts w:ascii="Times New Roman" w:hAnsi="Times New Roman" w:cs="Times New Roman"/>
              </w:rPr>
              <w:t xml:space="preserve"> US 1 (Реєстрація користувача в системі)</w:t>
            </w:r>
          </w:p>
        </w:tc>
      </w:tr>
      <w:tr w:rsidR="00154FDA" w:rsidRPr="000311AE" w14:paraId="7BB161CB" w14:textId="77777777" w:rsidTr="00154FDA">
        <w:tc>
          <w:tcPr>
            <w:tcW w:w="0" w:type="auto"/>
            <w:hideMark/>
          </w:tcPr>
          <w:p w14:paraId="13B0703D" w14:textId="77777777" w:rsidR="00154FDA" w:rsidRPr="000311AE" w:rsidRDefault="00154FDA" w:rsidP="004375E2">
            <w:pPr>
              <w:spacing w:line="240" w:lineRule="auto"/>
              <w:jc w:val="both"/>
              <w:rPr>
                <w:rFonts w:ascii="Times New Roman" w:hAnsi="Times New Roman" w:cs="Times New Roman"/>
              </w:rPr>
            </w:pPr>
            <w:r w:rsidRPr="000311AE">
              <w:rPr>
                <w:rFonts w:ascii="Times New Roman" w:hAnsi="Times New Roman" w:cs="Times New Roman"/>
                <w:b/>
                <w:bCs/>
              </w:rPr>
              <w:t>Передумови (початковий стан)</w:t>
            </w:r>
          </w:p>
        </w:tc>
        <w:tc>
          <w:tcPr>
            <w:tcW w:w="0" w:type="auto"/>
            <w:hideMark/>
          </w:tcPr>
          <w:p w14:paraId="0441B85A" w14:textId="5832AC88" w:rsidR="0057706A" w:rsidRPr="000311AE" w:rsidRDefault="00154FDA" w:rsidP="004375E2">
            <w:pPr>
              <w:pStyle w:val="a9"/>
              <w:numPr>
                <w:ilvl w:val="0"/>
                <w:numId w:val="3"/>
              </w:numPr>
              <w:spacing w:line="240" w:lineRule="auto"/>
              <w:ind w:left="406"/>
              <w:jc w:val="both"/>
              <w:rPr>
                <w:rFonts w:ascii="Times New Roman" w:hAnsi="Times New Roman" w:cs="Times New Roman"/>
              </w:rPr>
            </w:pPr>
            <w:r w:rsidRPr="000311AE">
              <w:rPr>
                <w:rFonts w:ascii="Times New Roman" w:hAnsi="Times New Roman" w:cs="Times New Roman"/>
              </w:rPr>
              <w:t>Користувач має доступ до інтернету та пристрою для перегляду (комп'ютер, планшет, смартфон)</w:t>
            </w:r>
          </w:p>
          <w:p w14:paraId="482890B3" w14:textId="2EC32502" w:rsidR="0057706A" w:rsidRPr="000311AE" w:rsidRDefault="00154FDA" w:rsidP="004375E2">
            <w:pPr>
              <w:pStyle w:val="a9"/>
              <w:numPr>
                <w:ilvl w:val="0"/>
                <w:numId w:val="3"/>
              </w:numPr>
              <w:spacing w:line="240" w:lineRule="auto"/>
              <w:ind w:left="406"/>
              <w:jc w:val="both"/>
              <w:rPr>
                <w:rFonts w:ascii="Times New Roman" w:hAnsi="Times New Roman" w:cs="Times New Roman"/>
              </w:rPr>
            </w:pPr>
            <w:r w:rsidRPr="000311AE">
              <w:rPr>
                <w:rFonts w:ascii="Times New Roman" w:hAnsi="Times New Roman" w:cs="Times New Roman"/>
              </w:rPr>
              <w:t xml:space="preserve">Система </w:t>
            </w:r>
            <w:proofErr w:type="spellStart"/>
            <w:r w:rsidRPr="000311AE">
              <w:rPr>
                <w:rFonts w:ascii="Times New Roman" w:hAnsi="Times New Roman" w:cs="Times New Roman"/>
              </w:rPr>
              <w:t>Cinecloud</w:t>
            </w:r>
            <w:proofErr w:type="spellEnd"/>
            <w:r w:rsidRPr="000311AE">
              <w:rPr>
                <w:rFonts w:ascii="Times New Roman" w:hAnsi="Times New Roman" w:cs="Times New Roman"/>
              </w:rPr>
              <w:t xml:space="preserve"> доступна та функціонує нормально</w:t>
            </w:r>
          </w:p>
          <w:p w14:paraId="680BEE04" w14:textId="7684A94F" w:rsidR="0057706A" w:rsidRPr="000311AE" w:rsidRDefault="00154FDA" w:rsidP="004375E2">
            <w:pPr>
              <w:pStyle w:val="a9"/>
              <w:numPr>
                <w:ilvl w:val="0"/>
                <w:numId w:val="3"/>
              </w:numPr>
              <w:spacing w:line="240" w:lineRule="auto"/>
              <w:ind w:left="406"/>
              <w:jc w:val="both"/>
              <w:rPr>
                <w:rFonts w:ascii="Times New Roman" w:hAnsi="Times New Roman" w:cs="Times New Roman"/>
              </w:rPr>
            </w:pPr>
            <w:proofErr w:type="spellStart"/>
            <w:r w:rsidRPr="000311AE">
              <w:rPr>
                <w:rFonts w:ascii="Times New Roman" w:hAnsi="Times New Roman" w:cs="Times New Roman"/>
              </w:rPr>
              <w:t>Email</w:t>
            </w:r>
            <w:proofErr w:type="spellEnd"/>
            <w:r w:rsidRPr="000311AE">
              <w:rPr>
                <w:rFonts w:ascii="Times New Roman" w:hAnsi="Times New Roman" w:cs="Times New Roman"/>
              </w:rPr>
              <w:t>/SMS сервіс для верифікації активний і доступний</w:t>
            </w:r>
          </w:p>
          <w:p w14:paraId="7BD4C9E5" w14:textId="4FD957C9" w:rsidR="0057706A" w:rsidRPr="000311AE" w:rsidRDefault="00154FDA" w:rsidP="004375E2">
            <w:pPr>
              <w:pStyle w:val="a9"/>
              <w:numPr>
                <w:ilvl w:val="0"/>
                <w:numId w:val="3"/>
              </w:numPr>
              <w:spacing w:line="240" w:lineRule="auto"/>
              <w:ind w:left="406"/>
              <w:jc w:val="both"/>
              <w:rPr>
                <w:rFonts w:ascii="Times New Roman" w:hAnsi="Times New Roman" w:cs="Times New Roman"/>
              </w:rPr>
            </w:pPr>
            <w:r w:rsidRPr="000311AE">
              <w:rPr>
                <w:rFonts w:ascii="Times New Roman" w:hAnsi="Times New Roman" w:cs="Times New Roman"/>
              </w:rPr>
              <w:t>Користувач НЕ має існуючого облікового запису в системі</w:t>
            </w:r>
          </w:p>
          <w:p w14:paraId="02BC33DB" w14:textId="77777777" w:rsidR="005D2CB3" w:rsidRPr="005D2CB3" w:rsidRDefault="00154FDA" w:rsidP="004375E2">
            <w:pPr>
              <w:pStyle w:val="a9"/>
              <w:numPr>
                <w:ilvl w:val="0"/>
                <w:numId w:val="3"/>
              </w:numPr>
              <w:spacing w:line="240" w:lineRule="auto"/>
              <w:ind w:left="406"/>
              <w:jc w:val="both"/>
              <w:rPr>
                <w:rFonts w:ascii="Times New Roman" w:hAnsi="Times New Roman" w:cs="Times New Roman"/>
              </w:rPr>
            </w:pPr>
            <w:r w:rsidRPr="000311AE">
              <w:rPr>
                <w:rFonts w:ascii="Times New Roman" w:hAnsi="Times New Roman" w:cs="Times New Roman"/>
              </w:rPr>
              <w:t>База даних користувачів доступна для запису</w:t>
            </w:r>
          </w:p>
          <w:p w14:paraId="72CE9EDC" w14:textId="016E6242" w:rsidR="00154FDA" w:rsidRPr="000311AE" w:rsidRDefault="00154FDA" w:rsidP="004375E2">
            <w:pPr>
              <w:pStyle w:val="a9"/>
              <w:numPr>
                <w:ilvl w:val="0"/>
                <w:numId w:val="3"/>
              </w:numPr>
              <w:spacing w:line="240" w:lineRule="auto"/>
              <w:ind w:left="406"/>
              <w:jc w:val="both"/>
              <w:rPr>
                <w:rFonts w:ascii="Times New Roman" w:hAnsi="Times New Roman" w:cs="Times New Roman"/>
              </w:rPr>
            </w:pPr>
            <w:r w:rsidRPr="000311AE">
              <w:rPr>
                <w:rFonts w:ascii="Times New Roman" w:hAnsi="Times New Roman" w:cs="Times New Roman"/>
              </w:rPr>
              <w:t xml:space="preserve"> Система перевірки </w:t>
            </w:r>
            <w:proofErr w:type="spellStart"/>
            <w:r w:rsidRPr="000311AE">
              <w:rPr>
                <w:rFonts w:ascii="Times New Roman" w:hAnsi="Times New Roman" w:cs="Times New Roman"/>
              </w:rPr>
              <w:t>email</w:t>
            </w:r>
            <w:proofErr w:type="spellEnd"/>
            <w:r w:rsidRPr="000311AE">
              <w:rPr>
                <w:rFonts w:ascii="Times New Roman" w:hAnsi="Times New Roman" w:cs="Times New Roman"/>
              </w:rPr>
              <w:t xml:space="preserve"> активна згідно </w:t>
            </w:r>
            <w:proofErr w:type="spellStart"/>
            <w:r w:rsidRPr="000311AE">
              <w:rPr>
                <w:rFonts w:ascii="Times New Roman" w:hAnsi="Times New Roman" w:cs="Times New Roman"/>
              </w:rPr>
              <w:t>залежностей</w:t>
            </w:r>
            <w:proofErr w:type="spellEnd"/>
            <w:r w:rsidRPr="000311AE">
              <w:rPr>
                <w:rFonts w:ascii="Times New Roman" w:hAnsi="Times New Roman" w:cs="Times New Roman"/>
              </w:rPr>
              <w:t xml:space="preserve"> US 1</w:t>
            </w:r>
          </w:p>
        </w:tc>
      </w:tr>
      <w:tr w:rsidR="00154FDA" w:rsidRPr="000311AE" w14:paraId="082B4C09" w14:textId="77777777" w:rsidTr="00154FDA">
        <w:tc>
          <w:tcPr>
            <w:tcW w:w="0" w:type="auto"/>
            <w:hideMark/>
          </w:tcPr>
          <w:p w14:paraId="5F019CF5" w14:textId="77777777" w:rsidR="00154FDA" w:rsidRPr="000311AE" w:rsidRDefault="00154FDA" w:rsidP="004375E2">
            <w:pPr>
              <w:spacing w:line="240" w:lineRule="auto"/>
              <w:jc w:val="both"/>
              <w:rPr>
                <w:rFonts w:ascii="Times New Roman" w:hAnsi="Times New Roman" w:cs="Times New Roman"/>
              </w:rPr>
            </w:pPr>
            <w:r w:rsidRPr="000311AE">
              <w:rPr>
                <w:rFonts w:ascii="Times New Roman" w:hAnsi="Times New Roman" w:cs="Times New Roman"/>
                <w:b/>
                <w:bCs/>
              </w:rPr>
              <w:t>Тригер</w:t>
            </w:r>
          </w:p>
        </w:tc>
        <w:tc>
          <w:tcPr>
            <w:tcW w:w="0" w:type="auto"/>
            <w:hideMark/>
          </w:tcPr>
          <w:p w14:paraId="5BEF58B7" w14:textId="77777777" w:rsidR="00154FDA" w:rsidRPr="000311AE" w:rsidRDefault="00154FDA" w:rsidP="004375E2">
            <w:pPr>
              <w:spacing w:line="240" w:lineRule="auto"/>
              <w:jc w:val="both"/>
              <w:rPr>
                <w:rFonts w:ascii="Times New Roman" w:hAnsi="Times New Roman" w:cs="Times New Roman"/>
              </w:rPr>
            </w:pPr>
            <w:r w:rsidRPr="000311AE">
              <w:rPr>
                <w:rFonts w:ascii="Times New Roman" w:hAnsi="Times New Roman" w:cs="Times New Roman"/>
              </w:rPr>
              <w:t xml:space="preserve">Користувач натискає кнопку "Зареєструватися" на головній сторінці або </w:t>
            </w:r>
            <w:r w:rsidRPr="000311AE">
              <w:rPr>
                <w:rFonts w:ascii="Times New Roman" w:hAnsi="Times New Roman" w:cs="Times New Roman"/>
              </w:rPr>
              <w:lastRenderedPageBreak/>
              <w:t xml:space="preserve">сторінці входу системи </w:t>
            </w:r>
            <w:proofErr w:type="spellStart"/>
            <w:r w:rsidRPr="000311AE">
              <w:rPr>
                <w:rFonts w:ascii="Times New Roman" w:hAnsi="Times New Roman" w:cs="Times New Roman"/>
              </w:rPr>
              <w:t>Cinecloud</w:t>
            </w:r>
            <w:proofErr w:type="spellEnd"/>
          </w:p>
        </w:tc>
      </w:tr>
      <w:tr w:rsidR="00154FDA" w:rsidRPr="000311AE" w14:paraId="58D8D84F" w14:textId="77777777" w:rsidTr="00154FDA">
        <w:tc>
          <w:tcPr>
            <w:tcW w:w="0" w:type="auto"/>
            <w:hideMark/>
          </w:tcPr>
          <w:p w14:paraId="0010A9CC" w14:textId="77777777" w:rsidR="00154FDA" w:rsidRPr="000311AE" w:rsidRDefault="00154FDA" w:rsidP="004375E2">
            <w:pPr>
              <w:spacing w:line="240" w:lineRule="auto"/>
              <w:jc w:val="both"/>
              <w:rPr>
                <w:rFonts w:ascii="Times New Roman" w:hAnsi="Times New Roman" w:cs="Times New Roman"/>
              </w:rPr>
            </w:pPr>
            <w:r w:rsidRPr="000311AE">
              <w:rPr>
                <w:rFonts w:ascii="Times New Roman" w:hAnsi="Times New Roman" w:cs="Times New Roman"/>
                <w:b/>
                <w:bCs/>
              </w:rPr>
              <w:lastRenderedPageBreak/>
              <w:t>Результат (</w:t>
            </w:r>
            <w:proofErr w:type="spellStart"/>
            <w:r w:rsidRPr="000311AE">
              <w:rPr>
                <w:rFonts w:ascii="Times New Roman" w:hAnsi="Times New Roman" w:cs="Times New Roman"/>
                <w:b/>
                <w:bCs/>
              </w:rPr>
              <w:t>післяумова</w:t>
            </w:r>
            <w:proofErr w:type="spellEnd"/>
            <w:r w:rsidRPr="000311AE">
              <w:rPr>
                <w:rFonts w:ascii="Times New Roman" w:hAnsi="Times New Roman" w:cs="Times New Roman"/>
                <w:b/>
                <w:bCs/>
              </w:rPr>
              <w:t>)</w:t>
            </w:r>
          </w:p>
        </w:tc>
        <w:tc>
          <w:tcPr>
            <w:tcW w:w="0" w:type="auto"/>
            <w:hideMark/>
          </w:tcPr>
          <w:p w14:paraId="00D5CBC6" w14:textId="77777777" w:rsidR="0057706A" w:rsidRPr="000311AE" w:rsidRDefault="00154FDA" w:rsidP="004375E2">
            <w:pPr>
              <w:spacing w:after="0" w:line="240" w:lineRule="auto"/>
              <w:jc w:val="both"/>
              <w:rPr>
                <w:rFonts w:ascii="Times New Roman" w:hAnsi="Times New Roman" w:cs="Times New Roman"/>
              </w:rPr>
            </w:pPr>
            <w:r w:rsidRPr="000311AE">
              <w:rPr>
                <w:rFonts w:ascii="Times New Roman" w:hAnsi="Times New Roman" w:cs="Times New Roman"/>
                <w:b/>
                <w:bCs/>
              </w:rPr>
              <w:t>Успішний сценарій:</w:t>
            </w:r>
            <w:r w:rsidRPr="000311AE">
              <w:rPr>
                <w:rFonts w:ascii="Times New Roman" w:hAnsi="Times New Roman" w:cs="Times New Roman"/>
              </w:rPr>
              <w:t xml:space="preserve"> </w:t>
            </w:r>
          </w:p>
          <w:p w14:paraId="549D2FCF" w14:textId="77777777" w:rsidR="000311AE" w:rsidRPr="000311AE" w:rsidRDefault="00154FDA" w:rsidP="004375E2">
            <w:pPr>
              <w:spacing w:line="240" w:lineRule="auto"/>
              <w:jc w:val="both"/>
              <w:rPr>
                <w:rFonts w:ascii="Times New Roman" w:hAnsi="Times New Roman" w:cs="Times New Roman"/>
              </w:rPr>
            </w:pPr>
            <w:r w:rsidRPr="000311AE">
              <w:rPr>
                <w:rFonts w:ascii="Times New Roman" w:hAnsi="Times New Roman" w:cs="Times New Roman"/>
              </w:rPr>
              <w:t xml:space="preserve">Новий обліковий запис створено в базі даних, </w:t>
            </w:r>
            <w:proofErr w:type="spellStart"/>
            <w:r w:rsidRPr="000311AE">
              <w:rPr>
                <w:rFonts w:ascii="Times New Roman" w:hAnsi="Times New Roman" w:cs="Times New Roman"/>
              </w:rPr>
              <w:t>email</w:t>
            </w:r>
            <w:proofErr w:type="spellEnd"/>
            <w:r w:rsidRPr="000311AE">
              <w:rPr>
                <w:rFonts w:ascii="Times New Roman" w:hAnsi="Times New Roman" w:cs="Times New Roman"/>
              </w:rPr>
              <w:t xml:space="preserve"> користувача </w:t>
            </w:r>
            <w:proofErr w:type="spellStart"/>
            <w:r w:rsidRPr="000311AE">
              <w:rPr>
                <w:rFonts w:ascii="Times New Roman" w:hAnsi="Times New Roman" w:cs="Times New Roman"/>
              </w:rPr>
              <w:t>верифіковано</w:t>
            </w:r>
            <w:proofErr w:type="spellEnd"/>
            <w:r w:rsidR="000311AE" w:rsidRPr="000311AE">
              <w:rPr>
                <w:rFonts w:ascii="Times New Roman" w:hAnsi="Times New Roman" w:cs="Times New Roman"/>
              </w:rPr>
              <w:t xml:space="preserve"> </w:t>
            </w:r>
            <w:r w:rsidRPr="000311AE">
              <w:rPr>
                <w:rFonts w:ascii="Times New Roman" w:hAnsi="Times New Roman" w:cs="Times New Roman"/>
              </w:rPr>
              <w:t xml:space="preserve">через підтвердження, надіслано привітальний </w:t>
            </w:r>
            <w:proofErr w:type="spellStart"/>
            <w:r w:rsidRPr="000311AE">
              <w:rPr>
                <w:rFonts w:ascii="Times New Roman" w:hAnsi="Times New Roman" w:cs="Times New Roman"/>
              </w:rPr>
              <w:t>email</w:t>
            </w:r>
            <w:proofErr w:type="spellEnd"/>
            <w:r w:rsidRPr="000311AE">
              <w:rPr>
                <w:rFonts w:ascii="Times New Roman" w:hAnsi="Times New Roman" w:cs="Times New Roman"/>
              </w:rPr>
              <w:t xml:space="preserve"> згідно US 1 (критерій 2), користувач автоматично увійшов в систему з роллю "Користувач", профіль користувача </w:t>
            </w:r>
            <w:proofErr w:type="spellStart"/>
            <w:r w:rsidRPr="000311AE">
              <w:rPr>
                <w:rFonts w:ascii="Times New Roman" w:hAnsi="Times New Roman" w:cs="Times New Roman"/>
              </w:rPr>
              <w:t>ініціалізовано</w:t>
            </w:r>
            <w:proofErr w:type="spellEnd"/>
            <w:r w:rsidRPr="000311AE">
              <w:rPr>
                <w:rFonts w:ascii="Times New Roman" w:hAnsi="Times New Roman" w:cs="Times New Roman"/>
              </w:rPr>
              <w:t>, надано повідомлення з підтвердженням згідно US 1 (критерій 3)</w:t>
            </w:r>
          </w:p>
          <w:p w14:paraId="480A3807" w14:textId="77777777" w:rsidR="000311AE" w:rsidRPr="000311AE" w:rsidRDefault="00154FDA" w:rsidP="004375E2">
            <w:pPr>
              <w:spacing w:after="0" w:line="240" w:lineRule="auto"/>
              <w:jc w:val="both"/>
              <w:rPr>
                <w:rFonts w:ascii="Times New Roman" w:hAnsi="Times New Roman" w:cs="Times New Roman"/>
              </w:rPr>
            </w:pPr>
            <w:r w:rsidRPr="000311AE">
              <w:rPr>
                <w:rFonts w:ascii="Times New Roman" w:hAnsi="Times New Roman" w:cs="Times New Roman"/>
                <w:b/>
                <w:bCs/>
              </w:rPr>
              <w:t>Альтернативний сценарій:</w:t>
            </w:r>
            <w:r w:rsidRPr="000311AE">
              <w:rPr>
                <w:rFonts w:ascii="Times New Roman" w:hAnsi="Times New Roman" w:cs="Times New Roman"/>
              </w:rPr>
              <w:t xml:space="preserve"> </w:t>
            </w:r>
          </w:p>
          <w:p w14:paraId="0954D9E3" w14:textId="17378587" w:rsidR="000311AE" w:rsidRPr="000311AE" w:rsidRDefault="00154FDA" w:rsidP="004375E2">
            <w:pPr>
              <w:spacing w:line="240" w:lineRule="auto"/>
              <w:jc w:val="both"/>
              <w:rPr>
                <w:rFonts w:ascii="Times New Roman" w:hAnsi="Times New Roman" w:cs="Times New Roman"/>
              </w:rPr>
            </w:pPr>
            <w:r w:rsidRPr="000311AE">
              <w:rPr>
                <w:rFonts w:ascii="Times New Roman" w:hAnsi="Times New Roman" w:cs="Times New Roman"/>
              </w:rPr>
              <w:t>Користувач успішно зареєстрований через соціальну мережу (</w:t>
            </w:r>
            <w:proofErr w:type="spellStart"/>
            <w:r w:rsidRPr="000311AE">
              <w:rPr>
                <w:rFonts w:ascii="Times New Roman" w:hAnsi="Times New Roman" w:cs="Times New Roman"/>
              </w:rPr>
              <w:t>Google</w:t>
            </w:r>
            <w:proofErr w:type="spellEnd"/>
            <w:r w:rsidRPr="000311AE">
              <w:rPr>
                <w:rFonts w:ascii="Times New Roman" w:hAnsi="Times New Roman" w:cs="Times New Roman"/>
              </w:rPr>
              <w:t>/</w:t>
            </w:r>
            <w:proofErr w:type="spellStart"/>
            <w:r w:rsidRPr="000311AE">
              <w:rPr>
                <w:rFonts w:ascii="Times New Roman" w:hAnsi="Times New Roman" w:cs="Times New Roman"/>
              </w:rPr>
              <w:t>Facebook</w:t>
            </w:r>
            <w:proofErr w:type="spellEnd"/>
            <w:r w:rsidRPr="000311AE">
              <w:rPr>
                <w:rFonts w:ascii="Times New Roman" w:hAnsi="Times New Roman" w:cs="Times New Roman"/>
              </w:rPr>
              <w:t xml:space="preserve">) згідно US 1 (критерій 4), </w:t>
            </w:r>
            <w:proofErr w:type="spellStart"/>
            <w:r w:rsidRPr="000311AE">
              <w:rPr>
                <w:rFonts w:ascii="Times New Roman" w:hAnsi="Times New Roman" w:cs="Times New Roman"/>
              </w:rPr>
              <w:t>email</w:t>
            </w:r>
            <w:proofErr w:type="spellEnd"/>
            <w:r w:rsidRPr="000311AE">
              <w:rPr>
                <w:rFonts w:ascii="Times New Roman" w:hAnsi="Times New Roman" w:cs="Times New Roman"/>
              </w:rPr>
              <w:t xml:space="preserve"> автоматично </w:t>
            </w:r>
            <w:proofErr w:type="spellStart"/>
            <w:r w:rsidRPr="000311AE">
              <w:rPr>
                <w:rFonts w:ascii="Times New Roman" w:hAnsi="Times New Roman" w:cs="Times New Roman"/>
              </w:rPr>
              <w:t>верифікований</w:t>
            </w:r>
            <w:proofErr w:type="spellEnd"/>
            <w:r w:rsidRPr="000311AE">
              <w:rPr>
                <w:rFonts w:ascii="Times New Roman" w:hAnsi="Times New Roman" w:cs="Times New Roman"/>
              </w:rPr>
              <w:t>, профіль заповнений даними із соціальної мережі</w:t>
            </w:r>
          </w:p>
          <w:p w14:paraId="607F403B" w14:textId="77777777" w:rsidR="000311AE" w:rsidRPr="000311AE" w:rsidRDefault="00154FDA" w:rsidP="004375E2">
            <w:pPr>
              <w:spacing w:line="240" w:lineRule="auto"/>
              <w:jc w:val="both"/>
              <w:rPr>
                <w:rFonts w:ascii="Times New Roman" w:hAnsi="Times New Roman" w:cs="Times New Roman"/>
              </w:rPr>
            </w:pPr>
            <w:r w:rsidRPr="000311AE">
              <w:rPr>
                <w:rFonts w:ascii="Times New Roman" w:hAnsi="Times New Roman" w:cs="Times New Roman"/>
                <w:b/>
                <w:bCs/>
              </w:rPr>
              <w:t>Негативний сценарій:</w:t>
            </w:r>
            <w:r w:rsidRPr="000311AE">
              <w:rPr>
                <w:rFonts w:ascii="Times New Roman" w:hAnsi="Times New Roman" w:cs="Times New Roman"/>
              </w:rPr>
              <w:t xml:space="preserve"> </w:t>
            </w:r>
          </w:p>
          <w:p w14:paraId="1A4EB740" w14:textId="4B142FEC" w:rsidR="00154FDA" w:rsidRPr="000311AE" w:rsidRDefault="00154FDA" w:rsidP="004375E2">
            <w:pPr>
              <w:spacing w:line="240" w:lineRule="auto"/>
              <w:jc w:val="both"/>
              <w:rPr>
                <w:rFonts w:ascii="Times New Roman" w:hAnsi="Times New Roman" w:cs="Times New Roman"/>
              </w:rPr>
            </w:pPr>
            <w:r w:rsidRPr="000311AE">
              <w:rPr>
                <w:rFonts w:ascii="Times New Roman" w:hAnsi="Times New Roman" w:cs="Times New Roman"/>
              </w:rPr>
              <w:t xml:space="preserve">Реєстрація не завершена, обліковий запис не створено або створено в неактивному стані "Очікує верифікації", користувач отримав зрозуміле повідомлення про причину помилки, помилка </w:t>
            </w:r>
            <w:proofErr w:type="spellStart"/>
            <w:r w:rsidRPr="000311AE">
              <w:rPr>
                <w:rFonts w:ascii="Times New Roman" w:hAnsi="Times New Roman" w:cs="Times New Roman"/>
              </w:rPr>
              <w:t>залогована</w:t>
            </w:r>
            <w:proofErr w:type="spellEnd"/>
            <w:r w:rsidRPr="000311AE">
              <w:rPr>
                <w:rFonts w:ascii="Times New Roman" w:hAnsi="Times New Roman" w:cs="Times New Roman"/>
              </w:rPr>
              <w:t xml:space="preserve"> в системі згідно FR 17</w:t>
            </w:r>
          </w:p>
        </w:tc>
      </w:tr>
      <w:tr w:rsidR="00154FDA" w:rsidRPr="000311AE" w14:paraId="50BE4520" w14:textId="77777777" w:rsidTr="00154FDA">
        <w:tc>
          <w:tcPr>
            <w:tcW w:w="0" w:type="auto"/>
            <w:hideMark/>
          </w:tcPr>
          <w:p w14:paraId="11EF2FD4" w14:textId="77777777" w:rsidR="00154FDA" w:rsidRPr="000311AE" w:rsidRDefault="00154FDA" w:rsidP="004375E2">
            <w:pPr>
              <w:spacing w:line="240" w:lineRule="auto"/>
              <w:jc w:val="both"/>
              <w:rPr>
                <w:rFonts w:ascii="Times New Roman" w:hAnsi="Times New Roman" w:cs="Times New Roman"/>
              </w:rPr>
            </w:pPr>
            <w:r w:rsidRPr="000311AE">
              <w:rPr>
                <w:rFonts w:ascii="Times New Roman" w:hAnsi="Times New Roman" w:cs="Times New Roman"/>
                <w:b/>
                <w:bCs/>
              </w:rPr>
              <w:t>Основний успішний сценарій</w:t>
            </w:r>
          </w:p>
        </w:tc>
        <w:tc>
          <w:tcPr>
            <w:tcW w:w="0" w:type="auto"/>
            <w:hideMark/>
          </w:tcPr>
          <w:p w14:paraId="1F5AAF8A" w14:textId="5EA8A634" w:rsidR="00CE56BB" w:rsidRPr="00907377" w:rsidRDefault="00154FDA" w:rsidP="004375E2">
            <w:pPr>
              <w:pStyle w:val="a9"/>
              <w:numPr>
                <w:ilvl w:val="0"/>
                <w:numId w:val="4"/>
              </w:numPr>
              <w:spacing w:line="240" w:lineRule="auto"/>
              <w:ind w:left="406"/>
              <w:jc w:val="both"/>
              <w:rPr>
                <w:rFonts w:ascii="Times New Roman" w:hAnsi="Times New Roman" w:cs="Times New Roman"/>
              </w:rPr>
            </w:pPr>
            <w:r w:rsidRPr="00907377">
              <w:rPr>
                <w:rFonts w:ascii="Times New Roman" w:hAnsi="Times New Roman" w:cs="Times New Roman"/>
              </w:rPr>
              <w:t xml:space="preserve">Користувач відкриває головну сторінку платформи </w:t>
            </w:r>
            <w:proofErr w:type="spellStart"/>
            <w:r w:rsidRPr="00907377">
              <w:rPr>
                <w:rFonts w:ascii="Times New Roman" w:hAnsi="Times New Roman" w:cs="Times New Roman"/>
              </w:rPr>
              <w:t>Cinecloud</w:t>
            </w:r>
            <w:proofErr w:type="spellEnd"/>
            <w:r w:rsidRPr="00907377">
              <w:rPr>
                <w:rFonts w:ascii="Times New Roman" w:hAnsi="Times New Roman" w:cs="Times New Roman"/>
              </w:rPr>
              <w:t xml:space="preserve"> через веб-браузер або мобільний додаток</w:t>
            </w:r>
          </w:p>
          <w:p w14:paraId="0D83D12D" w14:textId="2D9CC75A" w:rsidR="00CE56BB" w:rsidRPr="00907377" w:rsidRDefault="00154FDA" w:rsidP="004375E2">
            <w:pPr>
              <w:pStyle w:val="a9"/>
              <w:numPr>
                <w:ilvl w:val="0"/>
                <w:numId w:val="4"/>
              </w:numPr>
              <w:spacing w:line="240" w:lineRule="auto"/>
              <w:ind w:left="406"/>
              <w:jc w:val="both"/>
              <w:rPr>
                <w:rFonts w:ascii="Times New Roman" w:hAnsi="Times New Roman" w:cs="Times New Roman"/>
              </w:rPr>
            </w:pPr>
            <w:r w:rsidRPr="00907377">
              <w:rPr>
                <w:rFonts w:ascii="Times New Roman" w:hAnsi="Times New Roman" w:cs="Times New Roman"/>
              </w:rPr>
              <w:t>Користувач натискає кнопку "Зареєструватися"</w:t>
            </w:r>
          </w:p>
          <w:p w14:paraId="2F0E2A80" w14:textId="3B99924A" w:rsidR="00CE56BB" w:rsidRPr="00907377" w:rsidRDefault="00154FDA" w:rsidP="004375E2">
            <w:pPr>
              <w:pStyle w:val="a9"/>
              <w:numPr>
                <w:ilvl w:val="0"/>
                <w:numId w:val="4"/>
              </w:numPr>
              <w:spacing w:line="240" w:lineRule="auto"/>
              <w:ind w:left="406"/>
              <w:jc w:val="both"/>
              <w:rPr>
                <w:rFonts w:ascii="Times New Roman" w:hAnsi="Times New Roman" w:cs="Times New Roman"/>
              </w:rPr>
            </w:pPr>
            <w:r w:rsidRPr="00907377">
              <w:rPr>
                <w:rFonts w:ascii="Times New Roman" w:hAnsi="Times New Roman" w:cs="Times New Roman"/>
              </w:rPr>
              <w:t xml:space="preserve">Система відображає форму реєстрації з обов'язковими полями згідно US 1 (критерій 1): ім'я, </w:t>
            </w:r>
            <w:proofErr w:type="spellStart"/>
            <w:r w:rsidRPr="00907377">
              <w:rPr>
                <w:rFonts w:ascii="Times New Roman" w:hAnsi="Times New Roman" w:cs="Times New Roman"/>
              </w:rPr>
              <w:t>email</w:t>
            </w:r>
            <w:proofErr w:type="spellEnd"/>
            <w:r w:rsidRPr="00907377">
              <w:rPr>
                <w:rFonts w:ascii="Times New Roman" w:hAnsi="Times New Roman" w:cs="Times New Roman"/>
              </w:rPr>
              <w:t>, пароль, підтвердження пароля та деталі профілю</w:t>
            </w:r>
          </w:p>
          <w:p w14:paraId="0160B17B" w14:textId="48623EF1" w:rsidR="008C61D6" w:rsidRPr="00907377" w:rsidRDefault="00154FDA" w:rsidP="004375E2">
            <w:pPr>
              <w:pStyle w:val="a9"/>
              <w:numPr>
                <w:ilvl w:val="0"/>
                <w:numId w:val="4"/>
              </w:numPr>
              <w:spacing w:line="240" w:lineRule="auto"/>
              <w:ind w:left="406"/>
              <w:jc w:val="both"/>
              <w:rPr>
                <w:rFonts w:ascii="Times New Roman" w:hAnsi="Times New Roman" w:cs="Times New Roman"/>
              </w:rPr>
            </w:pPr>
            <w:r w:rsidRPr="00907377">
              <w:rPr>
                <w:rFonts w:ascii="Times New Roman" w:hAnsi="Times New Roman" w:cs="Times New Roman"/>
              </w:rPr>
              <w:t xml:space="preserve">Користувач заповнює всі обов'язкові поля форми </w:t>
            </w:r>
            <w:proofErr w:type="spellStart"/>
            <w:r w:rsidRPr="00907377">
              <w:rPr>
                <w:rFonts w:ascii="Times New Roman" w:hAnsi="Times New Roman" w:cs="Times New Roman"/>
              </w:rPr>
              <w:t>валідними</w:t>
            </w:r>
            <w:proofErr w:type="spellEnd"/>
            <w:r w:rsidRPr="00907377">
              <w:rPr>
                <w:rFonts w:ascii="Times New Roman" w:hAnsi="Times New Roman" w:cs="Times New Roman"/>
              </w:rPr>
              <w:t xml:space="preserve"> даними</w:t>
            </w:r>
          </w:p>
          <w:p w14:paraId="1CE653F9" w14:textId="7A22B343" w:rsidR="008C61D6" w:rsidRPr="00907377" w:rsidRDefault="00154FDA" w:rsidP="004375E2">
            <w:pPr>
              <w:pStyle w:val="a9"/>
              <w:numPr>
                <w:ilvl w:val="0"/>
                <w:numId w:val="4"/>
              </w:numPr>
              <w:spacing w:line="240" w:lineRule="auto"/>
              <w:ind w:left="406"/>
              <w:jc w:val="both"/>
              <w:rPr>
                <w:rFonts w:ascii="Times New Roman" w:hAnsi="Times New Roman" w:cs="Times New Roman"/>
              </w:rPr>
            </w:pPr>
            <w:r w:rsidRPr="00907377">
              <w:rPr>
                <w:rFonts w:ascii="Times New Roman" w:hAnsi="Times New Roman" w:cs="Times New Roman"/>
              </w:rPr>
              <w:t xml:space="preserve">Користувач погоджується з умовами використання та політикою конфіденційності, активуючи відповідний </w:t>
            </w:r>
            <w:proofErr w:type="spellStart"/>
            <w:r w:rsidRPr="00907377">
              <w:rPr>
                <w:rFonts w:ascii="Times New Roman" w:hAnsi="Times New Roman" w:cs="Times New Roman"/>
              </w:rPr>
              <w:t>чекбокс</w:t>
            </w:r>
            <w:proofErr w:type="spellEnd"/>
          </w:p>
          <w:p w14:paraId="13F14D38" w14:textId="6AC773C7" w:rsidR="008C61D6" w:rsidRPr="00907377" w:rsidRDefault="00154FDA" w:rsidP="004375E2">
            <w:pPr>
              <w:pStyle w:val="a9"/>
              <w:numPr>
                <w:ilvl w:val="0"/>
                <w:numId w:val="4"/>
              </w:numPr>
              <w:spacing w:line="240" w:lineRule="auto"/>
              <w:ind w:left="406"/>
              <w:jc w:val="both"/>
              <w:rPr>
                <w:rFonts w:ascii="Times New Roman" w:hAnsi="Times New Roman" w:cs="Times New Roman"/>
              </w:rPr>
            </w:pPr>
            <w:r w:rsidRPr="00907377">
              <w:rPr>
                <w:rFonts w:ascii="Times New Roman" w:hAnsi="Times New Roman" w:cs="Times New Roman"/>
              </w:rPr>
              <w:t>Користувач натискає кнопку "Створити акаунт"</w:t>
            </w:r>
          </w:p>
          <w:p w14:paraId="584E2EC4" w14:textId="7755D971" w:rsidR="008C61D6" w:rsidRPr="00907377" w:rsidRDefault="00154FDA" w:rsidP="004375E2">
            <w:pPr>
              <w:pStyle w:val="a9"/>
              <w:numPr>
                <w:ilvl w:val="0"/>
                <w:numId w:val="4"/>
              </w:numPr>
              <w:spacing w:line="240" w:lineRule="auto"/>
              <w:ind w:left="406"/>
              <w:jc w:val="both"/>
              <w:rPr>
                <w:rFonts w:ascii="Times New Roman" w:hAnsi="Times New Roman" w:cs="Times New Roman"/>
              </w:rPr>
            </w:pPr>
            <w:r w:rsidRPr="00907377">
              <w:rPr>
                <w:rFonts w:ascii="Times New Roman" w:hAnsi="Times New Roman" w:cs="Times New Roman"/>
              </w:rPr>
              <w:t xml:space="preserve">Система перевіряє валідність введених даних: формат </w:t>
            </w:r>
            <w:proofErr w:type="spellStart"/>
            <w:r w:rsidRPr="00907377">
              <w:rPr>
                <w:rFonts w:ascii="Times New Roman" w:hAnsi="Times New Roman" w:cs="Times New Roman"/>
              </w:rPr>
              <w:t>email</w:t>
            </w:r>
            <w:proofErr w:type="spellEnd"/>
            <w:r w:rsidRPr="00907377">
              <w:rPr>
                <w:rFonts w:ascii="Times New Roman" w:hAnsi="Times New Roman" w:cs="Times New Roman"/>
              </w:rPr>
              <w:t xml:space="preserve"> (наявність @, </w:t>
            </w:r>
            <w:proofErr w:type="spellStart"/>
            <w:r w:rsidRPr="00907377">
              <w:rPr>
                <w:rFonts w:ascii="Times New Roman" w:hAnsi="Times New Roman" w:cs="Times New Roman"/>
              </w:rPr>
              <w:t>валідний</w:t>
            </w:r>
            <w:proofErr w:type="spellEnd"/>
            <w:r w:rsidRPr="00907377">
              <w:rPr>
                <w:rFonts w:ascii="Times New Roman" w:hAnsi="Times New Roman" w:cs="Times New Roman"/>
              </w:rPr>
              <w:t xml:space="preserve"> домен), складність пароля (мінімум 8 символів, літери, цифри, </w:t>
            </w:r>
            <w:proofErr w:type="spellStart"/>
            <w:r w:rsidRPr="00907377">
              <w:rPr>
                <w:rFonts w:ascii="Times New Roman" w:hAnsi="Times New Roman" w:cs="Times New Roman"/>
              </w:rPr>
              <w:t>спецсимволи</w:t>
            </w:r>
            <w:proofErr w:type="spellEnd"/>
            <w:r w:rsidRPr="00907377">
              <w:rPr>
                <w:rFonts w:ascii="Times New Roman" w:hAnsi="Times New Roman" w:cs="Times New Roman"/>
              </w:rPr>
              <w:t xml:space="preserve">), унікальність </w:t>
            </w:r>
            <w:proofErr w:type="spellStart"/>
            <w:r w:rsidRPr="00907377">
              <w:rPr>
                <w:rFonts w:ascii="Times New Roman" w:hAnsi="Times New Roman" w:cs="Times New Roman"/>
              </w:rPr>
              <w:t>email</w:t>
            </w:r>
            <w:proofErr w:type="spellEnd"/>
            <w:r w:rsidRPr="00907377">
              <w:rPr>
                <w:rFonts w:ascii="Times New Roman" w:hAnsi="Times New Roman" w:cs="Times New Roman"/>
              </w:rPr>
              <w:t xml:space="preserve"> адреси у базі даних</w:t>
            </w:r>
          </w:p>
          <w:p w14:paraId="1DD4436E" w14:textId="37FDC4F8" w:rsidR="008C61D6" w:rsidRPr="00907377" w:rsidRDefault="00154FDA" w:rsidP="004375E2">
            <w:pPr>
              <w:pStyle w:val="a9"/>
              <w:numPr>
                <w:ilvl w:val="0"/>
                <w:numId w:val="4"/>
              </w:numPr>
              <w:spacing w:line="240" w:lineRule="auto"/>
              <w:ind w:left="406"/>
              <w:jc w:val="both"/>
              <w:rPr>
                <w:rFonts w:ascii="Times New Roman" w:hAnsi="Times New Roman" w:cs="Times New Roman"/>
              </w:rPr>
            </w:pPr>
            <w:r w:rsidRPr="00907377">
              <w:rPr>
                <w:rFonts w:ascii="Times New Roman" w:hAnsi="Times New Roman" w:cs="Times New Roman"/>
              </w:rPr>
              <w:t>Система створює новий обліковий запис з роллю "Користувач" згідно FR 03 та початковим статусом "Очікує верифікації"</w:t>
            </w:r>
          </w:p>
          <w:p w14:paraId="67A90A2B" w14:textId="2EB1155C" w:rsidR="008C61D6" w:rsidRPr="00907377" w:rsidRDefault="00154FDA" w:rsidP="004375E2">
            <w:pPr>
              <w:pStyle w:val="a9"/>
              <w:numPr>
                <w:ilvl w:val="0"/>
                <w:numId w:val="4"/>
              </w:numPr>
              <w:spacing w:line="240" w:lineRule="auto"/>
              <w:ind w:left="406"/>
              <w:jc w:val="both"/>
              <w:rPr>
                <w:rFonts w:ascii="Times New Roman" w:hAnsi="Times New Roman" w:cs="Times New Roman"/>
              </w:rPr>
            </w:pPr>
            <w:r w:rsidRPr="00907377">
              <w:rPr>
                <w:rFonts w:ascii="Times New Roman" w:hAnsi="Times New Roman" w:cs="Times New Roman"/>
              </w:rPr>
              <w:t xml:space="preserve">Система генерує унікальний токен верифікації та надсилає </w:t>
            </w:r>
            <w:proofErr w:type="spellStart"/>
            <w:r w:rsidRPr="00907377">
              <w:rPr>
                <w:rFonts w:ascii="Times New Roman" w:hAnsi="Times New Roman" w:cs="Times New Roman"/>
              </w:rPr>
              <w:t>email</w:t>
            </w:r>
            <w:proofErr w:type="spellEnd"/>
            <w:r w:rsidRPr="00907377">
              <w:rPr>
                <w:rFonts w:ascii="Times New Roman" w:hAnsi="Times New Roman" w:cs="Times New Roman"/>
              </w:rPr>
              <w:t xml:space="preserve"> з посиланням для верифікації на вказану адресу через інтегрований </w:t>
            </w:r>
            <w:proofErr w:type="spellStart"/>
            <w:r w:rsidRPr="00907377">
              <w:rPr>
                <w:rFonts w:ascii="Times New Roman" w:hAnsi="Times New Roman" w:cs="Times New Roman"/>
              </w:rPr>
              <w:t>email</w:t>
            </w:r>
            <w:proofErr w:type="spellEnd"/>
            <w:r w:rsidRPr="00907377">
              <w:rPr>
                <w:rFonts w:ascii="Times New Roman" w:hAnsi="Times New Roman" w:cs="Times New Roman"/>
              </w:rPr>
              <w:t xml:space="preserve"> сервіс згідно FR 14</w:t>
            </w:r>
          </w:p>
          <w:p w14:paraId="7731F8F2" w14:textId="1AF01AD4" w:rsidR="008C61D6" w:rsidRPr="00907377" w:rsidRDefault="00154FDA" w:rsidP="004375E2">
            <w:pPr>
              <w:pStyle w:val="a9"/>
              <w:numPr>
                <w:ilvl w:val="0"/>
                <w:numId w:val="4"/>
              </w:numPr>
              <w:spacing w:line="240" w:lineRule="auto"/>
              <w:ind w:left="406"/>
              <w:jc w:val="both"/>
              <w:rPr>
                <w:rFonts w:ascii="Times New Roman" w:hAnsi="Times New Roman" w:cs="Times New Roman"/>
              </w:rPr>
            </w:pPr>
            <w:r w:rsidRPr="00907377">
              <w:rPr>
                <w:rFonts w:ascii="Times New Roman" w:hAnsi="Times New Roman" w:cs="Times New Roman"/>
              </w:rPr>
              <w:t xml:space="preserve">Система відображає повідомлення з підтвердженням згідно US 1 (критерій 3): "Реєстрація успішна! Перевірте </w:t>
            </w:r>
            <w:proofErr w:type="spellStart"/>
            <w:r w:rsidRPr="00907377">
              <w:rPr>
                <w:rFonts w:ascii="Times New Roman" w:hAnsi="Times New Roman" w:cs="Times New Roman"/>
              </w:rPr>
              <w:t>email</w:t>
            </w:r>
            <w:proofErr w:type="spellEnd"/>
            <w:r w:rsidRPr="00907377">
              <w:rPr>
                <w:rFonts w:ascii="Times New Roman" w:hAnsi="Times New Roman" w:cs="Times New Roman"/>
              </w:rPr>
              <w:t xml:space="preserve"> для підтвердження вашого акаунта"</w:t>
            </w:r>
          </w:p>
          <w:p w14:paraId="4DEA0214" w14:textId="7D0F2ADB" w:rsidR="008C61D6" w:rsidRPr="00907377" w:rsidRDefault="00154FDA" w:rsidP="004375E2">
            <w:pPr>
              <w:pStyle w:val="a9"/>
              <w:numPr>
                <w:ilvl w:val="0"/>
                <w:numId w:val="4"/>
              </w:numPr>
              <w:spacing w:line="240" w:lineRule="auto"/>
              <w:ind w:left="406"/>
              <w:jc w:val="both"/>
              <w:rPr>
                <w:rFonts w:ascii="Times New Roman" w:hAnsi="Times New Roman" w:cs="Times New Roman"/>
              </w:rPr>
            </w:pPr>
            <w:r w:rsidRPr="00907377">
              <w:rPr>
                <w:rFonts w:ascii="Times New Roman" w:hAnsi="Times New Roman" w:cs="Times New Roman"/>
              </w:rPr>
              <w:t xml:space="preserve">Користувач відкриває свою поштову скриньку та знаходить </w:t>
            </w:r>
            <w:proofErr w:type="spellStart"/>
            <w:r w:rsidRPr="00907377">
              <w:rPr>
                <w:rFonts w:ascii="Times New Roman" w:hAnsi="Times New Roman" w:cs="Times New Roman"/>
              </w:rPr>
              <w:t>email</w:t>
            </w:r>
            <w:proofErr w:type="spellEnd"/>
            <w:r w:rsidRPr="00907377">
              <w:rPr>
                <w:rFonts w:ascii="Times New Roman" w:hAnsi="Times New Roman" w:cs="Times New Roman"/>
              </w:rPr>
              <w:t xml:space="preserve"> від </w:t>
            </w:r>
            <w:proofErr w:type="spellStart"/>
            <w:r w:rsidRPr="00907377">
              <w:rPr>
                <w:rFonts w:ascii="Times New Roman" w:hAnsi="Times New Roman" w:cs="Times New Roman"/>
              </w:rPr>
              <w:t>Cinecloud</w:t>
            </w:r>
            <w:proofErr w:type="spellEnd"/>
          </w:p>
          <w:p w14:paraId="70312398" w14:textId="1F71FC32" w:rsidR="008C61D6" w:rsidRPr="00907377" w:rsidRDefault="00154FDA" w:rsidP="004375E2">
            <w:pPr>
              <w:pStyle w:val="a9"/>
              <w:numPr>
                <w:ilvl w:val="0"/>
                <w:numId w:val="4"/>
              </w:numPr>
              <w:spacing w:line="240" w:lineRule="auto"/>
              <w:ind w:left="406"/>
              <w:jc w:val="both"/>
              <w:rPr>
                <w:rFonts w:ascii="Times New Roman" w:hAnsi="Times New Roman" w:cs="Times New Roman"/>
              </w:rPr>
            </w:pPr>
            <w:r w:rsidRPr="00907377">
              <w:rPr>
                <w:rFonts w:ascii="Times New Roman" w:hAnsi="Times New Roman" w:cs="Times New Roman"/>
              </w:rPr>
              <w:t xml:space="preserve">Користувач натискає посилання для верифікації у </w:t>
            </w:r>
            <w:proofErr w:type="spellStart"/>
            <w:r w:rsidRPr="00907377">
              <w:rPr>
                <w:rFonts w:ascii="Times New Roman" w:hAnsi="Times New Roman" w:cs="Times New Roman"/>
              </w:rPr>
              <w:t>email</w:t>
            </w:r>
            <w:proofErr w:type="spellEnd"/>
          </w:p>
          <w:p w14:paraId="5976DED0" w14:textId="717D67C1" w:rsidR="000311AE" w:rsidRPr="00907377" w:rsidRDefault="00154FDA" w:rsidP="004375E2">
            <w:pPr>
              <w:pStyle w:val="a9"/>
              <w:numPr>
                <w:ilvl w:val="0"/>
                <w:numId w:val="4"/>
              </w:numPr>
              <w:spacing w:line="240" w:lineRule="auto"/>
              <w:ind w:left="406"/>
              <w:jc w:val="both"/>
              <w:rPr>
                <w:rFonts w:ascii="Times New Roman" w:hAnsi="Times New Roman" w:cs="Times New Roman"/>
              </w:rPr>
            </w:pPr>
            <w:r w:rsidRPr="00907377">
              <w:rPr>
                <w:rFonts w:ascii="Times New Roman" w:hAnsi="Times New Roman" w:cs="Times New Roman"/>
              </w:rPr>
              <w:t>Система перевіряє валідність токена верифікації та його термін дії (24 години)</w:t>
            </w:r>
          </w:p>
          <w:p w14:paraId="0F272941" w14:textId="0EB63DAE" w:rsidR="008C61D6" w:rsidRPr="00907377" w:rsidRDefault="00154FDA" w:rsidP="004375E2">
            <w:pPr>
              <w:pStyle w:val="a9"/>
              <w:numPr>
                <w:ilvl w:val="0"/>
                <w:numId w:val="4"/>
              </w:numPr>
              <w:spacing w:line="240" w:lineRule="auto"/>
              <w:ind w:left="406"/>
              <w:jc w:val="both"/>
              <w:rPr>
                <w:rFonts w:ascii="Times New Roman" w:hAnsi="Times New Roman" w:cs="Times New Roman"/>
              </w:rPr>
            </w:pPr>
            <w:r w:rsidRPr="00907377">
              <w:rPr>
                <w:rFonts w:ascii="Times New Roman" w:hAnsi="Times New Roman" w:cs="Times New Roman"/>
              </w:rPr>
              <w:t>Система змінює статус акаунта на "Активний" у базі даних</w:t>
            </w:r>
          </w:p>
          <w:p w14:paraId="2C076D48" w14:textId="6F2CD501" w:rsidR="008C61D6" w:rsidRPr="00907377" w:rsidRDefault="00154FDA" w:rsidP="004375E2">
            <w:pPr>
              <w:pStyle w:val="a9"/>
              <w:numPr>
                <w:ilvl w:val="0"/>
                <w:numId w:val="4"/>
              </w:numPr>
              <w:spacing w:line="240" w:lineRule="auto"/>
              <w:ind w:left="406"/>
              <w:jc w:val="both"/>
              <w:rPr>
                <w:rFonts w:ascii="Times New Roman" w:hAnsi="Times New Roman" w:cs="Times New Roman"/>
              </w:rPr>
            </w:pPr>
            <w:r w:rsidRPr="00907377">
              <w:rPr>
                <w:rFonts w:ascii="Times New Roman" w:hAnsi="Times New Roman" w:cs="Times New Roman"/>
              </w:rPr>
              <w:t>Система автоматично створює сесію та виконує вхід користувача в систему</w:t>
            </w:r>
          </w:p>
          <w:p w14:paraId="200A9336" w14:textId="0A482EA5" w:rsidR="00154FDA" w:rsidRPr="00907377" w:rsidRDefault="00154FDA" w:rsidP="004375E2">
            <w:pPr>
              <w:pStyle w:val="a9"/>
              <w:numPr>
                <w:ilvl w:val="0"/>
                <w:numId w:val="4"/>
              </w:numPr>
              <w:spacing w:line="240" w:lineRule="auto"/>
              <w:ind w:left="406"/>
              <w:jc w:val="both"/>
              <w:rPr>
                <w:rFonts w:ascii="Times New Roman" w:hAnsi="Times New Roman" w:cs="Times New Roman"/>
              </w:rPr>
            </w:pPr>
            <w:r w:rsidRPr="00907377">
              <w:rPr>
                <w:rFonts w:ascii="Times New Roman" w:hAnsi="Times New Roman" w:cs="Times New Roman"/>
              </w:rPr>
              <w:t xml:space="preserve">Система перенаправляє користувача на головну сторінку з </w:t>
            </w:r>
            <w:r w:rsidRPr="00907377">
              <w:rPr>
                <w:rFonts w:ascii="Times New Roman" w:hAnsi="Times New Roman" w:cs="Times New Roman"/>
              </w:rPr>
              <w:lastRenderedPageBreak/>
              <w:t>персоналізованим контентом та відображає привітальне повідомлення</w:t>
            </w:r>
          </w:p>
        </w:tc>
      </w:tr>
      <w:tr w:rsidR="00154FDA" w:rsidRPr="000311AE" w14:paraId="30868993" w14:textId="77777777" w:rsidTr="00154FDA">
        <w:tc>
          <w:tcPr>
            <w:tcW w:w="0" w:type="auto"/>
            <w:hideMark/>
          </w:tcPr>
          <w:p w14:paraId="2E6EB38B" w14:textId="77777777" w:rsidR="00154FDA" w:rsidRPr="000311AE" w:rsidRDefault="00154FDA" w:rsidP="004375E2">
            <w:pPr>
              <w:spacing w:line="240" w:lineRule="auto"/>
              <w:jc w:val="both"/>
              <w:rPr>
                <w:rFonts w:ascii="Times New Roman" w:hAnsi="Times New Roman" w:cs="Times New Roman"/>
              </w:rPr>
            </w:pPr>
            <w:r w:rsidRPr="000311AE">
              <w:rPr>
                <w:rFonts w:ascii="Times New Roman" w:hAnsi="Times New Roman" w:cs="Times New Roman"/>
                <w:b/>
                <w:bCs/>
              </w:rPr>
              <w:lastRenderedPageBreak/>
              <w:t>Альтернативні сценарії</w:t>
            </w:r>
          </w:p>
        </w:tc>
        <w:tc>
          <w:tcPr>
            <w:tcW w:w="0" w:type="auto"/>
            <w:hideMark/>
          </w:tcPr>
          <w:p w14:paraId="51778047" w14:textId="77777777" w:rsidR="008C61D6" w:rsidRPr="000311AE" w:rsidRDefault="00154FDA" w:rsidP="004375E2">
            <w:pPr>
              <w:spacing w:after="0" w:line="240" w:lineRule="auto"/>
              <w:jc w:val="both"/>
              <w:rPr>
                <w:rFonts w:ascii="Times New Roman" w:hAnsi="Times New Roman" w:cs="Times New Roman"/>
                <w:b/>
                <w:bCs/>
              </w:rPr>
            </w:pPr>
            <w:r w:rsidRPr="000311AE">
              <w:rPr>
                <w:rFonts w:ascii="Times New Roman" w:hAnsi="Times New Roman" w:cs="Times New Roman"/>
                <w:b/>
                <w:bCs/>
              </w:rPr>
              <w:t xml:space="preserve">А1: Реєстрація через соціальну мережу </w:t>
            </w:r>
            <w:proofErr w:type="spellStart"/>
            <w:r w:rsidRPr="000311AE">
              <w:rPr>
                <w:rFonts w:ascii="Times New Roman" w:hAnsi="Times New Roman" w:cs="Times New Roman"/>
                <w:b/>
                <w:bCs/>
              </w:rPr>
              <w:t>Google</w:t>
            </w:r>
            <w:proofErr w:type="spellEnd"/>
          </w:p>
          <w:p w14:paraId="22801FA4" w14:textId="4C0DC407" w:rsidR="008C61D6" w:rsidRPr="00907377" w:rsidRDefault="00154FDA" w:rsidP="004375E2">
            <w:pPr>
              <w:pStyle w:val="a9"/>
              <w:numPr>
                <w:ilvl w:val="0"/>
                <w:numId w:val="6"/>
              </w:numPr>
              <w:spacing w:line="240" w:lineRule="auto"/>
              <w:jc w:val="both"/>
              <w:rPr>
                <w:rFonts w:ascii="Times New Roman" w:hAnsi="Times New Roman" w:cs="Times New Roman"/>
              </w:rPr>
            </w:pPr>
            <w:r w:rsidRPr="00907377">
              <w:rPr>
                <w:rFonts w:ascii="Times New Roman" w:hAnsi="Times New Roman" w:cs="Times New Roman"/>
              </w:rPr>
              <w:t xml:space="preserve">На кроці 3: Замість заповнення форми, користувач обирає опцію "Зареєструватися через </w:t>
            </w:r>
            <w:proofErr w:type="spellStart"/>
            <w:r w:rsidRPr="00907377">
              <w:rPr>
                <w:rFonts w:ascii="Times New Roman" w:hAnsi="Times New Roman" w:cs="Times New Roman"/>
              </w:rPr>
              <w:t>Google</w:t>
            </w:r>
            <w:proofErr w:type="spellEnd"/>
            <w:r w:rsidRPr="00907377">
              <w:rPr>
                <w:rFonts w:ascii="Times New Roman" w:hAnsi="Times New Roman" w:cs="Times New Roman"/>
              </w:rPr>
              <w:t>" згідно US 1 (критерій 4) та FR 02</w:t>
            </w:r>
          </w:p>
          <w:p w14:paraId="5378D4E3" w14:textId="3EC7B967" w:rsidR="008C61D6" w:rsidRPr="00907377" w:rsidRDefault="00154FDA" w:rsidP="004375E2">
            <w:pPr>
              <w:pStyle w:val="a9"/>
              <w:numPr>
                <w:ilvl w:val="0"/>
                <w:numId w:val="6"/>
              </w:numPr>
              <w:spacing w:line="240" w:lineRule="auto"/>
              <w:jc w:val="both"/>
              <w:rPr>
                <w:rFonts w:ascii="Times New Roman" w:hAnsi="Times New Roman" w:cs="Times New Roman"/>
              </w:rPr>
            </w:pPr>
            <w:r w:rsidRPr="00907377">
              <w:rPr>
                <w:rFonts w:ascii="Times New Roman" w:hAnsi="Times New Roman" w:cs="Times New Roman"/>
              </w:rPr>
              <w:t xml:space="preserve">Система перенаправляє користувача на офіційну сторінку авторизації </w:t>
            </w:r>
            <w:proofErr w:type="spellStart"/>
            <w:r w:rsidRPr="00907377">
              <w:rPr>
                <w:rFonts w:ascii="Times New Roman" w:hAnsi="Times New Roman" w:cs="Times New Roman"/>
              </w:rPr>
              <w:t>Google</w:t>
            </w:r>
            <w:proofErr w:type="spellEnd"/>
          </w:p>
          <w:p w14:paraId="5DCE3578" w14:textId="2BC45419" w:rsidR="008C61D6" w:rsidRPr="00907377" w:rsidRDefault="00154FDA" w:rsidP="004375E2">
            <w:pPr>
              <w:pStyle w:val="a9"/>
              <w:numPr>
                <w:ilvl w:val="0"/>
                <w:numId w:val="6"/>
              </w:numPr>
              <w:spacing w:line="240" w:lineRule="auto"/>
              <w:jc w:val="both"/>
              <w:rPr>
                <w:rFonts w:ascii="Times New Roman" w:hAnsi="Times New Roman" w:cs="Times New Roman"/>
              </w:rPr>
            </w:pPr>
            <w:r w:rsidRPr="00907377">
              <w:rPr>
                <w:rFonts w:ascii="Times New Roman" w:hAnsi="Times New Roman" w:cs="Times New Roman"/>
              </w:rPr>
              <w:t xml:space="preserve">Користувач вводить свої облікові дані </w:t>
            </w:r>
            <w:proofErr w:type="spellStart"/>
            <w:r w:rsidRPr="00907377">
              <w:rPr>
                <w:rFonts w:ascii="Times New Roman" w:hAnsi="Times New Roman" w:cs="Times New Roman"/>
              </w:rPr>
              <w:t>Google</w:t>
            </w:r>
            <w:proofErr w:type="spellEnd"/>
            <w:r w:rsidRPr="00907377">
              <w:rPr>
                <w:rFonts w:ascii="Times New Roman" w:hAnsi="Times New Roman" w:cs="Times New Roman"/>
              </w:rPr>
              <w:t xml:space="preserve"> (</w:t>
            </w:r>
            <w:proofErr w:type="spellStart"/>
            <w:r w:rsidRPr="00907377">
              <w:rPr>
                <w:rFonts w:ascii="Times New Roman" w:hAnsi="Times New Roman" w:cs="Times New Roman"/>
              </w:rPr>
              <w:t>email</w:t>
            </w:r>
            <w:proofErr w:type="spellEnd"/>
            <w:r w:rsidRPr="00907377">
              <w:rPr>
                <w:rFonts w:ascii="Times New Roman" w:hAnsi="Times New Roman" w:cs="Times New Roman"/>
              </w:rPr>
              <w:t xml:space="preserve"> та пароль) та авторизується</w:t>
            </w:r>
          </w:p>
          <w:p w14:paraId="77D4F38B" w14:textId="3EAC82E2" w:rsidR="008C61D6" w:rsidRPr="00907377" w:rsidRDefault="00154FDA" w:rsidP="004375E2">
            <w:pPr>
              <w:pStyle w:val="a9"/>
              <w:numPr>
                <w:ilvl w:val="0"/>
                <w:numId w:val="6"/>
              </w:numPr>
              <w:spacing w:line="240" w:lineRule="auto"/>
              <w:jc w:val="both"/>
              <w:rPr>
                <w:rFonts w:ascii="Times New Roman" w:hAnsi="Times New Roman" w:cs="Times New Roman"/>
              </w:rPr>
            </w:pPr>
            <w:r w:rsidRPr="00907377">
              <w:rPr>
                <w:rFonts w:ascii="Times New Roman" w:hAnsi="Times New Roman" w:cs="Times New Roman"/>
              </w:rPr>
              <w:t xml:space="preserve">Користувач надає дозвіл додатку </w:t>
            </w:r>
            <w:proofErr w:type="spellStart"/>
            <w:r w:rsidRPr="00907377">
              <w:rPr>
                <w:rFonts w:ascii="Times New Roman" w:hAnsi="Times New Roman" w:cs="Times New Roman"/>
              </w:rPr>
              <w:t>Cinecloud</w:t>
            </w:r>
            <w:proofErr w:type="spellEnd"/>
            <w:r w:rsidRPr="00907377">
              <w:rPr>
                <w:rFonts w:ascii="Times New Roman" w:hAnsi="Times New Roman" w:cs="Times New Roman"/>
              </w:rPr>
              <w:t xml:space="preserve"> на доступ до базової інформації профілю (ім'я, </w:t>
            </w:r>
            <w:proofErr w:type="spellStart"/>
            <w:r w:rsidRPr="00907377">
              <w:rPr>
                <w:rFonts w:ascii="Times New Roman" w:hAnsi="Times New Roman" w:cs="Times New Roman"/>
              </w:rPr>
              <w:t>email</w:t>
            </w:r>
            <w:proofErr w:type="spellEnd"/>
            <w:r w:rsidRPr="00907377">
              <w:rPr>
                <w:rFonts w:ascii="Times New Roman" w:hAnsi="Times New Roman" w:cs="Times New Roman"/>
              </w:rPr>
              <w:t>, фото профілю)</w:t>
            </w:r>
          </w:p>
          <w:p w14:paraId="181BA16A" w14:textId="3981E7A9" w:rsidR="008C61D6" w:rsidRPr="00907377" w:rsidRDefault="00154FDA" w:rsidP="004375E2">
            <w:pPr>
              <w:pStyle w:val="a9"/>
              <w:numPr>
                <w:ilvl w:val="0"/>
                <w:numId w:val="6"/>
              </w:numPr>
              <w:spacing w:line="240" w:lineRule="auto"/>
              <w:jc w:val="both"/>
              <w:rPr>
                <w:rFonts w:ascii="Times New Roman" w:hAnsi="Times New Roman" w:cs="Times New Roman"/>
              </w:rPr>
            </w:pPr>
            <w:proofErr w:type="spellStart"/>
            <w:r w:rsidRPr="00907377">
              <w:rPr>
                <w:rFonts w:ascii="Times New Roman" w:hAnsi="Times New Roman" w:cs="Times New Roman"/>
              </w:rPr>
              <w:t>Google</w:t>
            </w:r>
            <w:proofErr w:type="spellEnd"/>
            <w:r w:rsidRPr="00907377">
              <w:rPr>
                <w:rFonts w:ascii="Times New Roman" w:hAnsi="Times New Roman" w:cs="Times New Roman"/>
              </w:rPr>
              <w:t xml:space="preserve"> перевіряє облікові дані та повертає дані користувача до системи </w:t>
            </w:r>
            <w:proofErr w:type="spellStart"/>
            <w:r w:rsidRPr="00907377">
              <w:rPr>
                <w:rFonts w:ascii="Times New Roman" w:hAnsi="Times New Roman" w:cs="Times New Roman"/>
              </w:rPr>
              <w:t>Cinecloud</w:t>
            </w:r>
            <w:proofErr w:type="spellEnd"/>
            <w:r w:rsidRPr="00907377">
              <w:rPr>
                <w:rFonts w:ascii="Times New Roman" w:hAnsi="Times New Roman" w:cs="Times New Roman"/>
              </w:rPr>
              <w:t xml:space="preserve"> через безпечний </w:t>
            </w:r>
            <w:proofErr w:type="spellStart"/>
            <w:r w:rsidRPr="00907377">
              <w:rPr>
                <w:rFonts w:ascii="Times New Roman" w:hAnsi="Times New Roman" w:cs="Times New Roman"/>
              </w:rPr>
              <w:t>OAuth</w:t>
            </w:r>
            <w:proofErr w:type="spellEnd"/>
            <w:r w:rsidRPr="00907377">
              <w:rPr>
                <w:rFonts w:ascii="Times New Roman" w:hAnsi="Times New Roman" w:cs="Times New Roman"/>
              </w:rPr>
              <w:t xml:space="preserve"> 2.0 API</w:t>
            </w:r>
          </w:p>
          <w:p w14:paraId="4FFD9C37" w14:textId="77777777" w:rsidR="005D2CB3" w:rsidRPr="005D2CB3" w:rsidRDefault="00154FDA" w:rsidP="004375E2">
            <w:pPr>
              <w:pStyle w:val="a9"/>
              <w:numPr>
                <w:ilvl w:val="0"/>
                <w:numId w:val="6"/>
              </w:numPr>
              <w:spacing w:line="240" w:lineRule="auto"/>
              <w:jc w:val="both"/>
              <w:rPr>
                <w:rFonts w:ascii="Times New Roman" w:hAnsi="Times New Roman" w:cs="Times New Roman"/>
              </w:rPr>
            </w:pPr>
            <w:r w:rsidRPr="00907377">
              <w:rPr>
                <w:rFonts w:ascii="Times New Roman" w:hAnsi="Times New Roman" w:cs="Times New Roman"/>
              </w:rPr>
              <w:t xml:space="preserve">Система автоматично створює обліковий запис з отриманими даними, </w:t>
            </w:r>
            <w:proofErr w:type="spellStart"/>
            <w:r w:rsidRPr="00907377">
              <w:rPr>
                <w:rFonts w:ascii="Times New Roman" w:hAnsi="Times New Roman" w:cs="Times New Roman"/>
              </w:rPr>
              <w:t>email</w:t>
            </w:r>
            <w:proofErr w:type="spellEnd"/>
            <w:r w:rsidRPr="00907377">
              <w:rPr>
                <w:rFonts w:ascii="Times New Roman" w:hAnsi="Times New Roman" w:cs="Times New Roman"/>
              </w:rPr>
              <w:t xml:space="preserve"> вважається автоматично </w:t>
            </w:r>
            <w:proofErr w:type="spellStart"/>
            <w:r w:rsidRPr="00907377">
              <w:rPr>
                <w:rFonts w:ascii="Times New Roman" w:hAnsi="Times New Roman" w:cs="Times New Roman"/>
              </w:rPr>
              <w:t>верифікованим</w:t>
            </w:r>
            <w:proofErr w:type="spellEnd"/>
            <w:r w:rsidRPr="00907377">
              <w:rPr>
                <w:rFonts w:ascii="Times New Roman" w:hAnsi="Times New Roman" w:cs="Times New Roman"/>
              </w:rPr>
              <w:t xml:space="preserve"> (довіра до </w:t>
            </w:r>
            <w:proofErr w:type="spellStart"/>
            <w:r w:rsidRPr="00907377">
              <w:rPr>
                <w:rFonts w:ascii="Times New Roman" w:hAnsi="Times New Roman" w:cs="Times New Roman"/>
              </w:rPr>
              <w:t>Google</w:t>
            </w:r>
            <w:proofErr w:type="spellEnd"/>
            <w:r w:rsidRPr="00907377">
              <w:rPr>
                <w:rFonts w:ascii="Times New Roman" w:hAnsi="Times New Roman" w:cs="Times New Roman"/>
              </w:rPr>
              <w:t>)</w:t>
            </w:r>
          </w:p>
          <w:p w14:paraId="24C584C8" w14:textId="11CF124C" w:rsidR="008C61D6" w:rsidRPr="00907377" w:rsidRDefault="00154FDA" w:rsidP="004375E2">
            <w:pPr>
              <w:pStyle w:val="a9"/>
              <w:numPr>
                <w:ilvl w:val="0"/>
                <w:numId w:val="6"/>
              </w:numPr>
              <w:spacing w:line="240" w:lineRule="auto"/>
              <w:jc w:val="both"/>
              <w:rPr>
                <w:rFonts w:ascii="Times New Roman" w:hAnsi="Times New Roman" w:cs="Times New Roman"/>
              </w:rPr>
            </w:pPr>
            <w:r w:rsidRPr="00907377">
              <w:rPr>
                <w:rFonts w:ascii="Times New Roman" w:hAnsi="Times New Roman" w:cs="Times New Roman"/>
              </w:rPr>
              <w:t xml:space="preserve"> Система створює сесію користувача та виконує автоматичний вхід</w:t>
            </w:r>
          </w:p>
          <w:p w14:paraId="0023E1AE" w14:textId="06296837" w:rsidR="008C61D6" w:rsidRPr="00907377" w:rsidRDefault="00154FDA" w:rsidP="004375E2">
            <w:pPr>
              <w:pStyle w:val="a9"/>
              <w:numPr>
                <w:ilvl w:val="0"/>
                <w:numId w:val="6"/>
              </w:numPr>
              <w:spacing w:line="240" w:lineRule="auto"/>
              <w:jc w:val="both"/>
              <w:rPr>
                <w:rFonts w:ascii="Times New Roman" w:hAnsi="Times New Roman" w:cs="Times New Roman"/>
              </w:rPr>
            </w:pPr>
            <w:r w:rsidRPr="00907377">
              <w:rPr>
                <w:rFonts w:ascii="Times New Roman" w:hAnsi="Times New Roman" w:cs="Times New Roman"/>
              </w:rPr>
              <w:t xml:space="preserve">Система перенаправляє користувача на головну сторінку. </w:t>
            </w:r>
          </w:p>
          <w:p w14:paraId="738B75AF" w14:textId="77777777" w:rsidR="008C61D6" w:rsidRPr="000311AE" w:rsidRDefault="00154FDA" w:rsidP="004375E2">
            <w:pPr>
              <w:spacing w:after="0" w:line="240" w:lineRule="auto"/>
              <w:jc w:val="both"/>
              <w:rPr>
                <w:rFonts w:ascii="Times New Roman" w:hAnsi="Times New Roman" w:cs="Times New Roman"/>
                <w:b/>
                <w:bCs/>
              </w:rPr>
            </w:pPr>
            <w:r w:rsidRPr="000311AE">
              <w:rPr>
                <w:rFonts w:ascii="Times New Roman" w:hAnsi="Times New Roman" w:cs="Times New Roman"/>
                <w:b/>
                <w:bCs/>
              </w:rPr>
              <w:t xml:space="preserve">А2: Реєстрація через соціальну мережу </w:t>
            </w:r>
            <w:proofErr w:type="spellStart"/>
            <w:r w:rsidRPr="000311AE">
              <w:rPr>
                <w:rFonts w:ascii="Times New Roman" w:hAnsi="Times New Roman" w:cs="Times New Roman"/>
                <w:b/>
                <w:bCs/>
              </w:rPr>
              <w:t>Facebook</w:t>
            </w:r>
            <w:proofErr w:type="spellEnd"/>
          </w:p>
          <w:p w14:paraId="4E2CDBB4" w14:textId="4DB9F4DF" w:rsidR="008C61D6" w:rsidRPr="00907377" w:rsidRDefault="00154FDA" w:rsidP="004375E2">
            <w:pPr>
              <w:pStyle w:val="a9"/>
              <w:numPr>
                <w:ilvl w:val="0"/>
                <w:numId w:val="8"/>
              </w:numPr>
              <w:spacing w:line="240" w:lineRule="auto"/>
              <w:jc w:val="both"/>
              <w:rPr>
                <w:rFonts w:ascii="Times New Roman" w:hAnsi="Times New Roman" w:cs="Times New Roman"/>
              </w:rPr>
            </w:pPr>
            <w:r w:rsidRPr="00907377">
              <w:rPr>
                <w:rFonts w:ascii="Times New Roman" w:hAnsi="Times New Roman" w:cs="Times New Roman"/>
              </w:rPr>
              <w:t xml:space="preserve">Аналогічно до сценарію А1, але використовується авторизація через </w:t>
            </w:r>
            <w:proofErr w:type="spellStart"/>
            <w:r w:rsidRPr="00907377">
              <w:rPr>
                <w:rFonts w:ascii="Times New Roman" w:hAnsi="Times New Roman" w:cs="Times New Roman"/>
              </w:rPr>
              <w:t>Facebook</w:t>
            </w:r>
            <w:proofErr w:type="spellEnd"/>
            <w:r w:rsidRPr="00907377">
              <w:rPr>
                <w:rFonts w:ascii="Times New Roman" w:hAnsi="Times New Roman" w:cs="Times New Roman"/>
              </w:rPr>
              <w:t xml:space="preserve"> </w:t>
            </w:r>
            <w:proofErr w:type="spellStart"/>
            <w:r w:rsidRPr="00907377">
              <w:rPr>
                <w:rFonts w:ascii="Times New Roman" w:hAnsi="Times New Roman" w:cs="Times New Roman"/>
              </w:rPr>
              <w:t>OAuth</w:t>
            </w:r>
            <w:proofErr w:type="spellEnd"/>
            <w:r w:rsidRPr="00907377">
              <w:rPr>
                <w:rFonts w:ascii="Times New Roman" w:hAnsi="Times New Roman" w:cs="Times New Roman"/>
              </w:rPr>
              <w:t xml:space="preserve"> API замість </w:t>
            </w:r>
            <w:proofErr w:type="spellStart"/>
            <w:r w:rsidRPr="00907377">
              <w:rPr>
                <w:rFonts w:ascii="Times New Roman" w:hAnsi="Times New Roman" w:cs="Times New Roman"/>
              </w:rPr>
              <w:t>Google</w:t>
            </w:r>
            <w:proofErr w:type="spellEnd"/>
          </w:p>
          <w:p w14:paraId="46365E10" w14:textId="7F47AB60" w:rsidR="008C61D6" w:rsidRPr="00907377" w:rsidRDefault="00154FDA" w:rsidP="004375E2">
            <w:pPr>
              <w:pStyle w:val="a9"/>
              <w:numPr>
                <w:ilvl w:val="0"/>
                <w:numId w:val="8"/>
              </w:numPr>
              <w:spacing w:line="240" w:lineRule="auto"/>
              <w:jc w:val="both"/>
              <w:rPr>
                <w:rFonts w:ascii="Times New Roman" w:hAnsi="Times New Roman" w:cs="Times New Roman"/>
              </w:rPr>
            </w:pPr>
            <w:r w:rsidRPr="00907377">
              <w:rPr>
                <w:rFonts w:ascii="Times New Roman" w:hAnsi="Times New Roman" w:cs="Times New Roman"/>
              </w:rPr>
              <w:t xml:space="preserve">Всі кроки ідентичні з заміною </w:t>
            </w:r>
            <w:proofErr w:type="spellStart"/>
            <w:r w:rsidRPr="00907377">
              <w:rPr>
                <w:rFonts w:ascii="Times New Roman" w:hAnsi="Times New Roman" w:cs="Times New Roman"/>
              </w:rPr>
              <w:t>Google</w:t>
            </w:r>
            <w:proofErr w:type="spellEnd"/>
            <w:r w:rsidRPr="00907377">
              <w:rPr>
                <w:rFonts w:ascii="Times New Roman" w:hAnsi="Times New Roman" w:cs="Times New Roman"/>
              </w:rPr>
              <w:t xml:space="preserve"> на </w:t>
            </w:r>
            <w:proofErr w:type="spellStart"/>
            <w:r w:rsidRPr="00907377">
              <w:rPr>
                <w:rFonts w:ascii="Times New Roman" w:hAnsi="Times New Roman" w:cs="Times New Roman"/>
              </w:rPr>
              <w:t>Facebook</w:t>
            </w:r>
            <w:proofErr w:type="spellEnd"/>
          </w:p>
          <w:p w14:paraId="250EBCB0" w14:textId="77777777" w:rsidR="008C61D6" w:rsidRPr="000311AE" w:rsidRDefault="00154FDA" w:rsidP="004375E2">
            <w:pPr>
              <w:spacing w:after="0" w:line="240" w:lineRule="auto"/>
              <w:jc w:val="both"/>
              <w:rPr>
                <w:rFonts w:ascii="Times New Roman" w:hAnsi="Times New Roman" w:cs="Times New Roman"/>
                <w:b/>
                <w:bCs/>
              </w:rPr>
            </w:pPr>
            <w:r w:rsidRPr="000311AE">
              <w:rPr>
                <w:rFonts w:ascii="Times New Roman" w:hAnsi="Times New Roman" w:cs="Times New Roman"/>
                <w:b/>
                <w:bCs/>
              </w:rPr>
              <w:t xml:space="preserve">А3: Повторне надсилання </w:t>
            </w:r>
            <w:proofErr w:type="spellStart"/>
            <w:r w:rsidRPr="000311AE">
              <w:rPr>
                <w:rFonts w:ascii="Times New Roman" w:hAnsi="Times New Roman" w:cs="Times New Roman"/>
                <w:b/>
                <w:bCs/>
              </w:rPr>
              <w:t>email</w:t>
            </w:r>
            <w:proofErr w:type="spellEnd"/>
            <w:r w:rsidRPr="000311AE">
              <w:rPr>
                <w:rFonts w:ascii="Times New Roman" w:hAnsi="Times New Roman" w:cs="Times New Roman"/>
                <w:b/>
                <w:bCs/>
              </w:rPr>
              <w:t xml:space="preserve"> верифікації</w:t>
            </w:r>
          </w:p>
          <w:p w14:paraId="0807576D" w14:textId="154A2101" w:rsidR="008C61D6" w:rsidRPr="00907377" w:rsidRDefault="00154FDA" w:rsidP="004375E2">
            <w:pPr>
              <w:pStyle w:val="a9"/>
              <w:numPr>
                <w:ilvl w:val="0"/>
                <w:numId w:val="10"/>
              </w:numPr>
              <w:spacing w:line="240" w:lineRule="auto"/>
              <w:jc w:val="both"/>
              <w:rPr>
                <w:rFonts w:ascii="Times New Roman" w:hAnsi="Times New Roman" w:cs="Times New Roman"/>
              </w:rPr>
            </w:pPr>
            <w:r w:rsidRPr="00907377">
              <w:rPr>
                <w:rFonts w:ascii="Times New Roman" w:hAnsi="Times New Roman" w:cs="Times New Roman"/>
              </w:rPr>
              <w:t xml:space="preserve">Після кроку 10: Користувач очікує, але не отримує </w:t>
            </w:r>
            <w:proofErr w:type="spellStart"/>
            <w:r w:rsidRPr="00907377">
              <w:rPr>
                <w:rFonts w:ascii="Times New Roman" w:hAnsi="Times New Roman" w:cs="Times New Roman"/>
              </w:rPr>
              <w:t>email</w:t>
            </w:r>
            <w:proofErr w:type="spellEnd"/>
            <w:r w:rsidRPr="00907377">
              <w:rPr>
                <w:rFonts w:ascii="Times New Roman" w:hAnsi="Times New Roman" w:cs="Times New Roman"/>
              </w:rPr>
              <w:t xml:space="preserve"> протягом 5 хвилин (можлива затримка доставки або проблеми з </w:t>
            </w:r>
            <w:proofErr w:type="spellStart"/>
            <w:r w:rsidRPr="00907377">
              <w:rPr>
                <w:rFonts w:ascii="Times New Roman" w:hAnsi="Times New Roman" w:cs="Times New Roman"/>
              </w:rPr>
              <w:t>email</w:t>
            </w:r>
            <w:proofErr w:type="spellEnd"/>
            <w:r w:rsidRPr="00907377">
              <w:rPr>
                <w:rFonts w:ascii="Times New Roman" w:hAnsi="Times New Roman" w:cs="Times New Roman"/>
              </w:rPr>
              <w:t xml:space="preserve"> провайдером)</w:t>
            </w:r>
          </w:p>
          <w:p w14:paraId="661B5CA2" w14:textId="3DE17599" w:rsidR="008C61D6" w:rsidRPr="00907377" w:rsidRDefault="00154FDA" w:rsidP="004375E2">
            <w:pPr>
              <w:pStyle w:val="a9"/>
              <w:numPr>
                <w:ilvl w:val="0"/>
                <w:numId w:val="10"/>
              </w:numPr>
              <w:spacing w:line="240" w:lineRule="auto"/>
              <w:jc w:val="both"/>
              <w:rPr>
                <w:rFonts w:ascii="Times New Roman" w:hAnsi="Times New Roman" w:cs="Times New Roman"/>
              </w:rPr>
            </w:pPr>
            <w:r w:rsidRPr="00907377">
              <w:rPr>
                <w:rFonts w:ascii="Times New Roman" w:hAnsi="Times New Roman" w:cs="Times New Roman"/>
              </w:rPr>
              <w:t xml:space="preserve">Користувач натискає кнопку "Надіслати </w:t>
            </w:r>
            <w:proofErr w:type="spellStart"/>
            <w:r w:rsidRPr="00907377">
              <w:rPr>
                <w:rFonts w:ascii="Times New Roman" w:hAnsi="Times New Roman" w:cs="Times New Roman"/>
              </w:rPr>
              <w:t>email</w:t>
            </w:r>
            <w:proofErr w:type="spellEnd"/>
            <w:r w:rsidRPr="00907377">
              <w:rPr>
                <w:rFonts w:ascii="Times New Roman" w:hAnsi="Times New Roman" w:cs="Times New Roman"/>
              </w:rPr>
              <w:t xml:space="preserve"> повторно" на сторінці очікування підтвердження</w:t>
            </w:r>
          </w:p>
          <w:p w14:paraId="7EF5FB02" w14:textId="28E1415A" w:rsidR="008C61D6" w:rsidRPr="00907377" w:rsidRDefault="00154FDA" w:rsidP="004375E2">
            <w:pPr>
              <w:pStyle w:val="a9"/>
              <w:numPr>
                <w:ilvl w:val="0"/>
                <w:numId w:val="10"/>
              </w:numPr>
              <w:spacing w:line="240" w:lineRule="auto"/>
              <w:jc w:val="both"/>
              <w:rPr>
                <w:rFonts w:ascii="Times New Roman" w:hAnsi="Times New Roman" w:cs="Times New Roman"/>
              </w:rPr>
            </w:pPr>
            <w:r w:rsidRPr="00907377">
              <w:rPr>
                <w:rFonts w:ascii="Times New Roman" w:hAnsi="Times New Roman" w:cs="Times New Roman"/>
              </w:rPr>
              <w:t xml:space="preserve">Система перевіряє, що попередній </w:t>
            </w:r>
            <w:proofErr w:type="spellStart"/>
            <w:r w:rsidRPr="00907377">
              <w:rPr>
                <w:rFonts w:ascii="Times New Roman" w:hAnsi="Times New Roman" w:cs="Times New Roman"/>
              </w:rPr>
              <w:t>email</w:t>
            </w:r>
            <w:proofErr w:type="spellEnd"/>
            <w:r w:rsidRPr="00907377">
              <w:rPr>
                <w:rFonts w:ascii="Times New Roman" w:hAnsi="Times New Roman" w:cs="Times New Roman"/>
              </w:rPr>
              <w:t xml:space="preserve"> був надісланий більше 2 хвилин тому (захист від спаму та надмірного навантаження на </w:t>
            </w:r>
            <w:proofErr w:type="spellStart"/>
            <w:r w:rsidRPr="00907377">
              <w:rPr>
                <w:rFonts w:ascii="Times New Roman" w:hAnsi="Times New Roman" w:cs="Times New Roman"/>
              </w:rPr>
              <w:t>email</w:t>
            </w:r>
            <w:proofErr w:type="spellEnd"/>
            <w:r w:rsidRPr="00907377">
              <w:rPr>
                <w:rFonts w:ascii="Times New Roman" w:hAnsi="Times New Roman" w:cs="Times New Roman"/>
              </w:rPr>
              <w:t xml:space="preserve"> сервіс)</w:t>
            </w:r>
          </w:p>
          <w:p w14:paraId="761B7E34" w14:textId="77777777" w:rsidR="005D2CB3" w:rsidRPr="005D2CB3" w:rsidRDefault="00154FDA" w:rsidP="004375E2">
            <w:pPr>
              <w:pStyle w:val="a9"/>
              <w:numPr>
                <w:ilvl w:val="0"/>
                <w:numId w:val="10"/>
              </w:numPr>
              <w:spacing w:line="240" w:lineRule="auto"/>
              <w:jc w:val="both"/>
              <w:rPr>
                <w:rFonts w:ascii="Times New Roman" w:hAnsi="Times New Roman" w:cs="Times New Roman"/>
              </w:rPr>
            </w:pPr>
            <w:r w:rsidRPr="00907377">
              <w:rPr>
                <w:rFonts w:ascii="Times New Roman" w:hAnsi="Times New Roman" w:cs="Times New Roman"/>
              </w:rPr>
              <w:t>Система генерує новий токен верифікації та анулює попередній для безпеки</w:t>
            </w:r>
          </w:p>
          <w:p w14:paraId="7836BA56" w14:textId="30EFAF0E" w:rsidR="008C61D6" w:rsidRPr="00907377" w:rsidRDefault="00154FDA" w:rsidP="004375E2">
            <w:pPr>
              <w:pStyle w:val="a9"/>
              <w:numPr>
                <w:ilvl w:val="0"/>
                <w:numId w:val="10"/>
              </w:numPr>
              <w:spacing w:line="240" w:lineRule="auto"/>
              <w:jc w:val="both"/>
              <w:rPr>
                <w:rFonts w:ascii="Times New Roman" w:hAnsi="Times New Roman" w:cs="Times New Roman"/>
              </w:rPr>
            </w:pPr>
            <w:r w:rsidRPr="00907377">
              <w:rPr>
                <w:rFonts w:ascii="Times New Roman" w:hAnsi="Times New Roman" w:cs="Times New Roman"/>
              </w:rPr>
              <w:t xml:space="preserve"> Система повторно відправляє </w:t>
            </w:r>
            <w:proofErr w:type="spellStart"/>
            <w:r w:rsidRPr="00907377">
              <w:rPr>
                <w:rFonts w:ascii="Times New Roman" w:hAnsi="Times New Roman" w:cs="Times New Roman"/>
              </w:rPr>
              <w:t>email</w:t>
            </w:r>
            <w:proofErr w:type="spellEnd"/>
            <w:r w:rsidRPr="00907377">
              <w:rPr>
                <w:rFonts w:ascii="Times New Roman" w:hAnsi="Times New Roman" w:cs="Times New Roman"/>
              </w:rPr>
              <w:t xml:space="preserve"> верифікації з новим токеном через FR 14</w:t>
            </w:r>
          </w:p>
          <w:p w14:paraId="67EAA9F2" w14:textId="25EBB4BA" w:rsidR="00154FDA" w:rsidRPr="00361395" w:rsidRDefault="00154FDA" w:rsidP="004375E2">
            <w:pPr>
              <w:pStyle w:val="a9"/>
              <w:numPr>
                <w:ilvl w:val="0"/>
                <w:numId w:val="10"/>
              </w:numPr>
              <w:spacing w:line="240" w:lineRule="auto"/>
              <w:jc w:val="both"/>
              <w:rPr>
                <w:rFonts w:ascii="Times New Roman" w:hAnsi="Times New Roman" w:cs="Times New Roman"/>
              </w:rPr>
            </w:pPr>
            <w:r w:rsidRPr="00907377">
              <w:rPr>
                <w:rFonts w:ascii="Times New Roman" w:hAnsi="Times New Roman" w:cs="Times New Roman"/>
              </w:rPr>
              <w:t>Система відображає підтвердження: "</w:t>
            </w:r>
            <w:proofErr w:type="spellStart"/>
            <w:r w:rsidRPr="00907377">
              <w:rPr>
                <w:rFonts w:ascii="Times New Roman" w:hAnsi="Times New Roman" w:cs="Times New Roman"/>
              </w:rPr>
              <w:t>Email</w:t>
            </w:r>
            <w:proofErr w:type="spellEnd"/>
            <w:r w:rsidRPr="00907377">
              <w:rPr>
                <w:rFonts w:ascii="Times New Roman" w:hAnsi="Times New Roman" w:cs="Times New Roman"/>
              </w:rPr>
              <w:t xml:space="preserve"> верифікації надіслано повторно. Перевірте вашу поштову скриньку, включаючи папку спам"</w:t>
            </w:r>
          </w:p>
        </w:tc>
      </w:tr>
      <w:tr w:rsidR="00154FDA" w:rsidRPr="000311AE" w14:paraId="5C2813D2" w14:textId="77777777" w:rsidTr="00154FDA">
        <w:tc>
          <w:tcPr>
            <w:tcW w:w="0" w:type="auto"/>
            <w:hideMark/>
          </w:tcPr>
          <w:p w14:paraId="34588C04" w14:textId="77777777" w:rsidR="00154FDA" w:rsidRPr="000311AE" w:rsidRDefault="00154FDA" w:rsidP="004375E2">
            <w:pPr>
              <w:spacing w:line="240" w:lineRule="auto"/>
              <w:jc w:val="both"/>
              <w:rPr>
                <w:rFonts w:ascii="Times New Roman" w:hAnsi="Times New Roman" w:cs="Times New Roman"/>
              </w:rPr>
            </w:pPr>
            <w:r w:rsidRPr="000311AE">
              <w:rPr>
                <w:rFonts w:ascii="Times New Roman" w:hAnsi="Times New Roman" w:cs="Times New Roman"/>
                <w:b/>
                <w:bCs/>
              </w:rPr>
              <w:t>Негативні сценарії (виключення)</w:t>
            </w:r>
          </w:p>
        </w:tc>
        <w:tc>
          <w:tcPr>
            <w:tcW w:w="0" w:type="auto"/>
            <w:hideMark/>
          </w:tcPr>
          <w:p w14:paraId="0407379C" w14:textId="77777777" w:rsidR="008C61D6" w:rsidRPr="000311AE" w:rsidRDefault="00154FDA" w:rsidP="004375E2">
            <w:pPr>
              <w:spacing w:after="0" w:line="240" w:lineRule="auto"/>
              <w:jc w:val="both"/>
              <w:rPr>
                <w:rFonts w:ascii="Times New Roman" w:hAnsi="Times New Roman" w:cs="Times New Roman"/>
                <w:b/>
                <w:bCs/>
              </w:rPr>
            </w:pPr>
            <w:r w:rsidRPr="000311AE">
              <w:rPr>
                <w:rFonts w:ascii="Times New Roman" w:hAnsi="Times New Roman" w:cs="Times New Roman"/>
                <w:b/>
                <w:bCs/>
              </w:rPr>
              <w:t xml:space="preserve">Н1: </w:t>
            </w:r>
            <w:proofErr w:type="spellStart"/>
            <w:r w:rsidRPr="000311AE">
              <w:rPr>
                <w:rFonts w:ascii="Times New Roman" w:hAnsi="Times New Roman" w:cs="Times New Roman"/>
                <w:b/>
                <w:bCs/>
              </w:rPr>
              <w:t>Email</w:t>
            </w:r>
            <w:proofErr w:type="spellEnd"/>
            <w:r w:rsidRPr="000311AE">
              <w:rPr>
                <w:rFonts w:ascii="Times New Roman" w:hAnsi="Times New Roman" w:cs="Times New Roman"/>
                <w:b/>
                <w:bCs/>
              </w:rPr>
              <w:t xml:space="preserve"> вже зареєстрований в системі</w:t>
            </w:r>
          </w:p>
          <w:p w14:paraId="55B075E7" w14:textId="1254B57B" w:rsidR="008C61D6" w:rsidRPr="00907377" w:rsidRDefault="00154FDA" w:rsidP="004375E2">
            <w:pPr>
              <w:pStyle w:val="a9"/>
              <w:numPr>
                <w:ilvl w:val="0"/>
                <w:numId w:val="12"/>
              </w:numPr>
              <w:spacing w:line="240" w:lineRule="auto"/>
              <w:jc w:val="both"/>
              <w:rPr>
                <w:rFonts w:ascii="Times New Roman" w:hAnsi="Times New Roman" w:cs="Times New Roman"/>
              </w:rPr>
            </w:pPr>
            <w:r w:rsidRPr="00907377">
              <w:rPr>
                <w:rFonts w:ascii="Times New Roman" w:hAnsi="Times New Roman" w:cs="Times New Roman"/>
              </w:rPr>
              <w:t xml:space="preserve">На кроці 7: Система виконує перевірку унікальності </w:t>
            </w:r>
            <w:proofErr w:type="spellStart"/>
            <w:r w:rsidRPr="00907377">
              <w:rPr>
                <w:rFonts w:ascii="Times New Roman" w:hAnsi="Times New Roman" w:cs="Times New Roman"/>
              </w:rPr>
              <w:t>email</w:t>
            </w:r>
            <w:proofErr w:type="spellEnd"/>
            <w:r w:rsidRPr="00907377">
              <w:rPr>
                <w:rFonts w:ascii="Times New Roman" w:hAnsi="Times New Roman" w:cs="Times New Roman"/>
              </w:rPr>
              <w:t xml:space="preserve"> та виявляє, що введений </w:t>
            </w:r>
            <w:proofErr w:type="spellStart"/>
            <w:r w:rsidRPr="00907377">
              <w:rPr>
                <w:rFonts w:ascii="Times New Roman" w:hAnsi="Times New Roman" w:cs="Times New Roman"/>
              </w:rPr>
              <w:t>email</w:t>
            </w:r>
            <w:proofErr w:type="spellEnd"/>
            <w:r w:rsidRPr="00907377">
              <w:rPr>
                <w:rFonts w:ascii="Times New Roman" w:hAnsi="Times New Roman" w:cs="Times New Roman"/>
              </w:rPr>
              <w:t xml:space="preserve"> вже існує в базі даних користувачів</w:t>
            </w:r>
          </w:p>
          <w:p w14:paraId="60861612" w14:textId="7FFA0132" w:rsidR="008C61D6" w:rsidRPr="00907377" w:rsidRDefault="00154FDA" w:rsidP="004375E2">
            <w:pPr>
              <w:pStyle w:val="a9"/>
              <w:numPr>
                <w:ilvl w:val="0"/>
                <w:numId w:val="12"/>
              </w:numPr>
              <w:spacing w:line="240" w:lineRule="auto"/>
              <w:jc w:val="both"/>
              <w:rPr>
                <w:rFonts w:ascii="Times New Roman" w:hAnsi="Times New Roman" w:cs="Times New Roman"/>
              </w:rPr>
            </w:pPr>
            <w:r w:rsidRPr="00907377">
              <w:rPr>
                <w:rFonts w:ascii="Times New Roman" w:hAnsi="Times New Roman" w:cs="Times New Roman"/>
              </w:rPr>
              <w:t xml:space="preserve">Система відображає зрозуміле повідомлення про помилку згідно FR 18: "Цей </w:t>
            </w:r>
            <w:proofErr w:type="spellStart"/>
            <w:r w:rsidRPr="00907377">
              <w:rPr>
                <w:rFonts w:ascii="Times New Roman" w:hAnsi="Times New Roman" w:cs="Times New Roman"/>
              </w:rPr>
              <w:t>email</w:t>
            </w:r>
            <w:proofErr w:type="spellEnd"/>
            <w:r w:rsidRPr="00907377">
              <w:rPr>
                <w:rFonts w:ascii="Times New Roman" w:hAnsi="Times New Roman" w:cs="Times New Roman"/>
              </w:rPr>
              <w:t xml:space="preserve"> вже зареєстрований. Спробуйте увійти або використайте опцію 'Забули пароль?', якщо не пам'ятаєте дані для входу"</w:t>
            </w:r>
          </w:p>
          <w:p w14:paraId="6FB840CA" w14:textId="4CD20A29" w:rsidR="008C61D6" w:rsidRPr="00907377" w:rsidRDefault="00154FDA" w:rsidP="004375E2">
            <w:pPr>
              <w:pStyle w:val="a9"/>
              <w:numPr>
                <w:ilvl w:val="0"/>
                <w:numId w:val="12"/>
              </w:numPr>
              <w:spacing w:line="240" w:lineRule="auto"/>
              <w:jc w:val="both"/>
              <w:rPr>
                <w:rFonts w:ascii="Times New Roman" w:hAnsi="Times New Roman" w:cs="Times New Roman"/>
              </w:rPr>
            </w:pPr>
            <w:r w:rsidRPr="00907377">
              <w:rPr>
                <w:rFonts w:ascii="Times New Roman" w:hAnsi="Times New Roman" w:cs="Times New Roman"/>
              </w:rPr>
              <w:t>Система надає активні посилання: "Увійти" та "Забули пароль?" для зручності користувача</w:t>
            </w:r>
          </w:p>
          <w:p w14:paraId="607A517C" w14:textId="32EB641E" w:rsidR="008C61D6" w:rsidRPr="00907377" w:rsidRDefault="00154FDA" w:rsidP="004375E2">
            <w:pPr>
              <w:pStyle w:val="a9"/>
              <w:numPr>
                <w:ilvl w:val="0"/>
                <w:numId w:val="12"/>
              </w:numPr>
              <w:spacing w:line="240" w:lineRule="auto"/>
              <w:jc w:val="both"/>
              <w:rPr>
                <w:rFonts w:ascii="Times New Roman" w:hAnsi="Times New Roman" w:cs="Times New Roman"/>
              </w:rPr>
            </w:pPr>
            <w:r w:rsidRPr="00907377">
              <w:rPr>
                <w:rFonts w:ascii="Times New Roman" w:hAnsi="Times New Roman" w:cs="Times New Roman"/>
              </w:rPr>
              <w:t xml:space="preserve">Система </w:t>
            </w:r>
            <w:proofErr w:type="spellStart"/>
            <w:r w:rsidRPr="00907377">
              <w:rPr>
                <w:rFonts w:ascii="Times New Roman" w:hAnsi="Times New Roman" w:cs="Times New Roman"/>
              </w:rPr>
              <w:t>логує</w:t>
            </w:r>
            <w:proofErr w:type="spellEnd"/>
            <w:r w:rsidRPr="00907377">
              <w:rPr>
                <w:rFonts w:ascii="Times New Roman" w:hAnsi="Times New Roman" w:cs="Times New Roman"/>
              </w:rPr>
              <w:t xml:space="preserve"> спробу реєстрації з дублікатом </w:t>
            </w:r>
            <w:proofErr w:type="spellStart"/>
            <w:r w:rsidRPr="00907377">
              <w:rPr>
                <w:rFonts w:ascii="Times New Roman" w:hAnsi="Times New Roman" w:cs="Times New Roman"/>
              </w:rPr>
              <w:t>email</w:t>
            </w:r>
            <w:proofErr w:type="spellEnd"/>
            <w:r w:rsidRPr="00907377">
              <w:rPr>
                <w:rFonts w:ascii="Times New Roman" w:hAnsi="Times New Roman" w:cs="Times New Roman"/>
              </w:rPr>
              <w:t xml:space="preserve"> у файл безпеки згідно FR 17, включаючи IP-адресу, </w:t>
            </w:r>
            <w:proofErr w:type="spellStart"/>
            <w:r w:rsidRPr="00907377">
              <w:rPr>
                <w:rFonts w:ascii="Times New Roman" w:hAnsi="Times New Roman" w:cs="Times New Roman"/>
              </w:rPr>
              <w:t>timestamp</w:t>
            </w:r>
            <w:proofErr w:type="spellEnd"/>
            <w:r w:rsidRPr="00907377">
              <w:rPr>
                <w:rFonts w:ascii="Times New Roman" w:hAnsi="Times New Roman" w:cs="Times New Roman"/>
              </w:rPr>
              <w:t xml:space="preserve"> та введений </w:t>
            </w:r>
            <w:proofErr w:type="spellStart"/>
            <w:r w:rsidRPr="00907377">
              <w:rPr>
                <w:rFonts w:ascii="Times New Roman" w:hAnsi="Times New Roman" w:cs="Times New Roman"/>
              </w:rPr>
              <w:t>email</w:t>
            </w:r>
            <w:proofErr w:type="spellEnd"/>
            <w:r w:rsidRPr="00907377">
              <w:rPr>
                <w:rFonts w:ascii="Times New Roman" w:hAnsi="Times New Roman" w:cs="Times New Roman"/>
              </w:rPr>
              <w:t xml:space="preserve"> для </w:t>
            </w:r>
            <w:r w:rsidRPr="00907377">
              <w:rPr>
                <w:rFonts w:ascii="Times New Roman" w:hAnsi="Times New Roman" w:cs="Times New Roman"/>
              </w:rPr>
              <w:lastRenderedPageBreak/>
              <w:t>моніторингу підозрілої активності</w:t>
            </w:r>
          </w:p>
          <w:p w14:paraId="2008DF81" w14:textId="41AD24AA" w:rsidR="008C61D6" w:rsidRPr="00907377" w:rsidRDefault="00154FDA" w:rsidP="004375E2">
            <w:pPr>
              <w:pStyle w:val="a9"/>
              <w:numPr>
                <w:ilvl w:val="0"/>
                <w:numId w:val="12"/>
              </w:numPr>
              <w:spacing w:line="240" w:lineRule="auto"/>
              <w:jc w:val="both"/>
              <w:rPr>
                <w:rFonts w:ascii="Times New Roman" w:hAnsi="Times New Roman" w:cs="Times New Roman"/>
              </w:rPr>
            </w:pPr>
            <w:r w:rsidRPr="00907377">
              <w:rPr>
                <w:rFonts w:ascii="Times New Roman" w:hAnsi="Times New Roman" w:cs="Times New Roman"/>
              </w:rPr>
              <w:t xml:space="preserve">Обліковий запис НЕ створюється. </w:t>
            </w:r>
          </w:p>
          <w:p w14:paraId="3F2E47EE" w14:textId="77777777" w:rsidR="008C61D6" w:rsidRPr="000311AE" w:rsidRDefault="00154FDA" w:rsidP="004375E2">
            <w:pPr>
              <w:spacing w:after="0" w:line="240" w:lineRule="auto"/>
              <w:jc w:val="both"/>
              <w:rPr>
                <w:rFonts w:ascii="Times New Roman" w:hAnsi="Times New Roman" w:cs="Times New Roman"/>
                <w:b/>
                <w:bCs/>
              </w:rPr>
            </w:pPr>
            <w:r w:rsidRPr="000311AE">
              <w:rPr>
                <w:rFonts w:ascii="Times New Roman" w:hAnsi="Times New Roman" w:cs="Times New Roman"/>
                <w:b/>
                <w:bCs/>
              </w:rPr>
              <w:t>Н2: Пароль не відповідає вимогам безпеки</w:t>
            </w:r>
          </w:p>
          <w:p w14:paraId="7052D4A6" w14:textId="1E45014A" w:rsidR="008C61D6" w:rsidRPr="00907377" w:rsidRDefault="00154FDA" w:rsidP="004375E2">
            <w:pPr>
              <w:pStyle w:val="a9"/>
              <w:numPr>
                <w:ilvl w:val="0"/>
                <w:numId w:val="14"/>
              </w:numPr>
              <w:spacing w:line="240" w:lineRule="auto"/>
              <w:jc w:val="both"/>
              <w:rPr>
                <w:rFonts w:ascii="Times New Roman" w:hAnsi="Times New Roman" w:cs="Times New Roman"/>
              </w:rPr>
            </w:pPr>
            <w:r w:rsidRPr="00907377">
              <w:rPr>
                <w:rFonts w:ascii="Times New Roman" w:hAnsi="Times New Roman" w:cs="Times New Roman"/>
              </w:rPr>
              <w:t xml:space="preserve">На кроці 7: Система </w:t>
            </w:r>
            <w:proofErr w:type="spellStart"/>
            <w:r w:rsidRPr="00907377">
              <w:rPr>
                <w:rFonts w:ascii="Times New Roman" w:hAnsi="Times New Roman" w:cs="Times New Roman"/>
              </w:rPr>
              <w:t>валідує</w:t>
            </w:r>
            <w:proofErr w:type="spellEnd"/>
            <w:r w:rsidRPr="00907377">
              <w:rPr>
                <w:rFonts w:ascii="Times New Roman" w:hAnsi="Times New Roman" w:cs="Times New Roman"/>
              </w:rPr>
              <w:t xml:space="preserve"> пароль та виявляє, що він не відповідає політиці безпеки (менше 8 символів, відсутні цифри, спеціальні символи, або тільки малі/великі літери)</w:t>
            </w:r>
          </w:p>
          <w:p w14:paraId="1739C8CF" w14:textId="5997AAB0" w:rsidR="008C61D6" w:rsidRPr="00907377" w:rsidRDefault="00154FDA" w:rsidP="004375E2">
            <w:pPr>
              <w:pStyle w:val="a9"/>
              <w:numPr>
                <w:ilvl w:val="0"/>
                <w:numId w:val="14"/>
              </w:numPr>
              <w:spacing w:line="240" w:lineRule="auto"/>
              <w:jc w:val="both"/>
              <w:rPr>
                <w:rFonts w:ascii="Times New Roman" w:hAnsi="Times New Roman" w:cs="Times New Roman"/>
                <w:i/>
                <w:iCs/>
              </w:rPr>
            </w:pPr>
            <w:r w:rsidRPr="00907377">
              <w:rPr>
                <w:rFonts w:ascii="Times New Roman" w:hAnsi="Times New Roman" w:cs="Times New Roman"/>
              </w:rPr>
              <w:t>Система відображає детальне повідомлення про помилку згідно FR 18: "Пароль повинен містити мінімум 8 символів, включаючи великі та малі літери, цифри та спеціальні символи (!@#$%^&amp;</w:t>
            </w:r>
            <w:r w:rsidRPr="00907377">
              <w:rPr>
                <w:rFonts w:ascii="Times New Roman" w:hAnsi="Times New Roman" w:cs="Times New Roman"/>
                <w:i/>
                <w:iCs/>
              </w:rPr>
              <w:t>)"</w:t>
            </w:r>
          </w:p>
          <w:p w14:paraId="280CB406" w14:textId="77777777" w:rsidR="00595A56" w:rsidRPr="00595A56" w:rsidRDefault="00154FDA" w:rsidP="004375E2">
            <w:pPr>
              <w:pStyle w:val="a9"/>
              <w:numPr>
                <w:ilvl w:val="0"/>
                <w:numId w:val="14"/>
              </w:numPr>
              <w:spacing w:line="240" w:lineRule="auto"/>
              <w:jc w:val="both"/>
              <w:rPr>
                <w:rFonts w:ascii="Times New Roman" w:hAnsi="Times New Roman" w:cs="Times New Roman"/>
              </w:rPr>
            </w:pPr>
            <w:r w:rsidRPr="00595A56">
              <w:rPr>
                <w:rFonts w:ascii="Times New Roman" w:hAnsi="Times New Roman" w:cs="Times New Roman"/>
              </w:rPr>
              <w:t>Система підсвічує поле пароля червоним кольором для візуального виділення проблеми</w:t>
            </w:r>
          </w:p>
          <w:p w14:paraId="660946BB" w14:textId="1322A246" w:rsidR="00A11FB7" w:rsidRPr="00595A56" w:rsidRDefault="00154FDA" w:rsidP="004375E2">
            <w:pPr>
              <w:pStyle w:val="a9"/>
              <w:numPr>
                <w:ilvl w:val="0"/>
                <w:numId w:val="14"/>
              </w:numPr>
              <w:spacing w:line="240" w:lineRule="auto"/>
              <w:jc w:val="both"/>
              <w:rPr>
                <w:rFonts w:ascii="Times New Roman" w:hAnsi="Times New Roman" w:cs="Times New Roman"/>
              </w:rPr>
            </w:pPr>
            <w:r w:rsidRPr="00595A56">
              <w:rPr>
                <w:rFonts w:ascii="Times New Roman" w:hAnsi="Times New Roman" w:cs="Times New Roman"/>
              </w:rPr>
              <w:t>Система може відображати індикатор складності пароля в реальному часі (слабкий/середній/сильний)</w:t>
            </w:r>
          </w:p>
          <w:p w14:paraId="21FE787A" w14:textId="351FA6D3" w:rsidR="00595A56" w:rsidRPr="00361395" w:rsidRDefault="00154FDA" w:rsidP="004375E2">
            <w:pPr>
              <w:pStyle w:val="a9"/>
              <w:numPr>
                <w:ilvl w:val="0"/>
                <w:numId w:val="14"/>
              </w:numPr>
              <w:spacing w:line="240" w:lineRule="auto"/>
              <w:jc w:val="both"/>
              <w:rPr>
                <w:rFonts w:ascii="Times New Roman" w:hAnsi="Times New Roman" w:cs="Times New Roman"/>
              </w:rPr>
            </w:pPr>
            <w:r w:rsidRPr="00595A56">
              <w:rPr>
                <w:rFonts w:ascii="Times New Roman" w:hAnsi="Times New Roman" w:cs="Times New Roman"/>
              </w:rPr>
              <w:t>Користувач повертається до кроку 4 для введення нового, більш захищеного пароля</w:t>
            </w:r>
          </w:p>
          <w:p w14:paraId="618451AF" w14:textId="5341E517" w:rsidR="00A11FB7" w:rsidRPr="00907377" w:rsidRDefault="00154FDA" w:rsidP="004375E2">
            <w:pPr>
              <w:spacing w:after="0" w:line="240" w:lineRule="auto"/>
              <w:jc w:val="both"/>
              <w:rPr>
                <w:rFonts w:ascii="Times New Roman" w:hAnsi="Times New Roman" w:cs="Times New Roman"/>
                <w:b/>
                <w:bCs/>
              </w:rPr>
            </w:pPr>
            <w:r w:rsidRPr="00907377">
              <w:rPr>
                <w:rFonts w:ascii="Times New Roman" w:hAnsi="Times New Roman" w:cs="Times New Roman"/>
                <w:b/>
                <w:bCs/>
              </w:rPr>
              <w:t xml:space="preserve">Н3: Неправильний формат </w:t>
            </w:r>
            <w:proofErr w:type="spellStart"/>
            <w:r w:rsidRPr="00907377">
              <w:rPr>
                <w:rFonts w:ascii="Times New Roman" w:hAnsi="Times New Roman" w:cs="Times New Roman"/>
                <w:b/>
                <w:bCs/>
              </w:rPr>
              <w:t>email</w:t>
            </w:r>
            <w:proofErr w:type="spellEnd"/>
            <w:r w:rsidRPr="00907377">
              <w:rPr>
                <w:rFonts w:ascii="Times New Roman" w:hAnsi="Times New Roman" w:cs="Times New Roman"/>
                <w:b/>
                <w:bCs/>
              </w:rPr>
              <w:t xml:space="preserve"> адреси</w:t>
            </w:r>
          </w:p>
          <w:p w14:paraId="423A4BC2" w14:textId="77777777" w:rsidR="005D2CB3" w:rsidRPr="005D2CB3" w:rsidRDefault="00154FDA" w:rsidP="004375E2">
            <w:pPr>
              <w:pStyle w:val="a9"/>
              <w:numPr>
                <w:ilvl w:val="0"/>
                <w:numId w:val="16"/>
              </w:numPr>
              <w:spacing w:line="240" w:lineRule="auto"/>
              <w:jc w:val="both"/>
              <w:rPr>
                <w:rFonts w:ascii="Times New Roman" w:hAnsi="Times New Roman" w:cs="Times New Roman"/>
              </w:rPr>
            </w:pPr>
            <w:r w:rsidRPr="00907377">
              <w:rPr>
                <w:rFonts w:ascii="Times New Roman" w:hAnsi="Times New Roman" w:cs="Times New Roman"/>
              </w:rPr>
              <w:t xml:space="preserve">На кроці 7: Система перевіряє формат </w:t>
            </w:r>
            <w:proofErr w:type="spellStart"/>
            <w:r w:rsidRPr="00907377">
              <w:rPr>
                <w:rFonts w:ascii="Times New Roman" w:hAnsi="Times New Roman" w:cs="Times New Roman"/>
              </w:rPr>
              <w:t>email</w:t>
            </w:r>
            <w:proofErr w:type="spellEnd"/>
            <w:r w:rsidRPr="00907377">
              <w:rPr>
                <w:rFonts w:ascii="Times New Roman" w:hAnsi="Times New Roman" w:cs="Times New Roman"/>
              </w:rPr>
              <w:t xml:space="preserve"> та виявляє синтаксичну помилку (відсутній символ @, неправильний формат домену, заборонені символи, пробіли)</w:t>
            </w:r>
          </w:p>
          <w:p w14:paraId="7549EEBF" w14:textId="5EA02F0F" w:rsidR="00A11FB7" w:rsidRPr="00907377" w:rsidRDefault="00154FDA" w:rsidP="004375E2">
            <w:pPr>
              <w:pStyle w:val="a9"/>
              <w:numPr>
                <w:ilvl w:val="0"/>
                <w:numId w:val="16"/>
              </w:numPr>
              <w:spacing w:line="240" w:lineRule="auto"/>
              <w:jc w:val="both"/>
              <w:rPr>
                <w:rFonts w:ascii="Times New Roman" w:hAnsi="Times New Roman" w:cs="Times New Roman"/>
              </w:rPr>
            </w:pPr>
            <w:r w:rsidRPr="00907377">
              <w:rPr>
                <w:rFonts w:ascii="Times New Roman" w:hAnsi="Times New Roman" w:cs="Times New Roman"/>
              </w:rPr>
              <w:t xml:space="preserve"> Система відображає помилку згідно FR 18: "Введіть правильну </w:t>
            </w:r>
            <w:proofErr w:type="spellStart"/>
            <w:r w:rsidRPr="00907377">
              <w:rPr>
                <w:rFonts w:ascii="Times New Roman" w:hAnsi="Times New Roman" w:cs="Times New Roman"/>
              </w:rPr>
              <w:t>email</w:t>
            </w:r>
            <w:proofErr w:type="spellEnd"/>
            <w:r w:rsidRPr="00907377">
              <w:rPr>
                <w:rFonts w:ascii="Times New Roman" w:hAnsi="Times New Roman" w:cs="Times New Roman"/>
              </w:rPr>
              <w:t xml:space="preserve"> адресу у форматі </w:t>
            </w:r>
            <w:hyperlink r:id="rId6" w:history="1">
              <w:r w:rsidRPr="00907377">
                <w:rPr>
                  <w:rStyle w:val="ae"/>
                  <w:rFonts w:ascii="Times New Roman" w:hAnsi="Times New Roman" w:cs="Times New Roman"/>
                </w:rPr>
                <w:t>example@domain.com</w:t>
              </w:r>
            </w:hyperlink>
            <w:r w:rsidRPr="00907377">
              <w:rPr>
                <w:rFonts w:ascii="Times New Roman" w:hAnsi="Times New Roman" w:cs="Times New Roman"/>
              </w:rPr>
              <w:t>"</w:t>
            </w:r>
          </w:p>
          <w:p w14:paraId="619BB643" w14:textId="0BF98F2E" w:rsidR="00A11FB7" w:rsidRPr="00907377" w:rsidRDefault="00154FDA" w:rsidP="004375E2">
            <w:pPr>
              <w:pStyle w:val="a9"/>
              <w:numPr>
                <w:ilvl w:val="0"/>
                <w:numId w:val="16"/>
              </w:numPr>
              <w:spacing w:line="240" w:lineRule="auto"/>
              <w:jc w:val="both"/>
              <w:rPr>
                <w:rFonts w:ascii="Times New Roman" w:hAnsi="Times New Roman" w:cs="Times New Roman"/>
              </w:rPr>
            </w:pPr>
            <w:r w:rsidRPr="00907377">
              <w:rPr>
                <w:rFonts w:ascii="Times New Roman" w:hAnsi="Times New Roman" w:cs="Times New Roman"/>
              </w:rPr>
              <w:t xml:space="preserve">Система підсвічує поле </w:t>
            </w:r>
            <w:proofErr w:type="spellStart"/>
            <w:r w:rsidRPr="00907377">
              <w:rPr>
                <w:rFonts w:ascii="Times New Roman" w:hAnsi="Times New Roman" w:cs="Times New Roman"/>
              </w:rPr>
              <w:t>email</w:t>
            </w:r>
            <w:proofErr w:type="spellEnd"/>
            <w:r w:rsidRPr="00907377">
              <w:rPr>
                <w:rFonts w:ascii="Times New Roman" w:hAnsi="Times New Roman" w:cs="Times New Roman"/>
              </w:rPr>
              <w:t xml:space="preserve"> червоним кольором для акцентування уваги користувача</w:t>
            </w:r>
          </w:p>
          <w:p w14:paraId="3AA01319" w14:textId="00A4DE47" w:rsidR="00A11FB7" w:rsidRPr="00907377" w:rsidRDefault="00154FDA" w:rsidP="004375E2">
            <w:pPr>
              <w:pStyle w:val="a9"/>
              <w:numPr>
                <w:ilvl w:val="0"/>
                <w:numId w:val="16"/>
              </w:numPr>
              <w:spacing w:line="240" w:lineRule="auto"/>
              <w:jc w:val="both"/>
              <w:rPr>
                <w:rFonts w:ascii="Times New Roman" w:hAnsi="Times New Roman" w:cs="Times New Roman"/>
              </w:rPr>
            </w:pPr>
            <w:r w:rsidRPr="00907377">
              <w:rPr>
                <w:rFonts w:ascii="Times New Roman" w:hAnsi="Times New Roman" w:cs="Times New Roman"/>
              </w:rPr>
              <w:t xml:space="preserve">Користувач повертається до кроку 4 для виправлення </w:t>
            </w:r>
            <w:proofErr w:type="spellStart"/>
            <w:r w:rsidRPr="00907377">
              <w:rPr>
                <w:rFonts w:ascii="Times New Roman" w:hAnsi="Times New Roman" w:cs="Times New Roman"/>
              </w:rPr>
              <w:t>email</w:t>
            </w:r>
            <w:proofErr w:type="spellEnd"/>
            <w:r w:rsidRPr="00907377">
              <w:rPr>
                <w:rFonts w:ascii="Times New Roman" w:hAnsi="Times New Roman" w:cs="Times New Roman"/>
              </w:rPr>
              <w:t xml:space="preserve"> адреси</w:t>
            </w:r>
          </w:p>
          <w:p w14:paraId="4AE4A23D" w14:textId="6D344B8D" w:rsidR="00A11FB7" w:rsidRPr="00907377" w:rsidRDefault="00154FDA" w:rsidP="004375E2">
            <w:pPr>
              <w:spacing w:after="0" w:line="240" w:lineRule="auto"/>
              <w:jc w:val="both"/>
              <w:rPr>
                <w:rFonts w:ascii="Times New Roman" w:hAnsi="Times New Roman" w:cs="Times New Roman"/>
                <w:b/>
                <w:bCs/>
              </w:rPr>
            </w:pPr>
            <w:r w:rsidRPr="00907377">
              <w:rPr>
                <w:rFonts w:ascii="Times New Roman" w:hAnsi="Times New Roman" w:cs="Times New Roman"/>
                <w:b/>
                <w:bCs/>
              </w:rPr>
              <w:t>Н4: Паролі в полях не співпадають</w:t>
            </w:r>
          </w:p>
          <w:p w14:paraId="3014448E" w14:textId="6C7C621B" w:rsidR="00A11FB7" w:rsidRPr="00907377" w:rsidRDefault="00154FDA" w:rsidP="004375E2">
            <w:pPr>
              <w:pStyle w:val="a9"/>
              <w:numPr>
                <w:ilvl w:val="0"/>
                <w:numId w:val="18"/>
              </w:numPr>
              <w:spacing w:line="240" w:lineRule="auto"/>
              <w:jc w:val="both"/>
              <w:rPr>
                <w:rFonts w:ascii="Times New Roman" w:hAnsi="Times New Roman" w:cs="Times New Roman"/>
              </w:rPr>
            </w:pPr>
            <w:r w:rsidRPr="00907377">
              <w:rPr>
                <w:rFonts w:ascii="Times New Roman" w:hAnsi="Times New Roman" w:cs="Times New Roman"/>
              </w:rPr>
              <w:t xml:space="preserve">На кроці 7: Система порівнює значення </w:t>
            </w:r>
            <w:proofErr w:type="spellStart"/>
            <w:r w:rsidRPr="00907377">
              <w:rPr>
                <w:rFonts w:ascii="Times New Roman" w:hAnsi="Times New Roman" w:cs="Times New Roman"/>
              </w:rPr>
              <w:t>полей</w:t>
            </w:r>
            <w:proofErr w:type="spellEnd"/>
            <w:r w:rsidRPr="00907377">
              <w:rPr>
                <w:rFonts w:ascii="Times New Roman" w:hAnsi="Times New Roman" w:cs="Times New Roman"/>
              </w:rPr>
              <w:t xml:space="preserve"> "Пароль" та "Підтвердження пароля" та виявляє невідповідність</w:t>
            </w:r>
          </w:p>
          <w:p w14:paraId="7A6F5DCA" w14:textId="05F40EF6" w:rsidR="00A11FB7" w:rsidRPr="00907377" w:rsidRDefault="00154FDA" w:rsidP="004375E2">
            <w:pPr>
              <w:pStyle w:val="a9"/>
              <w:numPr>
                <w:ilvl w:val="0"/>
                <w:numId w:val="18"/>
              </w:numPr>
              <w:spacing w:line="240" w:lineRule="auto"/>
              <w:jc w:val="both"/>
              <w:rPr>
                <w:rFonts w:ascii="Times New Roman" w:hAnsi="Times New Roman" w:cs="Times New Roman"/>
              </w:rPr>
            </w:pPr>
            <w:r w:rsidRPr="00907377">
              <w:rPr>
                <w:rFonts w:ascii="Times New Roman" w:hAnsi="Times New Roman" w:cs="Times New Roman"/>
              </w:rPr>
              <w:t>Система відображає: "Паролі не співпадають. Введіть однаковий пароль в обох полях"</w:t>
            </w:r>
          </w:p>
          <w:p w14:paraId="2B23B8C9" w14:textId="77777777" w:rsidR="005D2CB3" w:rsidRPr="005D2CB3" w:rsidRDefault="00154FDA" w:rsidP="004375E2">
            <w:pPr>
              <w:pStyle w:val="a9"/>
              <w:numPr>
                <w:ilvl w:val="0"/>
                <w:numId w:val="18"/>
              </w:numPr>
              <w:spacing w:line="240" w:lineRule="auto"/>
              <w:jc w:val="both"/>
              <w:rPr>
                <w:rFonts w:ascii="Times New Roman" w:hAnsi="Times New Roman" w:cs="Times New Roman"/>
              </w:rPr>
            </w:pPr>
            <w:r w:rsidRPr="00907377">
              <w:rPr>
                <w:rFonts w:ascii="Times New Roman" w:hAnsi="Times New Roman" w:cs="Times New Roman"/>
              </w:rPr>
              <w:t>Система очищує поле підтвердження пароля для повторного введення</w:t>
            </w:r>
          </w:p>
          <w:p w14:paraId="79693B43" w14:textId="38B5A264" w:rsidR="00361395" w:rsidRPr="00F60095" w:rsidRDefault="00154FDA" w:rsidP="004375E2">
            <w:pPr>
              <w:pStyle w:val="a9"/>
              <w:numPr>
                <w:ilvl w:val="0"/>
                <w:numId w:val="18"/>
              </w:numPr>
              <w:spacing w:line="240" w:lineRule="auto"/>
              <w:jc w:val="both"/>
              <w:rPr>
                <w:rFonts w:ascii="Times New Roman" w:hAnsi="Times New Roman" w:cs="Times New Roman"/>
              </w:rPr>
            </w:pPr>
            <w:r w:rsidRPr="00907377">
              <w:rPr>
                <w:rFonts w:ascii="Times New Roman" w:hAnsi="Times New Roman" w:cs="Times New Roman"/>
              </w:rPr>
              <w:t xml:space="preserve"> Користувач повертається до кроку 4</w:t>
            </w:r>
          </w:p>
          <w:p w14:paraId="33B9961E" w14:textId="6013F9F6" w:rsidR="00A11FB7" w:rsidRPr="00907377" w:rsidRDefault="00154FDA" w:rsidP="004375E2">
            <w:pPr>
              <w:spacing w:after="0" w:line="240" w:lineRule="auto"/>
              <w:jc w:val="both"/>
              <w:rPr>
                <w:rFonts w:ascii="Times New Roman" w:hAnsi="Times New Roman" w:cs="Times New Roman"/>
                <w:b/>
                <w:bCs/>
              </w:rPr>
            </w:pPr>
            <w:r w:rsidRPr="00907377">
              <w:rPr>
                <w:rFonts w:ascii="Times New Roman" w:hAnsi="Times New Roman" w:cs="Times New Roman"/>
                <w:b/>
                <w:bCs/>
              </w:rPr>
              <w:t>Н5: Користувач не погодився з умовами використання</w:t>
            </w:r>
          </w:p>
          <w:p w14:paraId="5CE21796" w14:textId="77777777" w:rsidR="00A11FB7" w:rsidRPr="003B6856" w:rsidRDefault="00154FDA" w:rsidP="004375E2">
            <w:pPr>
              <w:pStyle w:val="a9"/>
              <w:numPr>
                <w:ilvl w:val="0"/>
                <w:numId w:val="19"/>
              </w:numPr>
              <w:spacing w:line="240" w:lineRule="auto"/>
              <w:jc w:val="both"/>
              <w:rPr>
                <w:rFonts w:ascii="Times New Roman" w:hAnsi="Times New Roman" w:cs="Times New Roman"/>
              </w:rPr>
            </w:pPr>
            <w:r w:rsidRPr="003B6856">
              <w:rPr>
                <w:rFonts w:ascii="Times New Roman" w:hAnsi="Times New Roman" w:cs="Times New Roman"/>
              </w:rPr>
              <w:t xml:space="preserve">На кроці 7: Система перевіряє стан </w:t>
            </w:r>
            <w:proofErr w:type="spellStart"/>
            <w:r w:rsidRPr="003B6856">
              <w:rPr>
                <w:rFonts w:ascii="Times New Roman" w:hAnsi="Times New Roman" w:cs="Times New Roman"/>
              </w:rPr>
              <w:t>чекбоксу</w:t>
            </w:r>
            <w:proofErr w:type="spellEnd"/>
            <w:r w:rsidRPr="003B6856">
              <w:rPr>
                <w:rFonts w:ascii="Times New Roman" w:hAnsi="Times New Roman" w:cs="Times New Roman"/>
              </w:rPr>
              <w:t xml:space="preserve"> згоди з умовами та виявляє, що він не активований</w:t>
            </w:r>
          </w:p>
          <w:p w14:paraId="563EDAD7" w14:textId="77777777" w:rsidR="00A11FB7" w:rsidRPr="003B6856" w:rsidRDefault="00154FDA" w:rsidP="004375E2">
            <w:pPr>
              <w:pStyle w:val="a9"/>
              <w:numPr>
                <w:ilvl w:val="0"/>
                <w:numId w:val="19"/>
              </w:numPr>
              <w:spacing w:line="240" w:lineRule="auto"/>
              <w:jc w:val="both"/>
              <w:rPr>
                <w:rFonts w:ascii="Times New Roman" w:hAnsi="Times New Roman" w:cs="Times New Roman"/>
              </w:rPr>
            </w:pPr>
            <w:r w:rsidRPr="003B6856">
              <w:rPr>
                <w:rFonts w:ascii="Times New Roman" w:hAnsi="Times New Roman" w:cs="Times New Roman"/>
              </w:rPr>
              <w:t>Система відображає: "Для реєстрації необхідно погодитися з умовами використання та політикою конфіденційності"</w:t>
            </w:r>
          </w:p>
          <w:p w14:paraId="716C950C" w14:textId="489D71F2" w:rsidR="00A11FB7" w:rsidRPr="003B6856" w:rsidRDefault="00154FDA" w:rsidP="004375E2">
            <w:pPr>
              <w:pStyle w:val="a9"/>
              <w:numPr>
                <w:ilvl w:val="0"/>
                <w:numId w:val="19"/>
              </w:numPr>
              <w:spacing w:line="240" w:lineRule="auto"/>
              <w:jc w:val="both"/>
              <w:rPr>
                <w:rFonts w:ascii="Times New Roman" w:hAnsi="Times New Roman" w:cs="Times New Roman"/>
              </w:rPr>
            </w:pPr>
            <w:r w:rsidRPr="003B6856">
              <w:rPr>
                <w:rFonts w:ascii="Times New Roman" w:hAnsi="Times New Roman" w:cs="Times New Roman"/>
              </w:rPr>
              <w:t xml:space="preserve">Система може підсвітити </w:t>
            </w:r>
            <w:proofErr w:type="spellStart"/>
            <w:r w:rsidRPr="003B6856">
              <w:rPr>
                <w:rFonts w:ascii="Times New Roman" w:hAnsi="Times New Roman" w:cs="Times New Roman"/>
              </w:rPr>
              <w:t>чекбокс</w:t>
            </w:r>
            <w:proofErr w:type="spellEnd"/>
            <w:r w:rsidRPr="003B6856">
              <w:rPr>
                <w:rFonts w:ascii="Times New Roman" w:hAnsi="Times New Roman" w:cs="Times New Roman"/>
              </w:rPr>
              <w:t xml:space="preserve"> червоною рамкою для привернення уваги</w:t>
            </w:r>
          </w:p>
          <w:p w14:paraId="3C3C225F" w14:textId="566273E3" w:rsidR="00A11FB7" w:rsidRPr="003B6856" w:rsidRDefault="00154FDA" w:rsidP="004375E2">
            <w:pPr>
              <w:pStyle w:val="a9"/>
              <w:numPr>
                <w:ilvl w:val="0"/>
                <w:numId w:val="19"/>
              </w:numPr>
              <w:spacing w:line="240" w:lineRule="auto"/>
              <w:jc w:val="both"/>
              <w:rPr>
                <w:rFonts w:ascii="Times New Roman" w:hAnsi="Times New Roman" w:cs="Times New Roman"/>
              </w:rPr>
            </w:pPr>
            <w:r w:rsidRPr="003B6856">
              <w:rPr>
                <w:rFonts w:ascii="Times New Roman" w:hAnsi="Times New Roman" w:cs="Times New Roman"/>
              </w:rPr>
              <w:t>Користувач повертається до кроку 5 для прочитання та прийняття умов</w:t>
            </w:r>
          </w:p>
          <w:p w14:paraId="22D21E5F" w14:textId="4A8B169A" w:rsidR="003B6856" w:rsidRDefault="00154FDA" w:rsidP="004375E2">
            <w:pPr>
              <w:spacing w:after="0" w:line="240" w:lineRule="auto"/>
              <w:jc w:val="both"/>
              <w:rPr>
                <w:rFonts w:ascii="Times New Roman" w:hAnsi="Times New Roman" w:cs="Times New Roman"/>
                <w:b/>
                <w:bCs/>
              </w:rPr>
            </w:pPr>
            <w:r w:rsidRPr="00907377">
              <w:rPr>
                <w:rFonts w:ascii="Times New Roman" w:hAnsi="Times New Roman" w:cs="Times New Roman"/>
                <w:b/>
                <w:bCs/>
              </w:rPr>
              <w:t xml:space="preserve">Н6: Збій </w:t>
            </w:r>
            <w:proofErr w:type="spellStart"/>
            <w:r w:rsidRPr="00907377">
              <w:rPr>
                <w:rFonts w:ascii="Times New Roman" w:hAnsi="Times New Roman" w:cs="Times New Roman"/>
                <w:b/>
                <w:bCs/>
              </w:rPr>
              <w:t>email</w:t>
            </w:r>
            <w:proofErr w:type="spellEnd"/>
            <w:r w:rsidRPr="00907377">
              <w:rPr>
                <w:rFonts w:ascii="Times New Roman" w:hAnsi="Times New Roman" w:cs="Times New Roman"/>
                <w:b/>
                <w:bCs/>
              </w:rPr>
              <w:t xml:space="preserve"> сервісу при відправці верифікації</w:t>
            </w:r>
          </w:p>
          <w:p w14:paraId="0749B817" w14:textId="31842B98" w:rsidR="00A11FB7" w:rsidRPr="003B6856" w:rsidRDefault="00154FDA" w:rsidP="004375E2">
            <w:pPr>
              <w:pStyle w:val="a9"/>
              <w:numPr>
                <w:ilvl w:val="0"/>
                <w:numId w:val="20"/>
              </w:numPr>
              <w:spacing w:line="240" w:lineRule="auto"/>
              <w:jc w:val="both"/>
              <w:rPr>
                <w:rFonts w:ascii="Times New Roman" w:hAnsi="Times New Roman" w:cs="Times New Roman"/>
              </w:rPr>
            </w:pPr>
            <w:r w:rsidRPr="003B6856">
              <w:rPr>
                <w:rFonts w:ascii="Times New Roman" w:hAnsi="Times New Roman" w:cs="Times New Roman"/>
              </w:rPr>
              <w:t xml:space="preserve">На кроці 9: </w:t>
            </w:r>
            <w:proofErr w:type="spellStart"/>
            <w:r w:rsidRPr="003B6856">
              <w:rPr>
                <w:rFonts w:ascii="Times New Roman" w:hAnsi="Times New Roman" w:cs="Times New Roman"/>
              </w:rPr>
              <w:t>Email</w:t>
            </w:r>
            <w:proofErr w:type="spellEnd"/>
            <w:r w:rsidRPr="003B6856">
              <w:rPr>
                <w:rFonts w:ascii="Times New Roman" w:hAnsi="Times New Roman" w:cs="Times New Roman"/>
              </w:rPr>
              <w:t xml:space="preserve"> сервіс недоступний, тимчасово не працює, або повертає помилку відправки (код помилки 5xx)</w:t>
            </w:r>
          </w:p>
          <w:p w14:paraId="434D2589" w14:textId="538F2A06" w:rsidR="00A11FB7" w:rsidRPr="003B6856" w:rsidRDefault="00154FDA" w:rsidP="004375E2">
            <w:pPr>
              <w:pStyle w:val="a9"/>
              <w:numPr>
                <w:ilvl w:val="0"/>
                <w:numId w:val="20"/>
              </w:numPr>
              <w:spacing w:line="240" w:lineRule="auto"/>
              <w:jc w:val="both"/>
              <w:rPr>
                <w:rFonts w:ascii="Times New Roman" w:hAnsi="Times New Roman" w:cs="Times New Roman"/>
              </w:rPr>
            </w:pPr>
            <w:r w:rsidRPr="003B6856">
              <w:rPr>
                <w:rFonts w:ascii="Times New Roman" w:hAnsi="Times New Roman" w:cs="Times New Roman"/>
              </w:rPr>
              <w:t>Система зберігає обліковий запис у базі даних зі статусом "Очікує верифікації" (акаунт існує, але неактивний)</w:t>
            </w:r>
          </w:p>
          <w:p w14:paraId="4F03D992" w14:textId="1D21698D" w:rsidR="00A11FB7" w:rsidRPr="003B6856" w:rsidRDefault="00154FDA" w:rsidP="004375E2">
            <w:pPr>
              <w:pStyle w:val="a9"/>
              <w:numPr>
                <w:ilvl w:val="0"/>
                <w:numId w:val="20"/>
              </w:numPr>
              <w:spacing w:line="240" w:lineRule="auto"/>
              <w:jc w:val="both"/>
              <w:rPr>
                <w:rFonts w:ascii="Times New Roman" w:hAnsi="Times New Roman" w:cs="Times New Roman"/>
              </w:rPr>
            </w:pPr>
            <w:r w:rsidRPr="003B6856">
              <w:rPr>
                <w:rFonts w:ascii="Times New Roman" w:hAnsi="Times New Roman" w:cs="Times New Roman"/>
              </w:rPr>
              <w:t xml:space="preserve">Система відображає згідно FR 18: "Акаунт створено, але виникла тимчасова проблема з відправкою </w:t>
            </w:r>
            <w:proofErr w:type="spellStart"/>
            <w:r w:rsidRPr="003B6856">
              <w:rPr>
                <w:rFonts w:ascii="Times New Roman" w:hAnsi="Times New Roman" w:cs="Times New Roman"/>
              </w:rPr>
              <w:t>email</w:t>
            </w:r>
            <w:proofErr w:type="spellEnd"/>
            <w:r w:rsidRPr="003B6856">
              <w:rPr>
                <w:rFonts w:ascii="Times New Roman" w:hAnsi="Times New Roman" w:cs="Times New Roman"/>
              </w:rPr>
              <w:t xml:space="preserve"> верифікації. Ви зможете </w:t>
            </w:r>
            <w:r w:rsidRPr="003B6856">
              <w:rPr>
                <w:rFonts w:ascii="Times New Roman" w:hAnsi="Times New Roman" w:cs="Times New Roman"/>
              </w:rPr>
              <w:lastRenderedPageBreak/>
              <w:t>надіслати його повторно через 5 хвилин або зв'язатися з підтримкою"</w:t>
            </w:r>
          </w:p>
          <w:p w14:paraId="68297649" w14:textId="5ED4E0BD" w:rsidR="00A11FB7" w:rsidRPr="003B6856" w:rsidRDefault="00154FDA" w:rsidP="004375E2">
            <w:pPr>
              <w:pStyle w:val="a9"/>
              <w:numPr>
                <w:ilvl w:val="0"/>
                <w:numId w:val="20"/>
              </w:numPr>
              <w:spacing w:line="240" w:lineRule="auto"/>
              <w:jc w:val="both"/>
              <w:rPr>
                <w:rFonts w:ascii="Times New Roman" w:hAnsi="Times New Roman" w:cs="Times New Roman"/>
              </w:rPr>
            </w:pPr>
            <w:r w:rsidRPr="003B6856">
              <w:rPr>
                <w:rFonts w:ascii="Times New Roman" w:hAnsi="Times New Roman" w:cs="Times New Roman"/>
              </w:rPr>
              <w:t xml:space="preserve">Система детально </w:t>
            </w:r>
            <w:proofErr w:type="spellStart"/>
            <w:r w:rsidRPr="003B6856">
              <w:rPr>
                <w:rFonts w:ascii="Times New Roman" w:hAnsi="Times New Roman" w:cs="Times New Roman"/>
              </w:rPr>
              <w:t>логує</w:t>
            </w:r>
            <w:proofErr w:type="spellEnd"/>
            <w:r w:rsidRPr="003B6856">
              <w:rPr>
                <w:rFonts w:ascii="Times New Roman" w:hAnsi="Times New Roman" w:cs="Times New Roman"/>
              </w:rPr>
              <w:t xml:space="preserve"> помилку відправки </w:t>
            </w:r>
            <w:proofErr w:type="spellStart"/>
            <w:r w:rsidRPr="003B6856">
              <w:rPr>
                <w:rFonts w:ascii="Times New Roman" w:hAnsi="Times New Roman" w:cs="Times New Roman"/>
              </w:rPr>
              <w:t>email</w:t>
            </w:r>
            <w:proofErr w:type="spellEnd"/>
            <w:r w:rsidRPr="003B6856">
              <w:rPr>
                <w:rFonts w:ascii="Times New Roman" w:hAnsi="Times New Roman" w:cs="Times New Roman"/>
              </w:rPr>
              <w:t xml:space="preserve"> згідно FR 17 з технічними деталями (код помилки, час, </w:t>
            </w:r>
            <w:proofErr w:type="spellStart"/>
            <w:r w:rsidRPr="003B6856">
              <w:rPr>
                <w:rFonts w:ascii="Times New Roman" w:hAnsi="Times New Roman" w:cs="Times New Roman"/>
              </w:rPr>
              <w:t>email</w:t>
            </w:r>
            <w:proofErr w:type="spellEnd"/>
            <w:r w:rsidRPr="003B6856">
              <w:rPr>
                <w:rFonts w:ascii="Times New Roman" w:hAnsi="Times New Roman" w:cs="Times New Roman"/>
              </w:rPr>
              <w:t xml:space="preserve"> адреса, повідомлення від </w:t>
            </w:r>
            <w:proofErr w:type="spellStart"/>
            <w:r w:rsidRPr="003B6856">
              <w:rPr>
                <w:rFonts w:ascii="Times New Roman" w:hAnsi="Times New Roman" w:cs="Times New Roman"/>
              </w:rPr>
              <w:t>email</w:t>
            </w:r>
            <w:proofErr w:type="spellEnd"/>
            <w:r w:rsidRPr="003B6856">
              <w:rPr>
                <w:rFonts w:ascii="Times New Roman" w:hAnsi="Times New Roman" w:cs="Times New Roman"/>
              </w:rPr>
              <w:t xml:space="preserve"> провайдера) для подальшої діагностики</w:t>
            </w:r>
          </w:p>
          <w:p w14:paraId="6A60B7D7" w14:textId="55996B3B" w:rsidR="00A11FB7" w:rsidRPr="003B6856" w:rsidRDefault="00154FDA" w:rsidP="004375E2">
            <w:pPr>
              <w:pStyle w:val="a9"/>
              <w:numPr>
                <w:ilvl w:val="0"/>
                <w:numId w:val="20"/>
              </w:numPr>
              <w:spacing w:line="240" w:lineRule="auto"/>
              <w:jc w:val="both"/>
              <w:rPr>
                <w:rFonts w:ascii="Times New Roman" w:hAnsi="Times New Roman" w:cs="Times New Roman"/>
              </w:rPr>
            </w:pPr>
            <w:r w:rsidRPr="003B6856">
              <w:rPr>
                <w:rFonts w:ascii="Times New Roman" w:hAnsi="Times New Roman" w:cs="Times New Roman"/>
              </w:rPr>
              <w:t>Система надає кнопку "Спробувати знову" для повторного надсилання (з обмеженням часу 2 хвилини)</w:t>
            </w:r>
          </w:p>
          <w:p w14:paraId="24D2A70A" w14:textId="783704A9" w:rsidR="00A11FB7" w:rsidRPr="003B6856" w:rsidRDefault="00154FDA" w:rsidP="004375E2">
            <w:pPr>
              <w:pStyle w:val="a9"/>
              <w:numPr>
                <w:ilvl w:val="0"/>
                <w:numId w:val="20"/>
              </w:numPr>
              <w:spacing w:line="240" w:lineRule="auto"/>
              <w:jc w:val="both"/>
              <w:rPr>
                <w:rFonts w:ascii="Times New Roman" w:hAnsi="Times New Roman" w:cs="Times New Roman"/>
              </w:rPr>
            </w:pPr>
            <w:r w:rsidRPr="003B6856">
              <w:rPr>
                <w:rFonts w:ascii="Times New Roman" w:hAnsi="Times New Roman" w:cs="Times New Roman"/>
              </w:rPr>
              <w:t>Система може автоматично повторити відправку через певний час (</w:t>
            </w:r>
            <w:proofErr w:type="spellStart"/>
            <w:r w:rsidRPr="003B6856">
              <w:rPr>
                <w:rFonts w:ascii="Times New Roman" w:hAnsi="Times New Roman" w:cs="Times New Roman"/>
              </w:rPr>
              <w:t>retry</w:t>
            </w:r>
            <w:proofErr w:type="spellEnd"/>
            <w:r w:rsidRPr="003B6856">
              <w:rPr>
                <w:rFonts w:ascii="Times New Roman" w:hAnsi="Times New Roman" w:cs="Times New Roman"/>
              </w:rPr>
              <w:t xml:space="preserve"> </w:t>
            </w:r>
            <w:proofErr w:type="spellStart"/>
            <w:r w:rsidRPr="003B6856">
              <w:rPr>
                <w:rFonts w:ascii="Times New Roman" w:hAnsi="Times New Roman" w:cs="Times New Roman"/>
              </w:rPr>
              <w:t>mechanism</w:t>
            </w:r>
            <w:proofErr w:type="spellEnd"/>
            <w:r w:rsidRPr="003B6856">
              <w:rPr>
                <w:rFonts w:ascii="Times New Roman" w:hAnsi="Times New Roman" w:cs="Times New Roman"/>
              </w:rPr>
              <w:t>)</w:t>
            </w:r>
          </w:p>
          <w:p w14:paraId="16331F0A" w14:textId="77777777" w:rsidR="00A11FB7" w:rsidRPr="00907377" w:rsidRDefault="00154FDA" w:rsidP="004375E2">
            <w:pPr>
              <w:spacing w:after="0" w:line="240" w:lineRule="auto"/>
              <w:jc w:val="both"/>
              <w:rPr>
                <w:rFonts w:ascii="Times New Roman" w:hAnsi="Times New Roman" w:cs="Times New Roman"/>
                <w:b/>
                <w:bCs/>
              </w:rPr>
            </w:pPr>
            <w:r w:rsidRPr="00907377">
              <w:rPr>
                <w:rFonts w:ascii="Times New Roman" w:hAnsi="Times New Roman" w:cs="Times New Roman"/>
                <w:b/>
                <w:bCs/>
              </w:rPr>
              <w:t xml:space="preserve">Н7: Посилання верифікації застаріло або </w:t>
            </w:r>
            <w:proofErr w:type="spellStart"/>
            <w:r w:rsidRPr="00907377">
              <w:rPr>
                <w:rFonts w:ascii="Times New Roman" w:hAnsi="Times New Roman" w:cs="Times New Roman"/>
                <w:b/>
                <w:bCs/>
              </w:rPr>
              <w:t>невалідне</w:t>
            </w:r>
            <w:proofErr w:type="spellEnd"/>
          </w:p>
          <w:p w14:paraId="5A4D2543" w14:textId="712958FE" w:rsidR="00A11FB7" w:rsidRPr="003B6856" w:rsidRDefault="00154FDA" w:rsidP="004375E2">
            <w:pPr>
              <w:pStyle w:val="a9"/>
              <w:numPr>
                <w:ilvl w:val="0"/>
                <w:numId w:val="21"/>
              </w:numPr>
              <w:spacing w:line="240" w:lineRule="auto"/>
              <w:jc w:val="both"/>
              <w:rPr>
                <w:rFonts w:ascii="Times New Roman" w:hAnsi="Times New Roman" w:cs="Times New Roman"/>
              </w:rPr>
            </w:pPr>
            <w:r w:rsidRPr="003B6856">
              <w:rPr>
                <w:rFonts w:ascii="Times New Roman" w:hAnsi="Times New Roman" w:cs="Times New Roman"/>
              </w:rPr>
              <w:t xml:space="preserve">На кроці 13: Система перевіряє токен верифікації та виявляє, що він застарілий (пройшло більше 24 годин з моменту генерації) або </w:t>
            </w:r>
            <w:proofErr w:type="spellStart"/>
            <w:r w:rsidRPr="003B6856">
              <w:rPr>
                <w:rFonts w:ascii="Times New Roman" w:hAnsi="Times New Roman" w:cs="Times New Roman"/>
              </w:rPr>
              <w:t>невалідний</w:t>
            </w:r>
            <w:proofErr w:type="spellEnd"/>
            <w:r w:rsidRPr="003B6856">
              <w:rPr>
                <w:rFonts w:ascii="Times New Roman" w:hAnsi="Times New Roman" w:cs="Times New Roman"/>
              </w:rPr>
              <w:t xml:space="preserve"> (підроблений, пошкоджений, вже використаний)</w:t>
            </w:r>
          </w:p>
          <w:p w14:paraId="4F8CA6F5" w14:textId="3264A486" w:rsidR="00A11FB7" w:rsidRPr="003B6856" w:rsidRDefault="00154FDA" w:rsidP="004375E2">
            <w:pPr>
              <w:pStyle w:val="a9"/>
              <w:numPr>
                <w:ilvl w:val="0"/>
                <w:numId w:val="21"/>
              </w:numPr>
              <w:spacing w:line="240" w:lineRule="auto"/>
              <w:jc w:val="both"/>
              <w:rPr>
                <w:rFonts w:ascii="Times New Roman" w:hAnsi="Times New Roman" w:cs="Times New Roman"/>
              </w:rPr>
            </w:pPr>
            <w:r w:rsidRPr="003B6856">
              <w:rPr>
                <w:rFonts w:ascii="Times New Roman" w:hAnsi="Times New Roman" w:cs="Times New Roman"/>
              </w:rPr>
              <w:t>Система відображає сторінку з повідомленням: "Посилання верифікації застаріло або недійсне. Запросіть нове посилання для підтвердження вашого акаунта"</w:t>
            </w:r>
          </w:p>
          <w:p w14:paraId="7F879F3F" w14:textId="096D86F5" w:rsidR="00A11FB7" w:rsidRPr="003B6856" w:rsidRDefault="00154FDA" w:rsidP="004375E2">
            <w:pPr>
              <w:pStyle w:val="a9"/>
              <w:numPr>
                <w:ilvl w:val="0"/>
                <w:numId w:val="21"/>
              </w:numPr>
              <w:spacing w:line="240" w:lineRule="auto"/>
              <w:jc w:val="both"/>
              <w:rPr>
                <w:rFonts w:ascii="Times New Roman" w:hAnsi="Times New Roman" w:cs="Times New Roman"/>
              </w:rPr>
            </w:pPr>
            <w:r w:rsidRPr="003B6856">
              <w:rPr>
                <w:rFonts w:ascii="Times New Roman" w:hAnsi="Times New Roman" w:cs="Times New Roman"/>
              </w:rPr>
              <w:t xml:space="preserve">Система надає форму для введення </w:t>
            </w:r>
            <w:proofErr w:type="spellStart"/>
            <w:r w:rsidRPr="003B6856">
              <w:rPr>
                <w:rFonts w:ascii="Times New Roman" w:hAnsi="Times New Roman" w:cs="Times New Roman"/>
              </w:rPr>
              <w:t>email</w:t>
            </w:r>
            <w:proofErr w:type="spellEnd"/>
            <w:r w:rsidRPr="003B6856">
              <w:rPr>
                <w:rFonts w:ascii="Times New Roman" w:hAnsi="Times New Roman" w:cs="Times New Roman"/>
              </w:rPr>
              <w:t xml:space="preserve"> та кнопку "Надіслати нове посилання"</w:t>
            </w:r>
          </w:p>
          <w:p w14:paraId="29B6C9DC" w14:textId="7562B725" w:rsidR="00A11FB7" w:rsidRPr="003B6856" w:rsidRDefault="00154FDA" w:rsidP="004375E2">
            <w:pPr>
              <w:pStyle w:val="a9"/>
              <w:numPr>
                <w:ilvl w:val="0"/>
                <w:numId w:val="21"/>
              </w:numPr>
              <w:spacing w:line="240" w:lineRule="auto"/>
              <w:jc w:val="both"/>
              <w:rPr>
                <w:rFonts w:ascii="Times New Roman" w:hAnsi="Times New Roman" w:cs="Times New Roman"/>
              </w:rPr>
            </w:pPr>
            <w:r w:rsidRPr="003B6856">
              <w:rPr>
                <w:rFonts w:ascii="Times New Roman" w:hAnsi="Times New Roman" w:cs="Times New Roman"/>
              </w:rPr>
              <w:t xml:space="preserve">При запиті нового посилання система генерує новий токен та відправляє </w:t>
            </w:r>
            <w:proofErr w:type="spellStart"/>
            <w:r w:rsidRPr="003B6856">
              <w:rPr>
                <w:rFonts w:ascii="Times New Roman" w:hAnsi="Times New Roman" w:cs="Times New Roman"/>
              </w:rPr>
              <w:t>email</w:t>
            </w:r>
            <w:proofErr w:type="spellEnd"/>
            <w:r w:rsidRPr="003B6856">
              <w:rPr>
                <w:rFonts w:ascii="Times New Roman" w:hAnsi="Times New Roman" w:cs="Times New Roman"/>
              </w:rPr>
              <w:t xml:space="preserve"> повторно</w:t>
            </w:r>
          </w:p>
          <w:p w14:paraId="0E68640D" w14:textId="77777777" w:rsidR="003B6856" w:rsidRPr="003B6856" w:rsidRDefault="00154FDA" w:rsidP="004375E2">
            <w:pPr>
              <w:pStyle w:val="a9"/>
              <w:numPr>
                <w:ilvl w:val="0"/>
                <w:numId w:val="21"/>
              </w:numPr>
              <w:spacing w:line="240" w:lineRule="auto"/>
              <w:jc w:val="both"/>
              <w:rPr>
                <w:rFonts w:ascii="Times New Roman" w:hAnsi="Times New Roman" w:cs="Times New Roman"/>
                <w:b/>
                <w:bCs/>
              </w:rPr>
            </w:pPr>
            <w:r w:rsidRPr="003B6856">
              <w:rPr>
                <w:rFonts w:ascii="Times New Roman" w:hAnsi="Times New Roman" w:cs="Times New Roman"/>
              </w:rPr>
              <w:t xml:space="preserve">Система </w:t>
            </w:r>
            <w:proofErr w:type="spellStart"/>
            <w:r w:rsidRPr="003B6856">
              <w:rPr>
                <w:rFonts w:ascii="Times New Roman" w:hAnsi="Times New Roman" w:cs="Times New Roman"/>
              </w:rPr>
              <w:t>логує</w:t>
            </w:r>
            <w:proofErr w:type="spellEnd"/>
            <w:r w:rsidRPr="003B6856">
              <w:rPr>
                <w:rFonts w:ascii="Times New Roman" w:hAnsi="Times New Roman" w:cs="Times New Roman"/>
              </w:rPr>
              <w:t xml:space="preserve"> спробу використання </w:t>
            </w:r>
            <w:proofErr w:type="spellStart"/>
            <w:r w:rsidRPr="003B6856">
              <w:rPr>
                <w:rFonts w:ascii="Times New Roman" w:hAnsi="Times New Roman" w:cs="Times New Roman"/>
              </w:rPr>
              <w:t>невалідного</w:t>
            </w:r>
            <w:proofErr w:type="spellEnd"/>
            <w:r w:rsidRPr="003B6856">
              <w:rPr>
                <w:rFonts w:ascii="Times New Roman" w:hAnsi="Times New Roman" w:cs="Times New Roman"/>
              </w:rPr>
              <w:t xml:space="preserve"> токена згідно FR 17 (можлива спроба атаки)</w:t>
            </w:r>
          </w:p>
          <w:p w14:paraId="41505B41" w14:textId="726B033E" w:rsidR="00A11FB7" w:rsidRPr="003B6856" w:rsidRDefault="00154FDA" w:rsidP="004375E2">
            <w:pPr>
              <w:spacing w:after="0" w:line="240" w:lineRule="auto"/>
              <w:jc w:val="both"/>
              <w:rPr>
                <w:rFonts w:ascii="Times New Roman" w:hAnsi="Times New Roman" w:cs="Times New Roman"/>
                <w:b/>
                <w:bCs/>
              </w:rPr>
            </w:pPr>
            <w:r w:rsidRPr="003B6856">
              <w:rPr>
                <w:rFonts w:ascii="Times New Roman" w:hAnsi="Times New Roman" w:cs="Times New Roman"/>
                <w:b/>
                <w:bCs/>
              </w:rPr>
              <w:t>Н8: Збій системи під час створення акаунта</w:t>
            </w:r>
          </w:p>
          <w:p w14:paraId="704AF931" w14:textId="601E72AB" w:rsidR="00A11FB7" w:rsidRPr="003B6856" w:rsidRDefault="00154FDA" w:rsidP="004375E2">
            <w:pPr>
              <w:pStyle w:val="a9"/>
              <w:numPr>
                <w:ilvl w:val="0"/>
                <w:numId w:val="27"/>
              </w:numPr>
              <w:spacing w:line="240" w:lineRule="auto"/>
              <w:jc w:val="both"/>
              <w:rPr>
                <w:rFonts w:ascii="Times New Roman" w:hAnsi="Times New Roman" w:cs="Times New Roman"/>
              </w:rPr>
            </w:pPr>
            <w:r w:rsidRPr="003B6856">
              <w:rPr>
                <w:rFonts w:ascii="Times New Roman" w:hAnsi="Times New Roman" w:cs="Times New Roman"/>
              </w:rPr>
              <w:t>На кроці 8: База даних недоступна або виникає критична помилка при записі даних користувача</w:t>
            </w:r>
          </w:p>
          <w:p w14:paraId="49FE449A" w14:textId="2794655C" w:rsidR="00A11FB7" w:rsidRPr="003B6856" w:rsidRDefault="00154FDA" w:rsidP="004375E2">
            <w:pPr>
              <w:pStyle w:val="a9"/>
              <w:numPr>
                <w:ilvl w:val="0"/>
                <w:numId w:val="27"/>
              </w:numPr>
              <w:spacing w:line="240" w:lineRule="auto"/>
              <w:jc w:val="both"/>
              <w:rPr>
                <w:rFonts w:ascii="Times New Roman" w:hAnsi="Times New Roman" w:cs="Times New Roman"/>
              </w:rPr>
            </w:pPr>
            <w:r w:rsidRPr="003B6856">
              <w:rPr>
                <w:rFonts w:ascii="Times New Roman" w:hAnsi="Times New Roman" w:cs="Times New Roman"/>
              </w:rPr>
              <w:t xml:space="preserve">Система виконує </w:t>
            </w:r>
            <w:proofErr w:type="spellStart"/>
            <w:r w:rsidRPr="003B6856">
              <w:rPr>
                <w:rFonts w:ascii="Times New Roman" w:hAnsi="Times New Roman" w:cs="Times New Roman"/>
              </w:rPr>
              <w:t>rollback</w:t>
            </w:r>
            <w:proofErr w:type="spellEnd"/>
            <w:r w:rsidRPr="003B6856">
              <w:rPr>
                <w:rFonts w:ascii="Times New Roman" w:hAnsi="Times New Roman" w:cs="Times New Roman"/>
              </w:rPr>
              <w:t xml:space="preserve"> транзакції (якщо застосовано) для збереження цілісності даних</w:t>
            </w:r>
          </w:p>
          <w:p w14:paraId="5893D552" w14:textId="58B825A9" w:rsidR="00A11FB7" w:rsidRPr="003B6856" w:rsidRDefault="00154FDA" w:rsidP="004375E2">
            <w:pPr>
              <w:pStyle w:val="a9"/>
              <w:numPr>
                <w:ilvl w:val="0"/>
                <w:numId w:val="27"/>
              </w:numPr>
              <w:spacing w:line="240" w:lineRule="auto"/>
              <w:jc w:val="both"/>
              <w:rPr>
                <w:rFonts w:ascii="Times New Roman" w:hAnsi="Times New Roman" w:cs="Times New Roman"/>
              </w:rPr>
            </w:pPr>
            <w:r w:rsidRPr="003B6856">
              <w:rPr>
                <w:rFonts w:ascii="Times New Roman" w:hAnsi="Times New Roman" w:cs="Times New Roman"/>
              </w:rPr>
              <w:t xml:space="preserve">Система відображає згідно FR 18: "Виникла технічна проблема. Спробуйте зареєструватися пізніше або зверніться до служби підтримки на </w:t>
            </w:r>
            <w:hyperlink r:id="rId7" w:history="1">
              <w:r w:rsidRPr="003B6856">
                <w:rPr>
                  <w:rStyle w:val="ae"/>
                  <w:rFonts w:ascii="Times New Roman" w:hAnsi="Times New Roman" w:cs="Times New Roman"/>
                </w:rPr>
                <w:t>support@cinecloud.com</w:t>
              </w:r>
            </w:hyperlink>
            <w:r w:rsidRPr="003B6856">
              <w:rPr>
                <w:rFonts w:ascii="Times New Roman" w:hAnsi="Times New Roman" w:cs="Times New Roman"/>
              </w:rPr>
              <w:t>"</w:t>
            </w:r>
          </w:p>
          <w:p w14:paraId="4BABF090" w14:textId="2C78A51B" w:rsidR="00A11FB7" w:rsidRPr="003B6856" w:rsidRDefault="00154FDA" w:rsidP="004375E2">
            <w:pPr>
              <w:pStyle w:val="a9"/>
              <w:numPr>
                <w:ilvl w:val="0"/>
                <w:numId w:val="27"/>
              </w:numPr>
              <w:spacing w:line="240" w:lineRule="auto"/>
              <w:jc w:val="both"/>
              <w:rPr>
                <w:rFonts w:ascii="Times New Roman" w:hAnsi="Times New Roman" w:cs="Times New Roman"/>
              </w:rPr>
            </w:pPr>
            <w:r w:rsidRPr="003B6856">
              <w:rPr>
                <w:rFonts w:ascii="Times New Roman" w:hAnsi="Times New Roman" w:cs="Times New Roman"/>
              </w:rPr>
              <w:t xml:space="preserve">Система детально </w:t>
            </w:r>
            <w:proofErr w:type="spellStart"/>
            <w:r w:rsidRPr="003B6856">
              <w:rPr>
                <w:rFonts w:ascii="Times New Roman" w:hAnsi="Times New Roman" w:cs="Times New Roman"/>
              </w:rPr>
              <w:t>логує</w:t>
            </w:r>
            <w:proofErr w:type="spellEnd"/>
            <w:r w:rsidRPr="003B6856">
              <w:rPr>
                <w:rFonts w:ascii="Times New Roman" w:hAnsi="Times New Roman" w:cs="Times New Roman"/>
              </w:rPr>
              <w:t xml:space="preserve"> помилку з </w:t>
            </w:r>
            <w:proofErr w:type="spellStart"/>
            <w:r w:rsidRPr="003B6856">
              <w:rPr>
                <w:rFonts w:ascii="Times New Roman" w:hAnsi="Times New Roman" w:cs="Times New Roman"/>
              </w:rPr>
              <w:t>stack</w:t>
            </w:r>
            <w:proofErr w:type="spellEnd"/>
            <w:r w:rsidRPr="003B6856">
              <w:rPr>
                <w:rFonts w:ascii="Times New Roman" w:hAnsi="Times New Roman" w:cs="Times New Roman"/>
              </w:rPr>
              <w:t xml:space="preserve"> </w:t>
            </w:r>
            <w:proofErr w:type="spellStart"/>
            <w:r w:rsidRPr="003B6856">
              <w:rPr>
                <w:rFonts w:ascii="Times New Roman" w:hAnsi="Times New Roman" w:cs="Times New Roman"/>
              </w:rPr>
              <w:t>trace</w:t>
            </w:r>
            <w:proofErr w:type="spellEnd"/>
            <w:r w:rsidRPr="003B6856">
              <w:rPr>
                <w:rFonts w:ascii="Times New Roman" w:hAnsi="Times New Roman" w:cs="Times New Roman"/>
              </w:rPr>
              <w:t xml:space="preserve"> згідно FR 17 для технічної команди</w:t>
            </w:r>
          </w:p>
          <w:p w14:paraId="1CFBF562" w14:textId="77777777" w:rsidR="00361395" w:rsidRPr="00361395" w:rsidRDefault="00154FDA" w:rsidP="004375E2">
            <w:pPr>
              <w:pStyle w:val="a9"/>
              <w:numPr>
                <w:ilvl w:val="0"/>
                <w:numId w:val="27"/>
              </w:numPr>
              <w:spacing w:line="240" w:lineRule="auto"/>
              <w:jc w:val="both"/>
              <w:rPr>
                <w:rFonts w:ascii="Times New Roman" w:hAnsi="Times New Roman" w:cs="Times New Roman"/>
                <w:b/>
                <w:bCs/>
              </w:rPr>
            </w:pPr>
            <w:r w:rsidRPr="003B6856">
              <w:rPr>
                <w:rFonts w:ascii="Times New Roman" w:hAnsi="Times New Roman" w:cs="Times New Roman"/>
              </w:rPr>
              <w:t xml:space="preserve">Обліковий запис НЕ створюється. </w:t>
            </w:r>
          </w:p>
          <w:p w14:paraId="3FF65F8E" w14:textId="5E0911C7" w:rsidR="00A11FB7" w:rsidRPr="00361395" w:rsidRDefault="00154FDA" w:rsidP="004375E2">
            <w:pPr>
              <w:spacing w:after="0" w:line="240" w:lineRule="auto"/>
              <w:jc w:val="both"/>
              <w:rPr>
                <w:rFonts w:ascii="Times New Roman" w:hAnsi="Times New Roman" w:cs="Times New Roman"/>
                <w:b/>
                <w:bCs/>
              </w:rPr>
            </w:pPr>
            <w:r w:rsidRPr="00361395">
              <w:rPr>
                <w:rFonts w:ascii="Times New Roman" w:hAnsi="Times New Roman" w:cs="Times New Roman"/>
                <w:b/>
                <w:bCs/>
              </w:rPr>
              <w:t>Н9: Порожні обов'язкові поля</w:t>
            </w:r>
          </w:p>
          <w:p w14:paraId="01ACC16D" w14:textId="14CF4150" w:rsidR="00A11FB7" w:rsidRPr="003B6856" w:rsidRDefault="00154FDA" w:rsidP="004375E2">
            <w:pPr>
              <w:pStyle w:val="a9"/>
              <w:numPr>
                <w:ilvl w:val="0"/>
                <w:numId w:val="23"/>
              </w:numPr>
              <w:spacing w:line="240" w:lineRule="auto"/>
              <w:jc w:val="both"/>
              <w:rPr>
                <w:rFonts w:ascii="Times New Roman" w:hAnsi="Times New Roman" w:cs="Times New Roman"/>
              </w:rPr>
            </w:pPr>
            <w:r w:rsidRPr="003B6856">
              <w:rPr>
                <w:rFonts w:ascii="Times New Roman" w:hAnsi="Times New Roman" w:cs="Times New Roman"/>
              </w:rPr>
              <w:t>На кроці 7: Система виявляє, що одне або кілька обов'язкових полів не заповнені</w:t>
            </w:r>
          </w:p>
          <w:p w14:paraId="1C382DEB" w14:textId="4D85D609" w:rsidR="00A11FB7" w:rsidRPr="003B6856" w:rsidRDefault="00154FDA" w:rsidP="004375E2">
            <w:pPr>
              <w:pStyle w:val="a9"/>
              <w:numPr>
                <w:ilvl w:val="0"/>
                <w:numId w:val="23"/>
              </w:numPr>
              <w:spacing w:line="240" w:lineRule="auto"/>
              <w:jc w:val="both"/>
              <w:rPr>
                <w:rFonts w:ascii="Times New Roman" w:hAnsi="Times New Roman" w:cs="Times New Roman"/>
              </w:rPr>
            </w:pPr>
            <w:r w:rsidRPr="003B6856">
              <w:rPr>
                <w:rFonts w:ascii="Times New Roman" w:hAnsi="Times New Roman" w:cs="Times New Roman"/>
              </w:rPr>
              <w:t>Система відображає: "Будь ласка, заповніть всі обов'язкові поля, позначені зірочкою"</w:t>
            </w:r>
          </w:p>
          <w:p w14:paraId="4E7198D0" w14:textId="690FF450" w:rsidR="00A11FB7" w:rsidRPr="003B6856" w:rsidRDefault="00154FDA" w:rsidP="004375E2">
            <w:pPr>
              <w:pStyle w:val="a9"/>
              <w:numPr>
                <w:ilvl w:val="0"/>
                <w:numId w:val="23"/>
              </w:numPr>
              <w:spacing w:line="240" w:lineRule="auto"/>
              <w:jc w:val="both"/>
              <w:rPr>
                <w:rFonts w:ascii="Times New Roman" w:hAnsi="Times New Roman" w:cs="Times New Roman"/>
              </w:rPr>
            </w:pPr>
            <w:r w:rsidRPr="003B6856">
              <w:rPr>
                <w:rFonts w:ascii="Times New Roman" w:hAnsi="Times New Roman" w:cs="Times New Roman"/>
              </w:rPr>
              <w:t>Система підсвічує незаповнені поля</w:t>
            </w:r>
          </w:p>
          <w:p w14:paraId="44005776" w14:textId="31F9FFD4" w:rsidR="00154FDA" w:rsidRPr="003B6856" w:rsidRDefault="00154FDA" w:rsidP="004375E2">
            <w:pPr>
              <w:pStyle w:val="a9"/>
              <w:numPr>
                <w:ilvl w:val="0"/>
                <w:numId w:val="23"/>
              </w:numPr>
              <w:spacing w:line="240" w:lineRule="auto"/>
              <w:jc w:val="both"/>
              <w:rPr>
                <w:rFonts w:ascii="Times New Roman" w:hAnsi="Times New Roman" w:cs="Times New Roman"/>
              </w:rPr>
            </w:pPr>
            <w:r w:rsidRPr="003B6856">
              <w:rPr>
                <w:rFonts w:ascii="Times New Roman" w:hAnsi="Times New Roman" w:cs="Times New Roman"/>
              </w:rPr>
              <w:t>Користувач повертається до кроку 4</w:t>
            </w:r>
          </w:p>
        </w:tc>
      </w:tr>
      <w:tr w:rsidR="00154FDA" w:rsidRPr="000311AE" w14:paraId="2DD7EB26" w14:textId="77777777" w:rsidTr="00154FDA">
        <w:tc>
          <w:tcPr>
            <w:tcW w:w="0" w:type="auto"/>
            <w:hideMark/>
          </w:tcPr>
          <w:p w14:paraId="088D43D9" w14:textId="77777777" w:rsidR="00154FDA" w:rsidRPr="000311AE" w:rsidRDefault="00154FDA" w:rsidP="004375E2">
            <w:pPr>
              <w:spacing w:line="240" w:lineRule="auto"/>
              <w:jc w:val="both"/>
              <w:rPr>
                <w:rFonts w:ascii="Times New Roman" w:hAnsi="Times New Roman" w:cs="Times New Roman"/>
              </w:rPr>
            </w:pPr>
            <w:r w:rsidRPr="000311AE">
              <w:rPr>
                <w:rFonts w:ascii="Times New Roman" w:hAnsi="Times New Roman" w:cs="Times New Roman"/>
                <w:b/>
                <w:bCs/>
              </w:rPr>
              <w:lastRenderedPageBreak/>
              <w:t>Критерії приймання</w:t>
            </w:r>
          </w:p>
        </w:tc>
        <w:tc>
          <w:tcPr>
            <w:tcW w:w="0" w:type="auto"/>
            <w:hideMark/>
          </w:tcPr>
          <w:p w14:paraId="6CFE076B" w14:textId="10211C83" w:rsidR="00A11FB7" w:rsidRPr="003B6856" w:rsidRDefault="00154FDA" w:rsidP="004375E2">
            <w:pPr>
              <w:pStyle w:val="a9"/>
              <w:numPr>
                <w:ilvl w:val="0"/>
                <w:numId w:val="25"/>
              </w:numPr>
              <w:spacing w:line="240" w:lineRule="auto"/>
              <w:ind w:left="406"/>
              <w:jc w:val="both"/>
              <w:rPr>
                <w:rFonts w:ascii="Times New Roman" w:hAnsi="Times New Roman" w:cs="Times New Roman"/>
              </w:rPr>
            </w:pPr>
            <w:r w:rsidRPr="003B6856">
              <w:rPr>
                <w:rFonts w:ascii="Times New Roman" w:hAnsi="Times New Roman" w:cs="Times New Roman"/>
              </w:rPr>
              <w:t xml:space="preserve">Користувач може успішно зареєструватися, використовуючи </w:t>
            </w:r>
            <w:proofErr w:type="spellStart"/>
            <w:r w:rsidRPr="003B6856">
              <w:rPr>
                <w:rFonts w:ascii="Times New Roman" w:hAnsi="Times New Roman" w:cs="Times New Roman"/>
              </w:rPr>
              <w:t>валідний</w:t>
            </w:r>
            <w:proofErr w:type="spellEnd"/>
            <w:r w:rsidRPr="003B6856">
              <w:rPr>
                <w:rFonts w:ascii="Times New Roman" w:hAnsi="Times New Roman" w:cs="Times New Roman"/>
              </w:rPr>
              <w:t xml:space="preserve"> </w:t>
            </w:r>
            <w:proofErr w:type="spellStart"/>
            <w:r w:rsidRPr="003B6856">
              <w:rPr>
                <w:rFonts w:ascii="Times New Roman" w:hAnsi="Times New Roman" w:cs="Times New Roman"/>
              </w:rPr>
              <w:t>email</w:t>
            </w:r>
            <w:proofErr w:type="spellEnd"/>
            <w:r w:rsidRPr="003B6856">
              <w:rPr>
                <w:rFonts w:ascii="Times New Roman" w:hAnsi="Times New Roman" w:cs="Times New Roman"/>
              </w:rPr>
              <w:t xml:space="preserve"> та пароль, що відповідає вимогам безпеки</w:t>
            </w:r>
          </w:p>
          <w:p w14:paraId="19180B1A" w14:textId="26559956" w:rsidR="00A11FB7" w:rsidRPr="003B6856" w:rsidRDefault="00154FDA" w:rsidP="004375E2">
            <w:pPr>
              <w:pStyle w:val="a9"/>
              <w:numPr>
                <w:ilvl w:val="0"/>
                <w:numId w:val="25"/>
              </w:numPr>
              <w:spacing w:line="240" w:lineRule="auto"/>
              <w:ind w:left="406"/>
              <w:jc w:val="both"/>
              <w:rPr>
                <w:rFonts w:ascii="Times New Roman" w:hAnsi="Times New Roman" w:cs="Times New Roman"/>
              </w:rPr>
            </w:pPr>
            <w:r w:rsidRPr="003B6856">
              <w:rPr>
                <w:rFonts w:ascii="Times New Roman" w:hAnsi="Times New Roman" w:cs="Times New Roman"/>
              </w:rPr>
              <w:t xml:space="preserve">Користувач може зареєструватися через соціальні мережі </w:t>
            </w:r>
            <w:proofErr w:type="spellStart"/>
            <w:r w:rsidRPr="003B6856">
              <w:rPr>
                <w:rFonts w:ascii="Times New Roman" w:hAnsi="Times New Roman" w:cs="Times New Roman"/>
              </w:rPr>
              <w:t>Google</w:t>
            </w:r>
            <w:proofErr w:type="spellEnd"/>
            <w:r w:rsidRPr="003B6856">
              <w:rPr>
                <w:rFonts w:ascii="Times New Roman" w:hAnsi="Times New Roman" w:cs="Times New Roman"/>
              </w:rPr>
              <w:t xml:space="preserve"> та </w:t>
            </w:r>
            <w:proofErr w:type="spellStart"/>
            <w:r w:rsidRPr="003B6856">
              <w:rPr>
                <w:rFonts w:ascii="Times New Roman" w:hAnsi="Times New Roman" w:cs="Times New Roman"/>
              </w:rPr>
              <w:t>Facebook</w:t>
            </w:r>
            <w:proofErr w:type="spellEnd"/>
            <w:r w:rsidRPr="003B6856">
              <w:rPr>
                <w:rFonts w:ascii="Times New Roman" w:hAnsi="Times New Roman" w:cs="Times New Roman"/>
              </w:rPr>
              <w:t xml:space="preserve"> з автоматичною верифікацією згідно US 1 (критерій 4) та FR 02</w:t>
            </w:r>
          </w:p>
          <w:p w14:paraId="14647542" w14:textId="768275D4" w:rsidR="00A11FB7" w:rsidRPr="003B6856" w:rsidRDefault="00154FDA" w:rsidP="004375E2">
            <w:pPr>
              <w:pStyle w:val="a9"/>
              <w:numPr>
                <w:ilvl w:val="0"/>
                <w:numId w:val="25"/>
              </w:numPr>
              <w:spacing w:line="240" w:lineRule="auto"/>
              <w:ind w:left="406"/>
              <w:jc w:val="both"/>
              <w:rPr>
                <w:rFonts w:ascii="Times New Roman" w:hAnsi="Times New Roman" w:cs="Times New Roman"/>
              </w:rPr>
            </w:pPr>
            <w:r w:rsidRPr="003B6856">
              <w:rPr>
                <w:rFonts w:ascii="Times New Roman" w:hAnsi="Times New Roman" w:cs="Times New Roman"/>
              </w:rPr>
              <w:t xml:space="preserve">Форма реєстрації включає всі необхідні поля відповідно до US 1 (критерій 1): ім'я, </w:t>
            </w:r>
            <w:proofErr w:type="spellStart"/>
            <w:r w:rsidRPr="003B6856">
              <w:rPr>
                <w:rFonts w:ascii="Times New Roman" w:hAnsi="Times New Roman" w:cs="Times New Roman"/>
              </w:rPr>
              <w:t>email</w:t>
            </w:r>
            <w:proofErr w:type="spellEnd"/>
            <w:r w:rsidRPr="003B6856">
              <w:rPr>
                <w:rFonts w:ascii="Times New Roman" w:hAnsi="Times New Roman" w:cs="Times New Roman"/>
              </w:rPr>
              <w:t>, пароль, деталі профілю</w:t>
            </w:r>
          </w:p>
          <w:p w14:paraId="440F568C" w14:textId="0CDFB701" w:rsidR="00A11FB7" w:rsidRPr="003B6856" w:rsidRDefault="00154FDA" w:rsidP="004375E2">
            <w:pPr>
              <w:pStyle w:val="a9"/>
              <w:numPr>
                <w:ilvl w:val="0"/>
                <w:numId w:val="25"/>
              </w:numPr>
              <w:spacing w:line="240" w:lineRule="auto"/>
              <w:ind w:left="406"/>
              <w:jc w:val="both"/>
              <w:rPr>
                <w:rFonts w:ascii="Times New Roman" w:hAnsi="Times New Roman" w:cs="Times New Roman"/>
              </w:rPr>
            </w:pPr>
            <w:r w:rsidRPr="003B6856">
              <w:rPr>
                <w:rFonts w:ascii="Times New Roman" w:hAnsi="Times New Roman" w:cs="Times New Roman"/>
              </w:rPr>
              <w:t xml:space="preserve">Система </w:t>
            </w:r>
            <w:proofErr w:type="spellStart"/>
            <w:r w:rsidRPr="003B6856">
              <w:rPr>
                <w:rFonts w:ascii="Times New Roman" w:hAnsi="Times New Roman" w:cs="Times New Roman"/>
              </w:rPr>
              <w:t>валідує</w:t>
            </w:r>
            <w:proofErr w:type="spellEnd"/>
            <w:r w:rsidRPr="003B6856">
              <w:rPr>
                <w:rFonts w:ascii="Times New Roman" w:hAnsi="Times New Roman" w:cs="Times New Roman"/>
              </w:rPr>
              <w:t xml:space="preserve"> формат </w:t>
            </w:r>
            <w:proofErr w:type="spellStart"/>
            <w:r w:rsidRPr="003B6856">
              <w:rPr>
                <w:rFonts w:ascii="Times New Roman" w:hAnsi="Times New Roman" w:cs="Times New Roman"/>
              </w:rPr>
              <w:t>email</w:t>
            </w:r>
            <w:proofErr w:type="spellEnd"/>
            <w:r w:rsidRPr="003B6856">
              <w:rPr>
                <w:rFonts w:ascii="Times New Roman" w:hAnsi="Times New Roman" w:cs="Times New Roman"/>
              </w:rPr>
              <w:t xml:space="preserve"> адреси та відхиляє некоректні формати з відповідним повідомленням згідно FR 18</w:t>
            </w:r>
          </w:p>
          <w:p w14:paraId="67E834E8" w14:textId="5FD9C445" w:rsidR="00A11FB7" w:rsidRPr="003B6856" w:rsidRDefault="00154FDA" w:rsidP="004375E2">
            <w:pPr>
              <w:pStyle w:val="a9"/>
              <w:numPr>
                <w:ilvl w:val="0"/>
                <w:numId w:val="25"/>
              </w:numPr>
              <w:spacing w:line="240" w:lineRule="auto"/>
              <w:ind w:left="406"/>
              <w:jc w:val="both"/>
              <w:rPr>
                <w:rFonts w:ascii="Times New Roman" w:hAnsi="Times New Roman" w:cs="Times New Roman"/>
              </w:rPr>
            </w:pPr>
            <w:r w:rsidRPr="003B6856">
              <w:rPr>
                <w:rFonts w:ascii="Times New Roman" w:hAnsi="Times New Roman" w:cs="Times New Roman"/>
              </w:rPr>
              <w:lastRenderedPageBreak/>
              <w:t xml:space="preserve">Система </w:t>
            </w:r>
            <w:proofErr w:type="spellStart"/>
            <w:r w:rsidRPr="003B6856">
              <w:rPr>
                <w:rFonts w:ascii="Times New Roman" w:hAnsi="Times New Roman" w:cs="Times New Roman"/>
              </w:rPr>
              <w:t>валідує</w:t>
            </w:r>
            <w:proofErr w:type="spellEnd"/>
            <w:r w:rsidRPr="003B6856">
              <w:rPr>
                <w:rFonts w:ascii="Times New Roman" w:hAnsi="Times New Roman" w:cs="Times New Roman"/>
              </w:rPr>
              <w:t xml:space="preserve"> складність пароля (мінімум 8 символів, літери, цифри, </w:t>
            </w:r>
            <w:proofErr w:type="spellStart"/>
            <w:r w:rsidRPr="003B6856">
              <w:rPr>
                <w:rFonts w:ascii="Times New Roman" w:hAnsi="Times New Roman" w:cs="Times New Roman"/>
              </w:rPr>
              <w:t>спецсимволи</w:t>
            </w:r>
            <w:proofErr w:type="spellEnd"/>
            <w:r w:rsidRPr="003B6856">
              <w:rPr>
                <w:rFonts w:ascii="Times New Roman" w:hAnsi="Times New Roman" w:cs="Times New Roman"/>
              </w:rPr>
              <w:t>) та відхиляє слабкі паролі з поясненням</w:t>
            </w:r>
          </w:p>
          <w:p w14:paraId="5D5B675D" w14:textId="217D4A90" w:rsidR="00A11FB7" w:rsidRPr="003B6856" w:rsidRDefault="00154FDA" w:rsidP="004375E2">
            <w:pPr>
              <w:pStyle w:val="a9"/>
              <w:numPr>
                <w:ilvl w:val="0"/>
                <w:numId w:val="25"/>
              </w:numPr>
              <w:spacing w:line="240" w:lineRule="auto"/>
              <w:ind w:left="406"/>
              <w:jc w:val="both"/>
              <w:rPr>
                <w:rFonts w:ascii="Times New Roman" w:hAnsi="Times New Roman" w:cs="Times New Roman"/>
              </w:rPr>
            </w:pPr>
            <w:r w:rsidRPr="003B6856">
              <w:rPr>
                <w:rFonts w:ascii="Times New Roman" w:hAnsi="Times New Roman" w:cs="Times New Roman"/>
              </w:rPr>
              <w:t xml:space="preserve">Система перевіряє унікальність </w:t>
            </w:r>
            <w:proofErr w:type="spellStart"/>
            <w:r w:rsidRPr="003B6856">
              <w:rPr>
                <w:rFonts w:ascii="Times New Roman" w:hAnsi="Times New Roman" w:cs="Times New Roman"/>
              </w:rPr>
              <w:t>email</w:t>
            </w:r>
            <w:proofErr w:type="spellEnd"/>
            <w:r w:rsidRPr="003B6856">
              <w:rPr>
                <w:rFonts w:ascii="Times New Roman" w:hAnsi="Times New Roman" w:cs="Times New Roman"/>
              </w:rPr>
              <w:t xml:space="preserve"> та відхиляє дублікати з інформативним повідомленням та пропозицією входу</w:t>
            </w:r>
          </w:p>
          <w:p w14:paraId="0EBE2D37" w14:textId="15A80B1E" w:rsidR="00A11FB7" w:rsidRPr="003B6856" w:rsidRDefault="00154FDA" w:rsidP="004375E2">
            <w:pPr>
              <w:pStyle w:val="a9"/>
              <w:numPr>
                <w:ilvl w:val="0"/>
                <w:numId w:val="25"/>
              </w:numPr>
              <w:spacing w:line="240" w:lineRule="auto"/>
              <w:ind w:left="406"/>
              <w:jc w:val="both"/>
              <w:rPr>
                <w:rFonts w:ascii="Times New Roman" w:hAnsi="Times New Roman" w:cs="Times New Roman"/>
              </w:rPr>
            </w:pPr>
            <w:proofErr w:type="spellStart"/>
            <w:r w:rsidRPr="003B6856">
              <w:rPr>
                <w:rFonts w:ascii="Times New Roman" w:hAnsi="Times New Roman" w:cs="Times New Roman"/>
              </w:rPr>
              <w:t>Email</w:t>
            </w:r>
            <w:proofErr w:type="spellEnd"/>
            <w:r w:rsidRPr="003B6856">
              <w:rPr>
                <w:rFonts w:ascii="Times New Roman" w:hAnsi="Times New Roman" w:cs="Times New Roman"/>
              </w:rPr>
              <w:t xml:space="preserve"> верифікація є обов'язковою для активації акаунта згідно US 1 (критерій 2)</w:t>
            </w:r>
          </w:p>
          <w:p w14:paraId="1A1E86C8" w14:textId="70D4A99F" w:rsidR="00A11FB7" w:rsidRPr="003B6856" w:rsidRDefault="00154FDA" w:rsidP="004375E2">
            <w:pPr>
              <w:pStyle w:val="a9"/>
              <w:numPr>
                <w:ilvl w:val="0"/>
                <w:numId w:val="25"/>
              </w:numPr>
              <w:spacing w:line="240" w:lineRule="auto"/>
              <w:ind w:left="406"/>
              <w:jc w:val="both"/>
              <w:rPr>
                <w:rFonts w:ascii="Times New Roman" w:hAnsi="Times New Roman" w:cs="Times New Roman"/>
              </w:rPr>
            </w:pPr>
            <w:r w:rsidRPr="003B6856">
              <w:rPr>
                <w:rFonts w:ascii="Times New Roman" w:hAnsi="Times New Roman" w:cs="Times New Roman"/>
              </w:rPr>
              <w:t xml:space="preserve">Користувачі отримують </w:t>
            </w:r>
            <w:proofErr w:type="spellStart"/>
            <w:r w:rsidRPr="003B6856">
              <w:rPr>
                <w:rFonts w:ascii="Times New Roman" w:hAnsi="Times New Roman" w:cs="Times New Roman"/>
              </w:rPr>
              <w:t>email</w:t>
            </w:r>
            <w:proofErr w:type="spellEnd"/>
            <w:r w:rsidRPr="003B6856">
              <w:rPr>
                <w:rFonts w:ascii="Times New Roman" w:hAnsi="Times New Roman" w:cs="Times New Roman"/>
              </w:rPr>
              <w:t xml:space="preserve"> з підтвердженням після реєстрації згідно US 1 (критерій 2)</w:t>
            </w:r>
          </w:p>
          <w:p w14:paraId="58946742" w14:textId="13A5EC0C" w:rsidR="00A11FB7" w:rsidRPr="003B6856" w:rsidRDefault="00154FDA" w:rsidP="004375E2">
            <w:pPr>
              <w:pStyle w:val="a9"/>
              <w:numPr>
                <w:ilvl w:val="0"/>
                <w:numId w:val="25"/>
              </w:numPr>
              <w:spacing w:line="240" w:lineRule="auto"/>
              <w:ind w:left="406"/>
              <w:jc w:val="both"/>
              <w:rPr>
                <w:rFonts w:ascii="Times New Roman" w:hAnsi="Times New Roman" w:cs="Times New Roman"/>
              </w:rPr>
            </w:pPr>
            <w:r w:rsidRPr="003B6856">
              <w:rPr>
                <w:rFonts w:ascii="Times New Roman" w:hAnsi="Times New Roman" w:cs="Times New Roman"/>
              </w:rPr>
              <w:t xml:space="preserve">Система надсилає привітальний </w:t>
            </w:r>
            <w:proofErr w:type="spellStart"/>
            <w:r w:rsidRPr="003B6856">
              <w:rPr>
                <w:rFonts w:ascii="Times New Roman" w:hAnsi="Times New Roman" w:cs="Times New Roman"/>
              </w:rPr>
              <w:t>email</w:t>
            </w:r>
            <w:proofErr w:type="spellEnd"/>
            <w:r w:rsidRPr="003B6856">
              <w:rPr>
                <w:rFonts w:ascii="Times New Roman" w:hAnsi="Times New Roman" w:cs="Times New Roman"/>
              </w:rPr>
              <w:t xml:space="preserve"> після успішної верифікації</w:t>
            </w:r>
          </w:p>
          <w:p w14:paraId="48F860FE" w14:textId="1366D6BE" w:rsidR="00A11FB7" w:rsidRPr="003B6856" w:rsidRDefault="00154FDA" w:rsidP="004375E2">
            <w:pPr>
              <w:pStyle w:val="a9"/>
              <w:numPr>
                <w:ilvl w:val="0"/>
                <w:numId w:val="25"/>
              </w:numPr>
              <w:spacing w:line="240" w:lineRule="auto"/>
              <w:ind w:left="406"/>
              <w:jc w:val="both"/>
              <w:rPr>
                <w:rFonts w:ascii="Times New Roman" w:hAnsi="Times New Roman" w:cs="Times New Roman"/>
              </w:rPr>
            </w:pPr>
            <w:r w:rsidRPr="003B6856">
              <w:rPr>
                <w:rFonts w:ascii="Times New Roman" w:hAnsi="Times New Roman" w:cs="Times New Roman"/>
              </w:rPr>
              <w:t xml:space="preserve">Всі помилки реєстрації </w:t>
            </w:r>
            <w:proofErr w:type="spellStart"/>
            <w:r w:rsidRPr="003B6856">
              <w:rPr>
                <w:rFonts w:ascii="Times New Roman" w:hAnsi="Times New Roman" w:cs="Times New Roman"/>
              </w:rPr>
              <w:t>логуються</w:t>
            </w:r>
            <w:proofErr w:type="spellEnd"/>
            <w:r w:rsidRPr="003B6856">
              <w:rPr>
                <w:rFonts w:ascii="Times New Roman" w:hAnsi="Times New Roman" w:cs="Times New Roman"/>
              </w:rPr>
              <w:t xml:space="preserve"> в систему для безпеки та аудиту згідно FR 17</w:t>
            </w:r>
          </w:p>
          <w:p w14:paraId="5638004F" w14:textId="579C81C2" w:rsidR="00A11FB7" w:rsidRPr="003B6856" w:rsidRDefault="00154FDA" w:rsidP="004375E2">
            <w:pPr>
              <w:pStyle w:val="a9"/>
              <w:numPr>
                <w:ilvl w:val="0"/>
                <w:numId w:val="25"/>
              </w:numPr>
              <w:spacing w:line="240" w:lineRule="auto"/>
              <w:ind w:left="406"/>
              <w:jc w:val="both"/>
              <w:rPr>
                <w:rFonts w:ascii="Times New Roman" w:hAnsi="Times New Roman" w:cs="Times New Roman"/>
              </w:rPr>
            </w:pPr>
            <w:r w:rsidRPr="003B6856">
              <w:rPr>
                <w:rFonts w:ascii="Times New Roman" w:hAnsi="Times New Roman" w:cs="Times New Roman"/>
              </w:rPr>
              <w:t>Користувацькі повідомлення про помилки є зрозумілими, дружніми та інформативними згідно FR 18</w:t>
            </w:r>
          </w:p>
          <w:p w14:paraId="27D26890" w14:textId="1B7471C0" w:rsidR="00A11FB7" w:rsidRPr="003B6856" w:rsidRDefault="00154FDA" w:rsidP="004375E2">
            <w:pPr>
              <w:pStyle w:val="a9"/>
              <w:numPr>
                <w:ilvl w:val="0"/>
                <w:numId w:val="25"/>
              </w:numPr>
              <w:spacing w:line="240" w:lineRule="auto"/>
              <w:ind w:left="406"/>
              <w:jc w:val="both"/>
              <w:rPr>
                <w:rFonts w:ascii="Times New Roman" w:hAnsi="Times New Roman" w:cs="Times New Roman"/>
              </w:rPr>
            </w:pPr>
            <w:r w:rsidRPr="003B6856">
              <w:rPr>
                <w:rFonts w:ascii="Times New Roman" w:hAnsi="Times New Roman" w:cs="Times New Roman"/>
              </w:rPr>
              <w:t xml:space="preserve">Система забезпечує безпечне зберігання паролів (хешування </w:t>
            </w:r>
            <w:proofErr w:type="spellStart"/>
            <w:r w:rsidRPr="003B6856">
              <w:rPr>
                <w:rFonts w:ascii="Times New Roman" w:hAnsi="Times New Roman" w:cs="Times New Roman"/>
              </w:rPr>
              <w:t>bcrypt</w:t>
            </w:r>
            <w:proofErr w:type="spellEnd"/>
            <w:r w:rsidRPr="003B6856">
              <w:rPr>
                <w:rFonts w:ascii="Times New Roman" w:hAnsi="Times New Roman" w:cs="Times New Roman"/>
              </w:rPr>
              <w:t>/argon2) згідно вимог безпеки</w:t>
            </w:r>
          </w:p>
          <w:p w14:paraId="45BC09A6" w14:textId="23D9F307" w:rsidR="00A11FB7" w:rsidRPr="003B6856" w:rsidRDefault="00154FDA" w:rsidP="004375E2">
            <w:pPr>
              <w:pStyle w:val="a9"/>
              <w:numPr>
                <w:ilvl w:val="0"/>
                <w:numId w:val="25"/>
              </w:numPr>
              <w:spacing w:line="240" w:lineRule="auto"/>
              <w:ind w:left="406"/>
              <w:jc w:val="both"/>
              <w:rPr>
                <w:rFonts w:ascii="Times New Roman" w:hAnsi="Times New Roman" w:cs="Times New Roman"/>
              </w:rPr>
            </w:pPr>
            <w:r w:rsidRPr="003B6856">
              <w:rPr>
                <w:rFonts w:ascii="Times New Roman" w:hAnsi="Times New Roman" w:cs="Times New Roman"/>
              </w:rPr>
              <w:t>Новий акаунт створюється з роллю "Користувач" згідно FR 03 та HLR 02</w:t>
            </w:r>
          </w:p>
          <w:p w14:paraId="65B8EEF4" w14:textId="2C303EE5" w:rsidR="0097700F" w:rsidRPr="003B6856" w:rsidRDefault="00154FDA" w:rsidP="004375E2">
            <w:pPr>
              <w:pStyle w:val="a9"/>
              <w:numPr>
                <w:ilvl w:val="0"/>
                <w:numId w:val="25"/>
              </w:numPr>
              <w:spacing w:line="240" w:lineRule="auto"/>
              <w:ind w:left="406"/>
              <w:jc w:val="both"/>
              <w:rPr>
                <w:rFonts w:ascii="Times New Roman" w:hAnsi="Times New Roman" w:cs="Times New Roman"/>
              </w:rPr>
            </w:pPr>
            <w:r w:rsidRPr="003B6856">
              <w:rPr>
                <w:rFonts w:ascii="Times New Roman" w:hAnsi="Times New Roman" w:cs="Times New Roman"/>
              </w:rPr>
              <w:t xml:space="preserve">При </w:t>
            </w:r>
            <w:proofErr w:type="spellStart"/>
            <w:r w:rsidRPr="003B6856">
              <w:rPr>
                <w:rFonts w:ascii="Times New Roman" w:hAnsi="Times New Roman" w:cs="Times New Roman"/>
              </w:rPr>
              <w:t>збої</w:t>
            </w:r>
            <w:proofErr w:type="spellEnd"/>
            <w:r w:rsidRPr="003B6856">
              <w:rPr>
                <w:rFonts w:ascii="Times New Roman" w:hAnsi="Times New Roman" w:cs="Times New Roman"/>
              </w:rPr>
              <w:t xml:space="preserve"> </w:t>
            </w:r>
            <w:proofErr w:type="spellStart"/>
            <w:r w:rsidRPr="003B6856">
              <w:rPr>
                <w:rFonts w:ascii="Times New Roman" w:hAnsi="Times New Roman" w:cs="Times New Roman"/>
              </w:rPr>
              <w:t>email</w:t>
            </w:r>
            <w:proofErr w:type="spellEnd"/>
            <w:r w:rsidRPr="003B6856">
              <w:rPr>
                <w:rFonts w:ascii="Times New Roman" w:hAnsi="Times New Roman" w:cs="Times New Roman"/>
              </w:rPr>
              <w:t xml:space="preserve"> сервісу система </w:t>
            </w:r>
            <w:proofErr w:type="spellStart"/>
            <w:r w:rsidRPr="003B6856">
              <w:rPr>
                <w:rFonts w:ascii="Times New Roman" w:hAnsi="Times New Roman" w:cs="Times New Roman"/>
              </w:rPr>
              <w:t>коректно</w:t>
            </w:r>
            <w:proofErr w:type="spellEnd"/>
            <w:r w:rsidRPr="003B6856">
              <w:rPr>
                <w:rFonts w:ascii="Times New Roman" w:hAnsi="Times New Roman" w:cs="Times New Roman"/>
              </w:rPr>
              <w:t xml:space="preserve"> обробляє помилку та надає користувачу можливість повторної відправки</w:t>
            </w:r>
          </w:p>
          <w:p w14:paraId="5E734CF3" w14:textId="4120D658" w:rsidR="005D2CB3" w:rsidRPr="005D2CB3" w:rsidRDefault="00154FDA" w:rsidP="004375E2">
            <w:pPr>
              <w:pStyle w:val="a9"/>
              <w:numPr>
                <w:ilvl w:val="0"/>
                <w:numId w:val="25"/>
              </w:numPr>
              <w:spacing w:line="240" w:lineRule="auto"/>
              <w:ind w:left="406"/>
              <w:jc w:val="both"/>
              <w:rPr>
                <w:rFonts w:ascii="Times New Roman" w:hAnsi="Times New Roman" w:cs="Times New Roman"/>
              </w:rPr>
            </w:pPr>
            <w:r w:rsidRPr="003B6856">
              <w:rPr>
                <w:rFonts w:ascii="Times New Roman" w:hAnsi="Times New Roman" w:cs="Times New Roman"/>
              </w:rPr>
              <w:t xml:space="preserve">Токени верифікації мають обмежений термін дії (24 години) для безпеки </w:t>
            </w:r>
          </w:p>
          <w:p w14:paraId="4B69ACD4" w14:textId="091DFCAE" w:rsidR="0097700F" w:rsidRPr="003B6856" w:rsidRDefault="00154FDA" w:rsidP="004375E2">
            <w:pPr>
              <w:pStyle w:val="a9"/>
              <w:numPr>
                <w:ilvl w:val="0"/>
                <w:numId w:val="25"/>
              </w:numPr>
              <w:spacing w:line="240" w:lineRule="auto"/>
              <w:ind w:left="406"/>
              <w:jc w:val="both"/>
              <w:rPr>
                <w:rFonts w:ascii="Times New Roman" w:hAnsi="Times New Roman" w:cs="Times New Roman"/>
              </w:rPr>
            </w:pPr>
            <w:r w:rsidRPr="003B6856">
              <w:rPr>
                <w:rFonts w:ascii="Times New Roman" w:hAnsi="Times New Roman" w:cs="Times New Roman"/>
              </w:rPr>
              <w:t xml:space="preserve">Система підтримує повторне надсилання </w:t>
            </w:r>
            <w:proofErr w:type="spellStart"/>
            <w:r w:rsidRPr="003B6856">
              <w:rPr>
                <w:rFonts w:ascii="Times New Roman" w:hAnsi="Times New Roman" w:cs="Times New Roman"/>
              </w:rPr>
              <w:t>email</w:t>
            </w:r>
            <w:proofErr w:type="spellEnd"/>
            <w:r w:rsidRPr="003B6856">
              <w:rPr>
                <w:rFonts w:ascii="Times New Roman" w:hAnsi="Times New Roman" w:cs="Times New Roman"/>
              </w:rPr>
              <w:t xml:space="preserve"> верифікації з захистом від спаму (затримка 2 хвилини між запитами)</w:t>
            </w:r>
          </w:p>
          <w:p w14:paraId="26751BA0" w14:textId="37D1BA4B" w:rsidR="0097700F" w:rsidRPr="003B6856" w:rsidRDefault="00154FDA" w:rsidP="004375E2">
            <w:pPr>
              <w:pStyle w:val="a9"/>
              <w:numPr>
                <w:ilvl w:val="0"/>
                <w:numId w:val="25"/>
              </w:numPr>
              <w:spacing w:line="240" w:lineRule="auto"/>
              <w:ind w:left="406"/>
              <w:jc w:val="both"/>
              <w:rPr>
                <w:rFonts w:ascii="Times New Roman" w:hAnsi="Times New Roman" w:cs="Times New Roman"/>
              </w:rPr>
            </w:pPr>
            <w:r w:rsidRPr="003B6856">
              <w:rPr>
                <w:rFonts w:ascii="Times New Roman" w:hAnsi="Times New Roman" w:cs="Times New Roman"/>
              </w:rPr>
              <w:t>Реєстрація через соціальні мережі працює згідно FR 02 та US 1 (критерій 4)</w:t>
            </w:r>
          </w:p>
          <w:p w14:paraId="38198E2F" w14:textId="05DE0EDE" w:rsidR="0097700F" w:rsidRPr="003B6856" w:rsidRDefault="00154FDA" w:rsidP="004375E2">
            <w:pPr>
              <w:pStyle w:val="a9"/>
              <w:numPr>
                <w:ilvl w:val="0"/>
                <w:numId w:val="25"/>
              </w:numPr>
              <w:spacing w:line="240" w:lineRule="auto"/>
              <w:ind w:left="406"/>
              <w:jc w:val="both"/>
              <w:rPr>
                <w:rFonts w:ascii="Times New Roman" w:hAnsi="Times New Roman" w:cs="Times New Roman"/>
              </w:rPr>
            </w:pPr>
            <w:r w:rsidRPr="003B6856">
              <w:rPr>
                <w:rFonts w:ascii="Times New Roman" w:hAnsi="Times New Roman" w:cs="Times New Roman"/>
              </w:rPr>
              <w:t xml:space="preserve">Інтеграція з </w:t>
            </w:r>
            <w:proofErr w:type="spellStart"/>
            <w:r w:rsidRPr="003B6856">
              <w:rPr>
                <w:rFonts w:ascii="Times New Roman" w:hAnsi="Times New Roman" w:cs="Times New Roman"/>
              </w:rPr>
              <w:t>email</w:t>
            </w:r>
            <w:proofErr w:type="spellEnd"/>
            <w:r w:rsidRPr="003B6856">
              <w:rPr>
                <w:rFonts w:ascii="Times New Roman" w:hAnsi="Times New Roman" w:cs="Times New Roman"/>
              </w:rPr>
              <w:t xml:space="preserve">/SMS сервісом функціонує </w:t>
            </w:r>
            <w:proofErr w:type="spellStart"/>
            <w:r w:rsidRPr="003B6856">
              <w:rPr>
                <w:rFonts w:ascii="Times New Roman" w:hAnsi="Times New Roman" w:cs="Times New Roman"/>
              </w:rPr>
              <w:t>коректно</w:t>
            </w:r>
            <w:proofErr w:type="spellEnd"/>
            <w:r w:rsidRPr="003B6856">
              <w:rPr>
                <w:rFonts w:ascii="Times New Roman" w:hAnsi="Times New Roman" w:cs="Times New Roman"/>
              </w:rPr>
              <w:t xml:space="preserve"> згідно FR 14 та </w:t>
            </w:r>
            <w:proofErr w:type="spellStart"/>
            <w:r w:rsidRPr="003B6856">
              <w:rPr>
                <w:rFonts w:ascii="Times New Roman" w:hAnsi="Times New Roman" w:cs="Times New Roman"/>
              </w:rPr>
              <w:t>залежностей</w:t>
            </w:r>
            <w:proofErr w:type="spellEnd"/>
            <w:r w:rsidRPr="003B6856">
              <w:rPr>
                <w:rFonts w:ascii="Times New Roman" w:hAnsi="Times New Roman" w:cs="Times New Roman"/>
              </w:rPr>
              <w:t xml:space="preserve"> US 1</w:t>
            </w:r>
          </w:p>
          <w:p w14:paraId="3E98D22B" w14:textId="60F682EC" w:rsidR="0097700F" w:rsidRPr="003B6856" w:rsidRDefault="00154FDA" w:rsidP="004375E2">
            <w:pPr>
              <w:pStyle w:val="a9"/>
              <w:numPr>
                <w:ilvl w:val="0"/>
                <w:numId w:val="25"/>
              </w:numPr>
              <w:spacing w:line="240" w:lineRule="auto"/>
              <w:ind w:left="406"/>
              <w:jc w:val="both"/>
              <w:rPr>
                <w:rFonts w:ascii="Times New Roman" w:hAnsi="Times New Roman" w:cs="Times New Roman"/>
              </w:rPr>
            </w:pPr>
            <w:r w:rsidRPr="003B6856">
              <w:rPr>
                <w:rFonts w:ascii="Times New Roman" w:hAnsi="Times New Roman" w:cs="Times New Roman"/>
              </w:rPr>
              <w:t>Після успішної верифікації користувач автоматично входить в систему згідно FR 01</w:t>
            </w:r>
          </w:p>
          <w:p w14:paraId="724D03F0" w14:textId="12D744F9" w:rsidR="0097700F" w:rsidRPr="003B6856" w:rsidRDefault="00154FDA" w:rsidP="004375E2">
            <w:pPr>
              <w:pStyle w:val="a9"/>
              <w:numPr>
                <w:ilvl w:val="0"/>
                <w:numId w:val="25"/>
              </w:numPr>
              <w:spacing w:line="240" w:lineRule="auto"/>
              <w:ind w:left="406"/>
              <w:jc w:val="both"/>
              <w:rPr>
                <w:rFonts w:ascii="Times New Roman" w:hAnsi="Times New Roman" w:cs="Times New Roman"/>
              </w:rPr>
            </w:pPr>
            <w:r w:rsidRPr="003B6856">
              <w:rPr>
                <w:rFonts w:ascii="Times New Roman" w:hAnsi="Times New Roman" w:cs="Times New Roman"/>
              </w:rPr>
              <w:t>Надається повідомлення з підтвердженням після успішної реєстрації згідно US 1 (критерій 3)</w:t>
            </w:r>
          </w:p>
          <w:p w14:paraId="2E70862B" w14:textId="7745D423" w:rsidR="00154FDA" w:rsidRPr="003B6856" w:rsidRDefault="00154FDA" w:rsidP="004375E2">
            <w:pPr>
              <w:pStyle w:val="a9"/>
              <w:numPr>
                <w:ilvl w:val="0"/>
                <w:numId w:val="25"/>
              </w:numPr>
              <w:spacing w:line="240" w:lineRule="auto"/>
              <w:ind w:left="406"/>
              <w:jc w:val="both"/>
              <w:rPr>
                <w:rFonts w:ascii="Times New Roman" w:hAnsi="Times New Roman" w:cs="Times New Roman"/>
              </w:rPr>
            </w:pPr>
            <w:r w:rsidRPr="003B6856">
              <w:rPr>
                <w:rFonts w:ascii="Times New Roman" w:hAnsi="Times New Roman" w:cs="Times New Roman"/>
              </w:rPr>
              <w:t xml:space="preserve">Система використовує безпечну систему зберігання даних користувачів згідно </w:t>
            </w:r>
            <w:proofErr w:type="spellStart"/>
            <w:r w:rsidRPr="003B6856">
              <w:rPr>
                <w:rFonts w:ascii="Times New Roman" w:hAnsi="Times New Roman" w:cs="Times New Roman"/>
              </w:rPr>
              <w:t>залежностей</w:t>
            </w:r>
            <w:proofErr w:type="spellEnd"/>
            <w:r w:rsidRPr="003B6856">
              <w:rPr>
                <w:rFonts w:ascii="Times New Roman" w:hAnsi="Times New Roman" w:cs="Times New Roman"/>
              </w:rPr>
              <w:t xml:space="preserve"> US 1</w:t>
            </w:r>
          </w:p>
        </w:tc>
      </w:tr>
      <w:tr w:rsidR="00154FDA" w:rsidRPr="000311AE" w14:paraId="249B742E" w14:textId="77777777" w:rsidTr="00154FDA">
        <w:tc>
          <w:tcPr>
            <w:tcW w:w="0" w:type="auto"/>
            <w:hideMark/>
          </w:tcPr>
          <w:p w14:paraId="4F64EE3D" w14:textId="77777777" w:rsidR="00154FDA" w:rsidRPr="000311AE" w:rsidRDefault="00154FDA" w:rsidP="004375E2">
            <w:pPr>
              <w:spacing w:line="240" w:lineRule="auto"/>
              <w:jc w:val="both"/>
              <w:rPr>
                <w:rFonts w:ascii="Times New Roman" w:hAnsi="Times New Roman" w:cs="Times New Roman"/>
              </w:rPr>
            </w:pPr>
            <w:r w:rsidRPr="000311AE">
              <w:rPr>
                <w:rFonts w:ascii="Times New Roman" w:hAnsi="Times New Roman" w:cs="Times New Roman"/>
                <w:b/>
                <w:bCs/>
              </w:rPr>
              <w:lastRenderedPageBreak/>
              <w:t>Зв'язок із бізнес-вимогами</w:t>
            </w:r>
          </w:p>
        </w:tc>
        <w:tc>
          <w:tcPr>
            <w:tcW w:w="0" w:type="auto"/>
            <w:hideMark/>
          </w:tcPr>
          <w:p w14:paraId="0E0CD053" w14:textId="77777777" w:rsidR="0097700F" w:rsidRPr="000311AE" w:rsidRDefault="00154FDA" w:rsidP="004375E2">
            <w:pPr>
              <w:spacing w:after="0" w:line="240" w:lineRule="auto"/>
              <w:jc w:val="both"/>
              <w:rPr>
                <w:rFonts w:ascii="Times New Roman" w:hAnsi="Times New Roman" w:cs="Times New Roman"/>
              </w:rPr>
            </w:pPr>
            <w:r w:rsidRPr="000311AE">
              <w:rPr>
                <w:rFonts w:ascii="Times New Roman" w:hAnsi="Times New Roman" w:cs="Times New Roman"/>
                <w:b/>
                <w:bCs/>
              </w:rPr>
              <w:t>HLR 01 (Забезпечувати безпечний доступ користувачів через аутентифікацію та авторизацію):</w:t>
            </w:r>
            <w:r w:rsidRPr="000311AE">
              <w:rPr>
                <w:rFonts w:ascii="Times New Roman" w:hAnsi="Times New Roman" w:cs="Times New Roman"/>
              </w:rPr>
              <w:t xml:space="preserve"> </w:t>
            </w:r>
          </w:p>
          <w:p w14:paraId="6F68E006" w14:textId="017203EA" w:rsidR="0097700F" w:rsidRPr="000311AE" w:rsidRDefault="00154FDA" w:rsidP="004375E2">
            <w:pPr>
              <w:spacing w:line="240" w:lineRule="auto"/>
              <w:jc w:val="both"/>
              <w:rPr>
                <w:rFonts w:ascii="Times New Roman" w:hAnsi="Times New Roman" w:cs="Times New Roman"/>
              </w:rPr>
            </w:pPr>
            <w:r w:rsidRPr="000311AE">
              <w:rPr>
                <w:rFonts w:ascii="Times New Roman" w:hAnsi="Times New Roman" w:cs="Times New Roman"/>
              </w:rPr>
              <w:t xml:space="preserve">Процес реєстрації створює базу для безпечного доступу через верифікацію </w:t>
            </w:r>
            <w:proofErr w:type="spellStart"/>
            <w:r w:rsidRPr="000311AE">
              <w:rPr>
                <w:rFonts w:ascii="Times New Roman" w:hAnsi="Times New Roman" w:cs="Times New Roman"/>
              </w:rPr>
              <w:t>email</w:t>
            </w:r>
            <w:proofErr w:type="spellEnd"/>
            <w:r w:rsidRPr="000311AE">
              <w:rPr>
                <w:rFonts w:ascii="Times New Roman" w:hAnsi="Times New Roman" w:cs="Times New Roman"/>
              </w:rPr>
              <w:t xml:space="preserve">, </w:t>
            </w:r>
            <w:proofErr w:type="spellStart"/>
            <w:r w:rsidRPr="000311AE">
              <w:rPr>
                <w:rFonts w:ascii="Times New Roman" w:hAnsi="Times New Roman" w:cs="Times New Roman"/>
              </w:rPr>
              <w:t>валідацію</w:t>
            </w:r>
            <w:proofErr w:type="spellEnd"/>
            <w:r w:rsidRPr="000311AE">
              <w:rPr>
                <w:rFonts w:ascii="Times New Roman" w:hAnsi="Times New Roman" w:cs="Times New Roman"/>
              </w:rPr>
              <w:t xml:space="preserve"> даних та безпечне зберігання облікових даних</w:t>
            </w:r>
          </w:p>
          <w:p w14:paraId="5A7FD706" w14:textId="77777777" w:rsidR="0097700F" w:rsidRPr="000311AE" w:rsidRDefault="00154FDA" w:rsidP="004375E2">
            <w:pPr>
              <w:spacing w:after="0" w:line="240" w:lineRule="auto"/>
              <w:jc w:val="both"/>
              <w:rPr>
                <w:rFonts w:ascii="Times New Roman" w:hAnsi="Times New Roman" w:cs="Times New Roman"/>
              </w:rPr>
            </w:pPr>
            <w:r w:rsidRPr="000311AE">
              <w:rPr>
                <w:rFonts w:ascii="Times New Roman" w:hAnsi="Times New Roman" w:cs="Times New Roman"/>
                <w:b/>
                <w:bCs/>
              </w:rPr>
              <w:t>HLR 02 (Підтримувати багаторівневу систему ролей):</w:t>
            </w:r>
            <w:r w:rsidRPr="000311AE">
              <w:rPr>
                <w:rFonts w:ascii="Times New Roman" w:hAnsi="Times New Roman" w:cs="Times New Roman"/>
              </w:rPr>
              <w:t xml:space="preserve"> </w:t>
            </w:r>
          </w:p>
          <w:p w14:paraId="563D8734" w14:textId="77777777" w:rsidR="0097700F" w:rsidRPr="000311AE" w:rsidRDefault="00154FDA" w:rsidP="004375E2">
            <w:pPr>
              <w:spacing w:line="240" w:lineRule="auto"/>
              <w:jc w:val="both"/>
              <w:rPr>
                <w:rFonts w:ascii="Times New Roman" w:hAnsi="Times New Roman" w:cs="Times New Roman"/>
              </w:rPr>
            </w:pPr>
            <w:r w:rsidRPr="000311AE">
              <w:rPr>
                <w:rFonts w:ascii="Times New Roman" w:hAnsi="Times New Roman" w:cs="Times New Roman"/>
              </w:rPr>
              <w:t>При створенні акаунта користувачу автоматично призначається роль "Користувач" у багаторівневій системі ролей</w:t>
            </w:r>
          </w:p>
          <w:p w14:paraId="0D146925" w14:textId="77777777" w:rsidR="00FC3416" w:rsidRDefault="00154FDA" w:rsidP="004375E2">
            <w:pPr>
              <w:spacing w:after="0" w:line="240" w:lineRule="auto"/>
              <w:jc w:val="both"/>
              <w:rPr>
                <w:rFonts w:ascii="Times New Roman" w:hAnsi="Times New Roman" w:cs="Times New Roman"/>
              </w:rPr>
            </w:pPr>
            <w:r w:rsidRPr="000311AE">
              <w:rPr>
                <w:rFonts w:ascii="Times New Roman" w:hAnsi="Times New Roman" w:cs="Times New Roman"/>
                <w:b/>
                <w:bCs/>
              </w:rPr>
              <w:t>HLR 10 (Підтримувати сучасний, зручний інтерфейс):</w:t>
            </w:r>
            <w:r w:rsidRPr="000311AE">
              <w:rPr>
                <w:rFonts w:ascii="Times New Roman" w:hAnsi="Times New Roman" w:cs="Times New Roman"/>
              </w:rPr>
              <w:t xml:space="preserve"> </w:t>
            </w:r>
          </w:p>
          <w:p w14:paraId="6E148767" w14:textId="5BD4C848" w:rsidR="00154FDA" w:rsidRPr="000311AE" w:rsidRDefault="00154FDA" w:rsidP="004375E2">
            <w:pPr>
              <w:spacing w:line="240" w:lineRule="auto"/>
              <w:jc w:val="both"/>
              <w:rPr>
                <w:rFonts w:ascii="Times New Roman" w:hAnsi="Times New Roman" w:cs="Times New Roman"/>
              </w:rPr>
            </w:pPr>
            <w:r w:rsidRPr="000311AE">
              <w:rPr>
                <w:rFonts w:ascii="Times New Roman" w:hAnsi="Times New Roman" w:cs="Times New Roman"/>
              </w:rPr>
              <w:t xml:space="preserve">Форма реєстрації має інтуїтивний інтерфейс з </w:t>
            </w:r>
            <w:proofErr w:type="spellStart"/>
            <w:r w:rsidRPr="000311AE">
              <w:rPr>
                <w:rFonts w:ascii="Times New Roman" w:hAnsi="Times New Roman" w:cs="Times New Roman"/>
              </w:rPr>
              <w:t>валідацією</w:t>
            </w:r>
            <w:proofErr w:type="spellEnd"/>
            <w:r w:rsidRPr="000311AE">
              <w:rPr>
                <w:rFonts w:ascii="Times New Roman" w:hAnsi="Times New Roman" w:cs="Times New Roman"/>
              </w:rPr>
              <w:t xml:space="preserve"> в реальному часі, підказками та зрозумілими повідомленнями про помилки</w:t>
            </w:r>
          </w:p>
        </w:tc>
      </w:tr>
    </w:tbl>
    <w:p w14:paraId="68DAEE30" w14:textId="3507459F" w:rsidR="008527AE" w:rsidRDefault="008527AE" w:rsidP="004375E2">
      <w:pPr>
        <w:spacing w:line="240" w:lineRule="auto"/>
        <w:jc w:val="both"/>
        <w:rPr>
          <w:rFonts w:ascii="Times New Roman" w:hAnsi="Times New Roman" w:cs="Times New Roman"/>
        </w:rPr>
      </w:pPr>
    </w:p>
    <w:p w14:paraId="6927C040" w14:textId="623E68F9" w:rsidR="00154FDA" w:rsidRPr="008527AE" w:rsidRDefault="008527AE" w:rsidP="004375E2">
      <w:pPr>
        <w:spacing w:after="160" w:line="278" w:lineRule="auto"/>
        <w:jc w:val="both"/>
        <w:rPr>
          <w:rFonts w:ascii="Times New Roman" w:hAnsi="Times New Roman" w:cs="Times New Roman"/>
          <w:lang w:val="en-US"/>
        </w:rPr>
      </w:pPr>
      <w:r>
        <w:rPr>
          <w:rFonts w:ascii="Times New Roman" w:hAnsi="Times New Roman" w:cs="Times New Roman"/>
        </w:rPr>
        <w:br w:type="page"/>
      </w:r>
    </w:p>
    <w:p w14:paraId="6826AEBF" w14:textId="77777777" w:rsidR="0000231F" w:rsidRPr="000311AE" w:rsidRDefault="0000231F" w:rsidP="004375E2">
      <w:pPr>
        <w:spacing w:line="240" w:lineRule="auto"/>
        <w:jc w:val="both"/>
        <w:rPr>
          <w:rFonts w:ascii="Times New Roman" w:hAnsi="Times New Roman" w:cs="Times New Roman"/>
          <w:b/>
          <w:bCs/>
        </w:rPr>
      </w:pPr>
      <w:r w:rsidRPr="000311AE">
        <w:rPr>
          <w:rFonts w:ascii="Times New Roman" w:hAnsi="Times New Roman" w:cs="Times New Roman"/>
          <w:b/>
          <w:bCs/>
        </w:rPr>
        <w:lastRenderedPageBreak/>
        <w:t>USE CASE 02: АВТОРИЗАЦІЯ КОРИСТУВАЧА</w:t>
      </w:r>
    </w:p>
    <w:tbl>
      <w:tblPr>
        <w:tblStyle w:val="af0"/>
        <w:tblW w:w="0" w:type="auto"/>
        <w:tblLook w:val="04A0" w:firstRow="1" w:lastRow="0" w:firstColumn="1" w:lastColumn="0" w:noHBand="0" w:noVBand="1"/>
      </w:tblPr>
      <w:tblGrid>
        <w:gridCol w:w="1955"/>
        <w:gridCol w:w="7621"/>
      </w:tblGrid>
      <w:tr w:rsidR="0000231F" w:rsidRPr="000311AE" w14:paraId="33551F86" w14:textId="77777777" w:rsidTr="00271F70">
        <w:tc>
          <w:tcPr>
            <w:tcW w:w="0" w:type="auto"/>
            <w:hideMark/>
          </w:tcPr>
          <w:p w14:paraId="2F0AD00C" w14:textId="77777777" w:rsidR="0000231F" w:rsidRPr="000311AE" w:rsidRDefault="0000231F" w:rsidP="004375E2">
            <w:pPr>
              <w:spacing w:line="240" w:lineRule="auto"/>
              <w:jc w:val="both"/>
              <w:rPr>
                <w:rFonts w:ascii="Times New Roman" w:hAnsi="Times New Roman" w:cs="Times New Roman"/>
                <w:b/>
                <w:bCs/>
              </w:rPr>
            </w:pPr>
            <w:r w:rsidRPr="000311AE">
              <w:rPr>
                <w:rFonts w:ascii="Times New Roman" w:hAnsi="Times New Roman" w:cs="Times New Roman"/>
                <w:b/>
                <w:bCs/>
              </w:rPr>
              <w:t>Елемент UC</w:t>
            </w:r>
          </w:p>
        </w:tc>
        <w:tc>
          <w:tcPr>
            <w:tcW w:w="0" w:type="auto"/>
            <w:hideMark/>
          </w:tcPr>
          <w:p w14:paraId="4CDC1D19" w14:textId="77777777" w:rsidR="0000231F" w:rsidRPr="000311AE" w:rsidRDefault="0000231F" w:rsidP="004375E2">
            <w:pPr>
              <w:spacing w:line="240" w:lineRule="auto"/>
              <w:jc w:val="both"/>
              <w:rPr>
                <w:rFonts w:ascii="Times New Roman" w:hAnsi="Times New Roman" w:cs="Times New Roman"/>
                <w:b/>
                <w:bCs/>
              </w:rPr>
            </w:pPr>
            <w:r w:rsidRPr="000311AE">
              <w:rPr>
                <w:rFonts w:ascii="Times New Roman" w:hAnsi="Times New Roman" w:cs="Times New Roman"/>
                <w:b/>
                <w:bCs/>
              </w:rPr>
              <w:t>Опис елемента</w:t>
            </w:r>
          </w:p>
        </w:tc>
      </w:tr>
      <w:tr w:rsidR="0000231F" w:rsidRPr="000311AE" w14:paraId="75513EB8" w14:textId="77777777" w:rsidTr="00271F70">
        <w:tc>
          <w:tcPr>
            <w:tcW w:w="0" w:type="auto"/>
            <w:hideMark/>
          </w:tcPr>
          <w:p w14:paraId="63A7308B"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t xml:space="preserve">Назва </w:t>
            </w:r>
            <w:proofErr w:type="spellStart"/>
            <w:r w:rsidRPr="000311AE">
              <w:rPr>
                <w:rFonts w:ascii="Times New Roman" w:hAnsi="Times New Roman" w:cs="Times New Roman"/>
                <w:b/>
                <w:bCs/>
              </w:rPr>
              <w:t>Use</w:t>
            </w:r>
            <w:proofErr w:type="spellEnd"/>
            <w:r w:rsidRPr="000311AE">
              <w:rPr>
                <w:rFonts w:ascii="Times New Roman" w:hAnsi="Times New Roman" w:cs="Times New Roman"/>
                <w:b/>
                <w:bCs/>
              </w:rPr>
              <w:t xml:space="preserve"> </w:t>
            </w:r>
            <w:proofErr w:type="spellStart"/>
            <w:r w:rsidRPr="000311AE">
              <w:rPr>
                <w:rFonts w:ascii="Times New Roman" w:hAnsi="Times New Roman" w:cs="Times New Roman"/>
                <w:b/>
                <w:bCs/>
              </w:rPr>
              <w:t>Case</w:t>
            </w:r>
            <w:proofErr w:type="spellEnd"/>
          </w:p>
        </w:tc>
        <w:tc>
          <w:tcPr>
            <w:tcW w:w="0" w:type="auto"/>
            <w:hideMark/>
          </w:tcPr>
          <w:p w14:paraId="1FFE2EAC"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rPr>
              <w:t xml:space="preserve">Вхід зареєстрованого користувача до системи </w:t>
            </w:r>
            <w:proofErr w:type="spellStart"/>
            <w:r w:rsidRPr="00CD6127">
              <w:rPr>
                <w:rFonts w:ascii="Times New Roman" w:hAnsi="Times New Roman" w:cs="Times New Roman"/>
                <w:b/>
                <w:bCs/>
              </w:rPr>
              <w:t>Cinecloud</w:t>
            </w:r>
            <w:proofErr w:type="spellEnd"/>
          </w:p>
        </w:tc>
      </w:tr>
      <w:tr w:rsidR="0000231F" w:rsidRPr="000311AE" w14:paraId="27B9F339" w14:textId="77777777" w:rsidTr="00271F70">
        <w:tc>
          <w:tcPr>
            <w:tcW w:w="0" w:type="auto"/>
            <w:hideMark/>
          </w:tcPr>
          <w:p w14:paraId="48E00890"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t>Пріоритет</w:t>
            </w:r>
          </w:p>
        </w:tc>
        <w:tc>
          <w:tcPr>
            <w:tcW w:w="0" w:type="auto"/>
            <w:hideMark/>
          </w:tcPr>
          <w:p w14:paraId="55B54F8F" w14:textId="5D9BAE5B" w:rsidR="0000231F" w:rsidRPr="00CD6127" w:rsidRDefault="0000231F" w:rsidP="004375E2">
            <w:pPr>
              <w:spacing w:line="240" w:lineRule="auto"/>
              <w:jc w:val="both"/>
              <w:rPr>
                <w:rFonts w:ascii="Times New Roman" w:hAnsi="Times New Roman" w:cs="Times New Roman"/>
                <w:lang w:val="en-US"/>
              </w:rPr>
            </w:pPr>
            <w:r w:rsidRPr="000311AE">
              <w:rPr>
                <w:rFonts w:ascii="Times New Roman" w:hAnsi="Times New Roman" w:cs="Times New Roman"/>
              </w:rPr>
              <w:t>Високий</w:t>
            </w:r>
          </w:p>
        </w:tc>
      </w:tr>
      <w:tr w:rsidR="0000231F" w:rsidRPr="000311AE" w14:paraId="481F4D11" w14:textId="77777777" w:rsidTr="00271F70">
        <w:tc>
          <w:tcPr>
            <w:tcW w:w="0" w:type="auto"/>
            <w:hideMark/>
          </w:tcPr>
          <w:p w14:paraId="23B4961E"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t>Опис (короткий опис сценарію)</w:t>
            </w:r>
          </w:p>
        </w:tc>
        <w:tc>
          <w:tcPr>
            <w:tcW w:w="0" w:type="auto"/>
            <w:hideMark/>
          </w:tcPr>
          <w:p w14:paraId="61EFD084"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rPr>
              <w:t xml:space="preserve">Зареєстрований користувач виконує вхід у свій особистий акаунт у системі </w:t>
            </w:r>
            <w:proofErr w:type="spellStart"/>
            <w:r w:rsidRPr="000311AE">
              <w:rPr>
                <w:rFonts w:ascii="Times New Roman" w:hAnsi="Times New Roman" w:cs="Times New Roman"/>
              </w:rPr>
              <w:t>Cinecloud</w:t>
            </w:r>
            <w:proofErr w:type="spellEnd"/>
            <w:r w:rsidRPr="000311AE">
              <w:rPr>
                <w:rFonts w:ascii="Times New Roman" w:hAnsi="Times New Roman" w:cs="Times New Roman"/>
              </w:rPr>
              <w:t xml:space="preserve"> для безпечного та зручного доступу до персональних налаштувань, збережених списків та історії переглядів згідно US 2. Користувач може увійти через </w:t>
            </w:r>
            <w:proofErr w:type="spellStart"/>
            <w:r w:rsidRPr="000311AE">
              <w:rPr>
                <w:rFonts w:ascii="Times New Roman" w:hAnsi="Times New Roman" w:cs="Times New Roman"/>
              </w:rPr>
              <w:t>email</w:t>
            </w:r>
            <w:proofErr w:type="spellEnd"/>
            <w:r w:rsidRPr="000311AE">
              <w:rPr>
                <w:rFonts w:ascii="Times New Roman" w:hAnsi="Times New Roman" w:cs="Times New Roman"/>
              </w:rPr>
              <w:t>/пароль або через авторизацію в соціальних мережах (</w:t>
            </w:r>
            <w:proofErr w:type="spellStart"/>
            <w:r w:rsidRPr="000311AE">
              <w:rPr>
                <w:rFonts w:ascii="Times New Roman" w:hAnsi="Times New Roman" w:cs="Times New Roman"/>
              </w:rPr>
              <w:t>Google</w:t>
            </w:r>
            <w:proofErr w:type="spellEnd"/>
            <w:r w:rsidRPr="000311AE">
              <w:rPr>
                <w:rFonts w:ascii="Times New Roman" w:hAnsi="Times New Roman" w:cs="Times New Roman"/>
              </w:rPr>
              <w:t xml:space="preserve">, </w:t>
            </w:r>
            <w:proofErr w:type="spellStart"/>
            <w:r w:rsidRPr="000311AE">
              <w:rPr>
                <w:rFonts w:ascii="Times New Roman" w:hAnsi="Times New Roman" w:cs="Times New Roman"/>
              </w:rPr>
              <w:t>Facebook</w:t>
            </w:r>
            <w:proofErr w:type="spellEnd"/>
            <w:r w:rsidRPr="000311AE">
              <w:rPr>
                <w:rFonts w:ascii="Times New Roman" w:hAnsi="Times New Roman" w:cs="Times New Roman"/>
              </w:rPr>
              <w:t>). Мета сценарію - забезпечити безпечний доступ до персоналізованих функцій платформи з підтримкою множинних методів автентифікації для максимальної зручності користувачів.</w:t>
            </w:r>
          </w:p>
        </w:tc>
      </w:tr>
      <w:tr w:rsidR="0000231F" w:rsidRPr="000311AE" w14:paraId="5C82D672" w14:textId="77777777" w:rsidTr="00271F70">
        <w:tc>
          <w:tcPr>
            <w:tcW w:w="0" w:type="auto"/>
            <w:hideMark/>
          </w:tcPr>
          <w:p w14:paraId="73DC5B57"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t>Актори (діюча особа чи особи)</w:t>
            </w:r>
          </w:p>
        </w:tc>
        <w:tc>
          <w:tcPr>
            <w:tcW w:w="0" w:type="auto"/>
            <w:hideMark/>
          </w:tcPr>
          <w:p w14:paraId="695E453C" w14:textId="77777777" w:rsidR="004375E2" w:rsidRDefault="0000231F" w:rsidP="004375E2">
            <w:pPr>
              <w:spacing w:line="240" w:lineRule="auto"/>
              <w:jc w:val="both"/>
              <w:rPr>
                <w:rFonts w:ascii="Times New Roman" w:hAnsi="Times New Roman" w:cs="Times New Roman"/>
                <w:lang w:val="en-US"/>
              </w:rPr>
            </w:pPr>
            <w:r w:rsidRPr="000311AE">
              <w:rPr>
                <w:rFonts w:ascii="Times New Roman" w:hAnsi="Times New Roman" w:cs="Times New Roman"/>
                <w:b/>
                <w:bCs/>
              </w:rPr>
              <w:t>Основний актор:</w:t>
            </w:r>
            <w:r w:rsidRPr="000311AE">
              <w:rPr>
                <w:rFonts w:ascii="Times New Roman" w:hAnsi="Times New Roman" w:cs="Times New Roman"/>
              </w:rPr>
              <w:t xml:space="preserve"> Зареєстрований користувач (користувач з існуючим та </w:t>
            </w:r>
            <w:proofErr w:type="spellStart"/>
            <w:r w:rsidRPr="000311AE">
              <w:rPr>
                <w:rFonts w:ascii="Times New Roman" w:hAnsi="Times New Roman" w:cs="Times New Roman"/>
              </w:rPr>
              <w:t>верифікованим</w:t>
            </w:r>
            <w:proofErr w:type="spellEnd"/>
            <w:r w:rsidRPr="000311AE">
              <w:rPr>
                <w:rFonts w:ascii="Times New Roman" w:hAnsi="Times New Roman" w:cs="Times New Roman"/>
              </w:rPr>
              <w:t xml:space="preserve"> акаунтом)</w:t>
            </w:r>
          </w:p>
          <w:p w14:paraId="67A91476" w14:textId="3E0BE508"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t>Вторинні актори:</w:t>
            </w:r>
            <w:r w:rsidRPr="000311AE">
              <w:rPr>
                <w:rFonts w:ascii="Times New Roman" w:hAnsi="Times New Roman" w:cs="Times New Roman"/>
              </w:rPr>
              <w:t xml:space="preserve"> Система аутентифікації </w:t>
            </w:r>
            <w:proofErr w:type="spellStart"/>
            <w:r w:rsidRPr="000311AE">
              <w:rPr>
                <w:rFonts w:ascii="Times New Roman" w:hAnsi="Times New Roman" w:cs="Times New Roman"/>
              </w:rPr>
              <w:t>Cinecloud</w:t>
            </w:r>
            <w:proofErr w:type="spellEnd"/>
            <w:r w:rsidRPr="000311AE">
              <w:rPr>
                <w:rFonts w:ascii="Times New Roman" w:hAnsi="Times New Roman" w:cs="Times New Roman"/>
              </w:rPr>
              <w:t>, Система управління сеансами та токенами, Соціальні мережі (</w:t>
            </w:r>
            <w:proofErr w:type="spellStart"/>
            <w:r w:rsidRPr="000311AE">
              <w:rPr>
                <w:rFonts w:ascii="Times New Roman" w:hAnsi="Times New Roman" w:cs="Times New Roman"/>
              </w:rPr>
              <w:t>Google</w:t>
            </w:r>
            <w:proofErr w:type="spellEnd"/>
            <w:r w:rsidRPr="000311AE">
              <w:rPr>
                <w:rFonts w:ascii="Times New Roman" w:hAnsi="Times New Roman" w:cs="Times New Roman"/>
              </w:rPr>
              <w:t xml:space="preserve">, </w:t>
            </w:r>
            <w:proofErr w:type="spellStart"/>
            <w:r w:rsidRPr="000311AE">
              <w:rPr>
                <w:rFonts w:ascii="Times New Roman" w:hAnsi="Times New Roman" w:cs="Times New Roman"/>
              </w:rPr>
              <w:t>Facebook</w:t>
            </w:r>
            <w:proofErr w:type="spellEnd"/>
            <w:r w:rsidRPr="000311AE">
              <w:rPr>
                <w:rFonts w:ascii="Times New Roman" w:hAnsi="Times New Roman" w:cs="Times New Roman"/>
              </w:rPr>
              <w:t xml:space="preserve"> - для альтернативного входу), Система </w:t>
            </w:r>
            <w:proofErr w:type="spellStart"/>
            <w:r w:rsidRPr="000311AE">
              <w:rPr>
                <w:rFonts w:ascii="Times New Roman" w:hAnsi="Times New Roman" w:cs="Times New Roman"/>
              </w:rPr>
              <w:t>логування</w:t>
            </w:r>
            <w:proofErr w:type="spellEnd"/>
            <w:r w:rsidRPr="000311AE">
              <w:rPr>
                <w:rFonts w:ascii="Times New Roman" w:hAnsi="Times New Roman" w:cs="Times New Roman"/>
              </w:rPr>
              <w:t xml:space="preserve"> безпеки, Захищена база даних користувачів</w:t>
            </w:r>
          </w:p>
        </w:tc>
      </w:tr>
      <w:tr w:rsidR="0000231F" w:rsidRPr="000311AE" w14:paraId="36985D7F" w14:textId="77777777" w:rsidTr="00271F70">
        <w:tc>
          <w:tcPr>
            <w:tcW w:w="0" w:type="auto"/>
            <w:hideMark/>
          </w:tcPr>
          <w:p w14:paraId="2269BC9E"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t>Вимоги / Пов'язані вимоги</w:t>
            </w:r>
          </w:p>
        </w:tc>
        <w:tc>
          <w:tcPr>
            <w:tcW w:w="0" w:type="auto"/>
            <w:hideMark/>
          </w:tcPr>
          <w:p w14:paraId="708537C9" w14:textId="77777777" w:rsidR="00E167E7" w:rsidRDefault="0000231F" w:rsidP="004375E2">
            <w:pPr>
              <w:spacing w:line="240" w:lineRule="auto"/>
              <w:jc w:val="both"/>
              <w:rPr>
                <w:rFonts w:ascii="Times New Roman" w:hAnsi="Times New Roman" w:cs="Times New Roman"/>
                <w:lang w:val="en-US"/>
              </w:rPr>
            </w:pPr>
            <w:proofErr w:type="spellStart"/>
            <w:r w:rsidRPr="000311AE">
              <w:rPr>
                <w:rFonts w:ascii="Times New Roman" w:hAnsi="Times New Roman" w:cs="Times New Roman"/>
                <w:b/>
                <w:bCs/>
              </w:rPr>
              <w:t>User</w:t>
            </w:r>
            <w:proofErr w:type="spellEnd"/>
            <w:r w:rsidRPr="000311AE">
              <w:rPr>
                <w:rFonts w:ascii="Times New Roman" w:hAnsi="Times New Roman" w:cs="Times New Roman"/>
                <w:b/>
                <w:bCs/>
              </w:rPr>
              <w:t xml:space="preserve"> </w:t>
            </w:r>
            <w:proofErr w:type="spellStart"/>
            <w:r w:rsidRPr="000311AE">
              <w:rPr>
                <w:rFonts w:ascii="Times New Roman" w:hAnsi="Times New Roman" w:cs="Times New Roman"/>
                <w:b/>
                <w:bCs/>
              </w:rPr>
              <w:t>Requirements</w:t>
            </w:r>
            <w:proofErr w:type="spellEnd"/>
            <w:r w:rsidRPr="000311AE">
              <w:rPr>
                <w:rFonts w:ascii="Times New Roman" w:hAnsi="Times New Roman" w:cs="Times New Roman"/>
                <w:b/>
                <w:bCs/>
              </w:rPr>
              <w:t>:</w:t>
            </w:r>
            <w:r w:rsidRPr="000311AE">
              <w:rPr>
                <w:rFonts w:ascii="Times New Roman" w:hAnsi="Times New Roman" w:cs="Times New Roman"/>
              </w:rPr>
              <w:t xml:space="preserve"> UR 02 (Увійти до особистого акаунта)</w:t>
            </w:r>
          </w:p>
          <w:p w14:paraId="1BD78B18" w14:textId="77777777" w:rsidR="00E167E7" w:rsidRDefault="0000231F" w:rsidP="004375E2">
            <w:pPr>
              <w:spacing w:line="240" w:lineRule="auto"/>
              <w:jc w:val="both"/>
              <w:rPr>
                <w:rFonts w:ascii="Times New Roman" w:hAnsi="Times New Roman" w:cs="Times New Roman"/>
                <w:lang w:val="en-US"/>
              </w:rPr>
            </w:pPr>
            <w:proofErr w:type="spellStart"/>
            <w:r w:rsidRPr="000311AE">
              <w:rPr>
                <w:rFonts w:ascii="Times New Roman" w:hAnsi="Times New Roman" w:cs="Times New Roman"/>
                <w:b/>
                <w:bCs/>
              </w:rPr>
              <w:t>Functional</w:t>
            </w:r>
            <w:proofErr w:type="spellEnd"/>
            <w:r w:rsidRPr="000311AE">
              <w:rPr>
                <w:rFonts w:ascii="Times New Roman" w:hAnsi="Times New Roman" w:cs="Times New Roman"/>
                <w:b/>
                <w:bCs/>
              </w:rPr>
              <w:t xml:space="preserve"> </w:t>
            </w:r>
            <w:proofErr w:type="spellStart"/>
            <w:r w:rsidRPr="000311AE">
              <w:rPr>
                <w:rFonts w:ascii="Times New Roman" w:hAnsi="Times New Roman" w:cs="Times New Roman"/>
                <w:b/>
                <w:bCs/>
              </w:rPr>
              <w:t>Requirements</w:t>
            </w:r>
            <w:proofErr w:type="spellEnd"/>
            <w:r w:rsidRPr="000311AE">
              <w:rPr>
                <w:rFonts w:ascii="Times New Roman" w:hAnsi="Times New Roman" w:cs="Times New Roman"/>
                <w:b/>
                <w:bCs/>
              </w:rPr>
              <w:t>:</w:t>
            </w:r>
            <w:r w:rsidRPr="000311AE">
              <w:rPr>
                <w:rFonts w:ascii="Times New Roman" w:hAnsi="Times New Roman" w:cs="Times New Roman"/>
              </w:rPr>
              <w:t xml:space="preserve"> FR 01 (Аутентифікація через </w:t>
            </w:r>
            <w:proofErr w:type="spellStart"/>
            <w:r w:rsidRPr="000311AE">
              <w:rPr>
                <w:rFonts w:ascii="Times New Roman" w:hAnsi="Times New Roman" w:cs="Times New Roman"/>
              </w:rPr>
              <w:t>email</w:t>
            </w:r>
            <w:proofErr w:type="spellEnd"/>
            <w:r w:rsidRPr="000311AE">
              <w:rPr>
                <w:rFonts w:ascii="Times New Roman" w:hAnsi="Times New Roman" w:cs="Times New Roman"/>
              </w:rPr>
              <w:t>/пароль), FR 02 (Вхід через соцмережі), FR 03 (Ролі користувачів), FR 04 (Обмеження доступу до адміністрування), FR 17 (</w:t>
            </w:r>
            <w:proofErr w:type="spellStart"/>
            <w:r w:rsidRPr="000311AE">
              <w:rPr>
                <w:rFonts w:ascii="Times New Roman" w:hAnsi="Times New Roman" w:cs="Times New Roman"/>
              </w:rPr>
              <w:t>Логування</w:t>
            </w:r>
            <w:proofErr w:type="spellEnd"/>
            <w:r w:rsidRPr="000311AE">
              <w:rPr>
                <w:rFonts w:ascii="Times New Roman" w:hAnsi="Times New Roman" w:cs="Times New Roman"/>
              </w:rPr>
              <w:t xml:space="preserve"> помилок), FR 18 (Повідомлення про помилки)</w:t>
            </w:r>
          </w:p>
          <w:p w14:paraId="4D75ADC6" w14:textId="41BA1C2C" w:rsidR="0000231F" w:rsidRPr="000311AE" w:rsidRDefault="0000231F" w:rsidP="004375E2">
            <w:pPr>
              <w:spacing w:line="240" w:lineRule="auto"/>
              <w:jc w:val="both"/>
              <w:rPr>
                <w:rFonts w:ascii="Times New Roman" w:hAnsi="Times New Roman" w:cs="Times New Roman"/>
              </w:rPr>
            </w:pPr>
            <w:proofErr w:type="spellStart"/>
            <w:r w:rsidRPr="000311AE">
              <w:rPr>
                <w:rFonts w:ascii="Times New Roman" w:hAnsi="Times New Roman" w:cs="Times New Roman"/>
                <w:b/>
                <w:bCs/>
              </w:rPr>
              <w:t>High-Level</w:t>
            </w:r>
            <w:proofErr w:type="spellEnd"/>
            <w:r w:rsidRPr="000311AE">
              <w:rPr>
                <w:rFonts w:ascii="Times New Roman" w:hAnsi="Times New Roman" w:cs="Times New Roman"/>
                <w:b/>
                <w:bCs/>
              </w:rPr>
              <w:t xml:space="preserve"> </w:t>
            </w:r>
            <w:proofErr w:type="spellStart"/>
            <w:r w:rsidRPr="000311AE">
              <w:rPr>
                <w:rFonts w:ascii="Times New Roman" w:hAnsi="Times New Roman" w:cs="Times New Roman"/>
                <w:b/>
                <w:bCs/>
              </w:rPr>
              <w:t>Requirements</w:t>
            </w:r>
            <w:proofErr w:type="spellEnd"/>
            <w:r w:rsidRPr="000311AE">
              <w:rPr>
                <w:rFonts w:ascii="Times New Roman" w:hAnsi="Times New Roman" w:cs="Times New Roman"/>
                <w:b/>
                <w:bCs/>
              </w:rPr>
              <w:t>:</w:t>
            </w:r>
            <w:r w:rsidRPr="000311AE">
              <w:rPr>
                <w:rFonts w:ascii="Times New Roman" w:hAnsi="Times New Roman" w:cs="Times New Roman"/>
              </w:rPr>
              <w:t xml:space="preserve"> HLR 01 (Безпечний доступ через аутентифікацію та авторизацію), HLR 02 (Багаторівнева система ролей)</w:t>
            </w:r>
            <w:proofErr w:type="spellStart"/>
            <w:r w:rsidRPr="000311AE">
              <w:rPr>
                <w:rFonts w:ascii="Times New Roman" w:hAnsi="Times New Roman" w:cs="Times New Roman"/>
                <w:b/>
                <w:bCs/>
              </w:rPr>
              <w:t>User</w:t>
            </w:r>
            <w:proofErr w:type="spellEnd"/>
            <w:r w:rsidRPr="000311AE">
              <w:rPr>
                <w:rFonts w:ascii="Times New Roman" w:hAnsi="Times New Roman" w:cs="Times New Roman"/>
                <w:b/>
                <w:bCs/>
              </w:rPr>
              <w:t xml:space="preserve"> </w:t>
            </w:r>
            <w:proofErr w:type="spellStart"/>
            <w:r w:rsidRPr="000311AE">
              <w:rPr>
                <w:rFonts w:ascii="Times New Roman" w:hAnsi="Times New Roman" w:cs="Times New Roman"/>
                <w:b/>
                <w:bCs/>
              </w:rPr>
              <w:t>Story</w:t>
            </w:r>
            <w:proofErr w:type="spellEnd"/>
            <w:r w:rsidRPr="000311AE">
              <w:rPr>
                <w:rFonts w:ascii="Times New Roman" w:hAnsi="Times New Roman" w:cs="Times New Roman"/>
                <w:b/>
                <w:bCs/>
              </w:rPr>
              <w:t>:</w:t>
            </w:r>
            <w:r w:rsidRPr="000311AE">
              <w:rPr>
                <w:rFonts w:ascii="Times New Roman" w:hAnsi="Times New Roman" w:cs="Times New Roman"/>
              </w:rPr>
              <w:t xml:space="preserve"> US 2 (Авторизація користувача)</w:t>
            </w:r>
          </w:p>
        </w:tc>
      </w:tr>
      <w:tr w:rsidR="0000231F" w:rsidRPr="000311AE" w14:paraId="117EAA01" w14:textId="77777777" w:rsidTr="00271F70">
        <w:tc>
          <w:tcPr>
            <w:tcW w:w="0" w:type="auto"/>
            <w:hideMark/>
          </w:tcPr>
          <w:p w14:paraId="0E479F71"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t>Передумови (початковий стан)</w:t>
            </w:r>
          </w:p>
        </w:tc>
        <w:tc>
          <w:tcPr>
            <w:tcW w:w="0" w:type="auto"/>
            <w:hideMark/>
          </w:tcPr>
          <w:p w14:paraId="455FCBC8" w14:textId="0676A24E" w:rsidR="00C63504" w:rsidRPr="00C63504" w:rsidRDefault="0000231F" w:rsidP="00C63504">
            <w:pPr>
              <w:pStyle w:val="a9"/>
              <w:numPr>
                <w:ilvl w:val="0"/>
                <w:numId w:val="29"/>
              </w:numPr>
              <w:spacing w:line="240" w:lineRule="auto"/>
              <w:ind w:left="446"/>
              <w:jc w:val="both"/>
              <w:rPr>
                <w:rFonts w:ascii="Times New Roman" w:hAnsi="Times New Roman" w:cs="Times New Roman"/>
                <w:lang w:val="en-US"/>
              </w:rPr>
            </w:pPr>
            <w:r w:rsidRPr="00C63504">
              <w:rPr>
                <w:rFonts w:ascii="Times New Roman" w:hAnsi="Times New Roman" w:cs="Times New Roman"/>
              </w:rPr>
              <w:t xml:space="preserve">Користувач має зареєстрований та </w:t>
            </w:r>
            <w:proofErr w:type="spellStart"/>
            <w:r w:rsidRPr="00C63504">
              <w:rPr>
                <w:rFonts w:ascii="Times New Roman" w:hAnsi="Times New Roman" w:cs="Times New Roman"/>
              </w:rPr>
              <w:t>верифікований</w:t>
            </w:r>
            <w:proofErr w:type="spellEnd"/>
            <w:r w:rsidRPr="00C63504">
              <w:rPr>
                <w:rFonts w:ascii="Times New Roman" w:hAnsi="Times New Roman" w:cs="Times New Roman"/>
              </w:rPr>
              <w:t xml:space="preserve"> обліковий запис у системі </w:t>
            </w:r>
            <w:proofErr w:type="spellStart"/>
            <w:r w:rsidRPr="00C63504">
              <w:rPr>
                <w:rFonts w:ascii="Times New Roman" w:hAnsi="Times New Roman" w:cs="Times New Roman"/>
              </w:rPr>
              <w:t>Cinecloud</w:t>
            </w:r>
            <w:proofErr w:type="spellEnd"/>
          </w:p>
          <w:p w14:paraId="29A355D0" w14:textId="722CCEC9" w:rsidR="00C63504" w:rsidRPr="00C63504" w:rsidRDefault="0000231F" w:rsidP="00C63504">
            <w:pPr>
              <w:pStyle w:val="a9"/>
              <w:numPr>
                <w:ilvl w:val="0"/>
                <w:numId w:val="29"/>
              </w:numPr>
              <w:spacing w:line="240" w:lineRule="auto"/>
              <w:ind w:left="446"/>
              <w:jc w:val="both"/>
              <w:rPr>
                <w:rFonts w:ascii="Times New Roman" w:hAnsi="Times New Roman" w:cs="Times New Roman"/>
                <w:lang w:val="en-US"/>
              </w:rPr>
            </w:pPr>
            <w:r w:rsidRPr="00C63504">
              <w:rPr>
                <w:rFonts w:ascii="Times New Roman" w:hAnsi="Times New Roman" w:cs="Times New Roman"/>
              </w:rPr>
              <w:t xml:space="preserve">Акаунт має статус "Активний" (не заблокований, не </w:t>
            </w:r>
            <w:proofErr w:type="spellStart"/>
            <w:r w:rsidRPr="00C63504">
              <w:rPr>
                <w:rFonts w:ascii="Times New Roman" w:hAnsi="Times New Roman" w:cs="Times New Roman"/>
              </w:rPr>
              <w:t>деактивований</w:t>
            </w:r>
            <w:proofErr w:type="spellEnd"/>
            <w:r w:rsidRPr="00C63504">
              <w:rPr>
                <w:rFonts w:ascii="Times New Roman" w:hAnsi="Times New Roman" w:cs="Times New Roman"/>
              </w:rPr>
              <w:t>)</w:t>
            </w:r>
          </w:p>
          <w:p w14:paraId="3C8F0F44" w14:textId="77777777" w:rsidR="005D2CB3" w:rsidRDefault="0000231F" w:rsidP="00C63504">
            <w:pPr>
              <w:pStyle w:val="a9"/>
              <w:numPr>
                <w:ilvl w:val="0"/>
                <w:numId w:val="29"/>
              </w:numPr>
              <w:spacing w:line="240" w:lineRule="auto"/>
              <w:ind w:left="446"/>
              <w:jc w:val="both"/>
              <w:rPr>
                <w:rFonts w:ascii="Times New Roman" w:hAnsi="Times New Roman" w:cs="Times New Roman"/>
                <w:lang w:val="en-US"/>
              </w:rPr>
            </w:pPr>
            <w:r w:rsidRPr="00C63504">
              <w:rPr>
                <w:rFonts w:ascii="Times New Roman" w:hAnsi="Times New Roman" w:cs="Times New Roman"/>
              </w:rPr>
              <w:t xml:space="preserve">Система </w:t>
            </w:r>
            <w:proofErr w:type="spellStart"/>
            <w:r w:rsidRPr="00C63504">
              <w:rPr>
                <w:rFonts w:ascii="Times New Roman" w:hAnsi="Times New Roman" w:cs="Times New Roman"/>
              </w:rPr>
              <w:t>Cinecloud</w:t>
            </w:r>
            <w:proofErr w:type="spellEnd"/>
            <w:r w:rsidRPr="00C63504">
              <w:rPr>
                <w:rFonts w:ascii="Times New Roman" w:hAnsi="Times New Roman" w:cs="Times New Roman"/>
              </w:rPr>
              <w:t xml:space="preserve"> доступна та функціонує нормально</w:t>
            </w:r>
          </w:p>
          <w:p w14:paraId="313658DD" w14:textId="00905810" w:rsidR="00C63504" w:rsidRPr="00C63504" w:rsidRDefault="0000231F" w:rsidP="00C63504">
            <w:pPr>
              <w:pStyle w:val="a9"/>
              <w:numPr>
                <w:ilvl w:val="0"/>
                <w:numId w:val="29"/>
              </w:numPr>
              <w:spacing w:line="240" w:lineRule="auto"/>
              <w:ind w:left="446"/>
              <w:jc w:val="both"/>
              <w:rPr>
                <w:rFonts w:ascii="Times New Roman" w:hAnsi="Times New Roman" w:cs="Times New Roman"/>
                <w:lang w:val="en-US"/>
              </w:rPr>
            </w:pPr>
            <w:r w:rsidRPr="00C63504">
              <w:rPr>
                <w:rFonts w:ascii="Times New Roman" w:hAnsi="Times New Roman" w:cs="Times New Roman"/>
              </w:rPr>
              <w:t xml:space="preserve"> База даних користувачів доступна для читання</w:t>
            </w:r>
          </w:p>
          <w:p w14:paraId="2F9F1855" w14:textId="77777777" w:rsidR="005D2CB3" w:rsidRDefault="0000231F" w:rsidP="00C63504">
            <w:pPr>
              <w:pStyle w:val="a9"/>
              <w:numPr>
                <w:ilvl w:val="0"/>
                <w:numId w:val="29"/>
              </w:numPr>
              <w:spacing w:line="240" w:lineRule="auto"/>
              <w:ind w:left="446"/>
              <w:jc w:val="both"/>
              <w:rPr>
                <w:rFonts w:ascii="Times New Roman" w:hAnsi="Times New Roman" w:cs="Times New Roman"/>
                <w:lang w:val="en-US"/>
              </w:rPr>
            </w:pPr>
            <w:r w:rsidRPr="00C63504">
              <w:rPr>
                <w:rFonts w:ascii="Times New Roman" w:hAnsi="Times New Roman" w:cs="Times New Roman"/>
              </w:rPr>
              <w:t>Система управління сеансами активна</w:t>
            </w:r>
          </w:p>
          <w:p w14:paraId="366BE1FD" w14:textId="4B9F0C13" w:rsidR="00C63504" w:rsidRPr="00C63504" w:rsidRDefault="0000231F" w:rsidP="00C63504">
            <w:pPr>
              <w:pStyle w:val="a9"/>
              <w:numPr>
                <w:ilvl w:val="0"/>
                <w:numId w:val="29"/>
              </w:numPr>
              <w:spacing w:line="240" w:lineRule="auto"/>
              <w:ind w:left="446"/>
              <w:jc w:val="both"/>
              <w:rPr>
                <w:rFonts w:ascii="Times New Roman" w:hAnsi="Times New Roman" w:cs="Times New Roman"/>
                <w:lang w:val="en-US"/>
              </w:rPr>
            </w:pPr>
            <w:r w:rsidRPr="00C63504">
              <w:rPr>
                <w:rFonts w:ascii="Times New Roman" w:hAnsi="Times New Roman" w:cs="Times New Roman"/>
              </w:rPr>
              <w:t xml:space="preserve"> API соціальних мереж доступні (для альтернативного входу) згідно </w:t>
            </w:r>
            <w:proofErr w:type="spellStart"/>
            <w:r w:rsidRPr="00C63504">
              <w:rPr>
                <w:rFonts w:ascii="Times New Roman" w:hAnsi="Times New Roman" w:cs="Times New Roman"/>
              </w:rPr>
              <w:t>залежностей</w:t>
            </w:r>
            <w:proofErr w:type="spellEnd"/>
            <w:r w:rsidRPr="00C63504">
              <w:rPr>
                <w:rFonts w:ascii="Times New Roman" w:hAnsi="Times New Roman" w:cs="Times New Roman"/>
              </w:rPr>
              <w:t xml:space="preserve"> US 2</w:t>
            </w:r>
          </w:p>
          <w:p w14:paraId="6CBC5E68" w14:textId="603484CF" w:rsidR="0000231F" w:rsidRPr="00C63504" w:rsidRDefault="0000231F" w:rsidP="00C63504">
            <w:pPr>
              <w:pStyle w:val="a9"/>
              <w:numPr>
                <w:ilvl w:val="0"/>
                <w:numId w:val="29"/>
              </w:numPr>
              <w:spacing w:line="240" w:lineRule="auto"/>
              <w:ind w:left="446"/>
              <w:jc w:val="both"/>
              <w:rPr>
                <w:rFonts w:ascii="Times New Roman" w:hAnsi="Times New Roman" w:cs="Times New Roman"/>
              </w:rPr>
            </w:pPr>
            <w:r w:rsidRPr="00C63504">
              <w:rPr>
                <w:rFonts w:ascii="Times New Roman" w:hAnsi="Times New Roman" w:cs="Times New Roman"/>
              </w:rPr>
              <w:t xml:space="preserve">Система </w:t>
            </w:r>
            <w:proofErr w:type="spellStart"/>
            <w:r w:rsidRPr="00C63504">
              <w:rPr>
                <w:rFonts w:ascii="Times New Roman" w:hAnsi="Times New Roman" w:cs="Times New Roman"/>
              </w:rPr>
              <w:t>логування</w:t>
            </w:r>
            <w:proofErr w:type="spellEnd"/>
            <w:r w:rsidRPr="00C63504">
              <w:rPr>
                <w:rFonts w:ascii="Times New Roman" w:hAnsi="Times New Roman" w:cs="Times New Roman"/>
              </w:rPr>
              <w:t xml:space="preserve"> безпеки функціонує</w:t>
            </w:r>
          </w:p>
        </w:tc>
      </w:tr>
      <w:tr w:rsidR="0000231F" w:rsidRPr="000311AE" w14:paraId="47F300C0" w14:textId="77777777" w:rsidTr="00271F70">
        <w:tc>
          <w:tcPr>
            <w:tcW w:w="0" w:type="auto"/>
            <w:hideMark/>
          </w:tcPr>
          <w:p w14:paraId="434CA355"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t>Тригер</w:t>
            </w:r>
          </w:p>
        </w:tc>
        <w:tc>
          <w:tcPr>
            <w:tcW w:w="0" w:type="auto"/>
            <w:hideMark/>
          </w:tcPr>
          <w:p w14:paraId="6E22CBD8"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rPr>
              <w:t xml:space="preserve">Користувач натискає кнопку "Увійти" на головній сторінці, у мобільному додатку, або переходить на сторінку входу системи </w:t>
            </w:r>
            <w:proofErr w:type="spellStart"/>
            <w:r w:rsidRPr="000311AE">
              <w:rPr>
                <w:rFonts w:ascii="Times New Roman" w:hAnsi="Times New Roman" w:cs="Times New Roman"/>
              </w:rPr>
              <w:t>Cinecloud</w:t>
            </w:r>
            <w:proofErr w:type="spellEnd"/>
          </w:p>
        </w:tc>
      </w:tr>
      <w:tr w:rsidR="0000231F" w:rsidRPr="000311AE" w14:paraId="2714AB96" w14:textId="77777777" w:rsidTr="00271F70">
        <w:tc>
          <w:tcPr>
            <w:tcW w:w="0" w:type="auto"/>
            <w:hideMark/>
          </w:tcPr>
          <w:p w14:paraId="50709326"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t>Результат (</w:t>
            </w:r>
            <w:proofErr w:type="spellStart"/>
            <w:r w:rsidRPr="000311AE">
              <w:rPr>
                <w:rFonts w:ascii="Times New Roman" w:hAnsi="Times New Roman" w:cs="Times New Roman"/>
                <w:b/>
                <w:bCs/>
              </w:rPr>
              <w:t>післяумова</w:t>
            </w:r>
            <w:proofErr w:type="spellEnd"/>
            <w:r w:rsidRPr="000311AE">
              <w:rPr>
                <w:rFonts w:ascii="Times New Roman" w:hAnsi="Times New Roman" w:cs="Times New Roman"/>
                <w:b/>
                <w:bCs/>
              </w:rPr>
              <w:t>)</w:t>
            </w:r>
          </w:p>
        </w:tc>
        <w:tc>
          <w:tcPr>
            <w:tcW w:w="0" w:type="auto"/>
            <w:hideMark/>
          </w:tcPr>
          <w:p w14:paraId="1B5D6906" w14:textId="6992C6BF" w:rsidR="00C63504" w:rsidRPr="00C63504" w:rsidRDefault="0000231F" w:rsidP="00C63504">
            <w:pPr>
              <w:spacing w:after="0" w:line="240" w:lineRule="auto"/>
              <w:jc w:val="both"/>
              <w:rPr>
                <w:rFonts w:ascii="Times New Roman" w:hAnsi="Times New Roman" w:cs="Times New Roman"/>
                <w:lang w:val="en-US"/>
              </w:rPr>
            </w:pPr>
            <w:r w:rsidRPr="000311AE">
              <w:rPr>
                <w:rFonts w:ascii="Times New Roman" w:hAnsi="Times New Roman" w:cs="Times New Roman"/>
                <w:b/>
                <w:bCs/>
              </w:rPr>
              <w:t>Успішний сценарій:</w:t>
            </w:r>
          </w:p>
          <w:p w14:paraId="1DDAF2F9" w14:textId="77777777" w:rsidR="00C63504" w:rsidRDefault="0000231F" w:rsidP="004375E2">
            <w:pPr>
              <w:spacing w:line="240" w:lineRule="auto"/>
              <w:jc w:val="both"/>
              <w:rPr>
                <w:rFonts w:ascii="Times New Roman" w:hAnsi="Times New Roman" w:cs="Times New Roman"/>
                <w:lang w:val="en-US"/>
              </w:rPr>
            </w:pPr>
            <w:r w:rsidRPr="000311AE">
              <w:rPr>
                <w:rFonts w:ascii="Times New Roman" w:hAnsi="Times New Roman" w:cs="Times New Roman"/>
              </w:rPr>
              <w:t xml:space="preserve">Користувач </w:t>
            </w:r>
            <w:proofErr w:type="spellStart"/>
            <w:r w:rsidRPr="000311AE">
              <w:rPr>
                <w:rFonts w:ascii="Times New Roman" w:hAnsi="Times New Roman" w:cs="Times New Roman"/>
              </w:rPr>
              <w:t>автентифікований</w:t>
            </w:r>
            <w:proofErr w:type="spellEnd"/>
            <w:r w:rsidRPr="000311AE">
              <w:rPr>
                <w:rFonts w:ascii="Times New Roman" w:hAnsi="Times New Roman" w:cs="Times New Roman"/>
              </w:rPr>
              <w:t xml:space="preserve"> успішно, безпечна сесія створена та збережена на 30 днів (якщо активовано "Запам'ятати мене" згідно US 2 критерій 4) або до закриття браузера, профіль користувача завантажений, персональні налаштування та історія синхронізовані між пристроями, спроба входу </w:t>
            </w:r>
            <w:proofErr w:type="spellStart"/>
            <w:r w:rsidRPr="000311AE">
              <w:rPr>
                <w:rFonts w:ascii="Times New Roman" w:hAnsi="Times New Roman" w:cs="Times New Roman"/>
              </w:rPr>
              <w:lastRenderedPageBreak/>
              <w:t>залогована</w:t>
            </w:r>
            <w:proofErr w:type="spellEnd"/>
            <w:r w:rsidRPr="000311AE">
              <w:rPr>
                <w:rFonts w:ascii="Times New Roman" w:hAnsi="Times New Roman" w:cs="Times New Roman"/>
              </w:rPr>
              <w:t xml:space="preserve"> згідно US 2 (критерій 5), користувач </w:t>
            </w:r>
            <w:proofErr w:type="spellStart"/>
            <w:r w:rsidRPr="000311AE">
              <w:rPr>
                <w:rFonts w:ascii="Times New Roman" w:hAnsi="Times New Roman" w:cs="Times New Roman"/>
              </w:rPr>
              <w:t>перенаправлений</w:t>
            </w:r>
            <w:proofErr w:type="spellEnd"/>
            <w:r w:rsidRPr="000311AE">
              <w:rPr>
                <w:rFonts w:ascii="Times New Roman" w:hAnsi="Times New Roman" w:cs="Times New Roman"/>
              </w:rPr>
              <w:t xml:space="preserve"> на персоналізовану головну сторінку</w:t>
            </w:r>
          </w:p>
          <w:p w14:paraId="278E1082" w14:textId="77777777" w:rsidR="00C63504" w:rsidRDefault="0000231F" w:rsidP="00C63504">
            <w:pPr>
              <w:spacing w:after="0" w:line="240" w:lineRule="auto"/>
              <w:jc w:val="both"/>
              <w:rPr>
                <w:rFonts w:ascii="Times New Roman" w:hAnsi="Times New Roman" w:cs="Times New Roman"/>
                <w:b/>
                <w:bCs/>
                <w:lang w:val="en-US"/>
              </w:rPr>
            </w:pPr>
            <w:r w:rsidRPr="000311AE">
              <w:rPr>
                <w:rFonts w:ascii="Times New Roman" w:hAnsi="Times New Roman" w:cs="Times New Roman"/>
                <w:b/>
                <w:bCs/>
              </w:rPr>
              <w:t>Альтернативний сценарій:</w:t>
            </w:r>
          </w:p>
          <w:p w14:paraId="20B306C6" w14:textId="77777777" w:rsidR="00C63504" w:rsidRDefault="0000231F" w:rsidP="004375E2">
            <w:pPr>
              <w:spacing w:line="240" w:lineRule="auto"/>
              <w:jc w:val="both"/>
              <w:rPr>
                <w:rFonts w:ascii="Times New Roman" w:hAnsi="Times New Roman" w:cs="Times New Roman"/>
                <w:lang w:val="en-US"/>
              </w:rPr>
            </w:pPr>
            <w:r w:rsidRPr="000311AE">
              <w:rPr>
                <w:rFonts w:ascii="Times New Roman" w:hAnsi="Times New Roman" w:cs="Times New Roman"/>
              </w:rPr>
              <w:t>Вхід через соціальну мережу (</w:t>
            </w:r>
            <w:proofErr w:type="spellStart"/>
            <w:r w:rsidRPr="000311AE">
              <w:rPr>
                <w:rFonts w:ascii="Times New Roman" w:hAnsi="Times New Roman" w:cs="Times New Roman"/>
              </w:rPr>
              <w:t>Google</w:t>
            </w:r>
            <w:proofErr w:type="spellEnd"/>
            <w:r w:rsidRPr="000311AE">
              <w:rPr>
                <w:rFonts w:ascii="Times New Roman" w:hAnsi="Times New Roman" w:cs="Times New Roman"/>
              </w:rPr>
              <w:t>/</w:t>
            </w:r>
            <w:proofErr w:type="spellStart"/>
            <w:r w:rsidRPr="000311AE">
              <w:rPr>
                <w:rFonts w:ascii="Times New Roman" w:hAnsi="Times New Roman" w:cs="Times New Roman"/>
              </w:rPr>
              <w:t>Facebook</w:t>
            </w:r>
            <w:proofErr w:type="spellEnd"/>
            <w:r w:rsidRPr="000311AE">
              <w:rPr>
                <w:rFonts w:ascii="Times New Roman" w:hAnsi="Times New Roman" w:cs="Times New Roman"/>
              </w:rPr>
              <w:t>) успішний згідно US 2 (критерій 2), сесія створена, дані синхронізовані</w:t>
            </w:r>
          </w:p>
          <w:p w14:paraId="129CC551" w14:textId="77777777" w:rsidR="00C63504" w:rsidRDefault="0000231F" w:rsidP="00C63504">
            <w:pPr>
              <w:spacing w:after="0" w:line="240" w:lineRule="auto"/>
              <w:jc w:val="both"/>
              <w:rPr>
                <w:rFonts w:ascii="Times New Roman" w:hAnsi="Times New Roman" w:cs="Times New Roman"/>
                <w:b/>
                <w:bCs/>
                <w:lang w:val="en-US"/>
              </w:rPr>
            </w:pPr>
            <w:r w:rsidRPr="000311AE">
              <w:rPr>
                <w:rFonts w:ascii="Times New Roman" w:hAnsi="Times New Roman" w:cs="Times New Roman"/>
                <w:b/>
                <w:bCs/>
              </w:rPr>
              <w:t>Негативний сценарій:</w:t>
            </w:r>
          </w:p>
          <w:p w14:paraId="09CA0B00" w14:textId="1A8C476C"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rPr>
              <w:t xml:space="preserve">Доступ </w:t>
            </w:r>
            <w:proofErr w:type="spellStart"/>
            <w:r w:rsidRPr="000311AE">
              <w:rPr>
                <w:rFonts w:ascii="Times New Roman" w:hAnsi="Times New Roman" w:cs="Times New Roman"/>
              </w:rPr>
              <w:t>відхилено</w:t>
            </w:r>
            <w:proofErr w:type="spellEnd"/>
            <w:r w:rsidRPr="000311AE">
              <w:rPr>
                <w:rFonts w:ascii="Times New Roman" w:hAnsi="Times New Roman" w:cs="Times New Roman"/>
              </w:rPr>
              <w:t xml:space="preserve"> через невірні облікові дані або заблокований акаунт, невдала спроба детально </w:t>
            </w:r>
            <w:proofErr w:type="spellStart"/>
            <w:r w:rsidRPr="000311AE">
              <w:rPr>
                <w:rFonts w:ascii="Times New Roman" w:hAnsi="Times New Roman" w:cs="Times New Roman"/>
              </w:rPr>
              <w:t>залогована</w:t>
            </w:r>
            <w:proofErr w:type="spellEnd"/>
            <w:r w:rsidRPr="000311AE">
              <w:rPr>
                <w:rFonts w:ascii="Times New Roman" w:hAnsi="Times New Roman" w:cs="Times New Roman"/>
              </w:rPr>
              <w:t xml:space="preserve"> згідно FR 17 та US 2 (критерій 5), користувач отримав зрозуміле повідомлення згідно US 2 (критерій 3) та FR 18</w:t>
            </w:r>
          </w:p>
        </w:tc>
      </w:tr>
      <w:tr w:rsidR="0000231F" w:rsidRPr="000311AE" w14:paraId="68253554" w14:textId="77777777" w:rsidTr="00271F70">
        <w:tc>
          <w:tcPr>
            <w:tcW w:w="0" w:type="auto"/>
            <w:hideMark/>
          </w:tcPr>
          <w:p w14:paraId="5F074FE3"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lastRenderedPageBreak/>
              <w:t>Основний успішний сценарій</w:t>
            </w:r>
          </w:p>
        </w:tc>
        <w:tc>
          <w:tcPr>
            <w:tcW w:w="0" w:type="auto"/>
            <w:hideMark/>
          </w:tcPr>
          <w:p w14:paraId="6AD739DA" w14:textId="0D3B3ECB" w:rsidR="00583763" w:rsidRPr="00583763" w:rsidRDefault="0000231F" w:rsidP="00583763">
            <w:pPr>
              <w:pStyle w:val="a9"/>
              <w:numPr>
                <w:ilvl w:val="0"/>
                <w:numId w:val="31"/>
              </w:numPr>
              <w:spacing w:line="240" w:lineRule="auto"/>
              <w:ind w:left="450" w:hanging="425"/>
              <w:jc w:val="both"/>
              <w:rPr>
                <w:rFonts w:ascii="Times New Roman" w:hAnsi="Times New Roman" w:cs="Times New Roman"/>
                <w:lang w:val="en-US"/>
              </w:rPr>
            </w:pPr>
            <w:r w:rsidRPr="00583763">
              <w:rPr>
                <w:rFonts w:ascii="Times New Roman" w:hAnsi="Times New Roman" w:cs="Times New Roman"/>
              </w:rPr>
              <w:t xml:space="preserve">Користувач відкриває сторінку входу системи </w:t>
            </w:r>
            <w:proofErr w:type="spellStart"/>
            <w:r w:rsidRPr="00583763">
              <w:rPr>
                <w:rFonts w:ascii="Times New Roman" w:hAnsi="Times New Roman" w:cs="Times New Roman"/>
              </w:rPr>
              <w:t>Cinecloud</w:t>
            </w:r>
            <w:proofErr w:type="spellEnd"/>
            <w:r w:rsidRPr="00583763">
              <w:rPr>
                <w:rFonts w:ascii="Times New Roman" w:hAnsi="Times New Roman" w:cs="Times New Roman"/>
              </w:rPr>
              <w:t xml:space="preserve"> через веб-браузер або мобільний додаток</w:t>
            </w:r>
          </w:p>
          <w:p w14:paraId="0D6BA5BE" w14:textId="7ED6CDD6" w:rsidR="00583763" w:rsidRPr="00583763" w:rsidRDefault="0000231F" w:rsidP="00583763">
            <w:pPr>
              <w:pStyle w:val="a9"/>
              <w:numPr>
                <w:ilvl w:val="0"/>
                <w:numId w:val="31"/>
              </w:numPr>
              <w:spacing w:line="240" w:lineRule="auto"/>
              <w:ind w:left="450" w:hanging="425"/>
              <w:jc w:val="both"/>
              <w:rPr>
                <w:rFonts w:ascii="Times New Roman" w:hAnsi="Times New Roman" w:cs="Times New Roman"/>
                <w:lang w:val="en-US"/>
              </w:rPr>
            </w:pPr>
            <w:r w:rsidRPr="00583763">
              <w:rPr>
                <w:rFonts w:ascii="Times New Roman" w:hAnsi="Times New Roman" w:cs="Times New Roman"/>
              </w:rPr>
              <w:t xml:space="preserve">Система відображає форму входу з полями: </w:t>
            </w:r>
            <w:proofErr w:type="spellStart"/>
            <w:r w:rsidRPr="00583763">
              <w:rPr>
                <w:rFonts w:ascii="Times New Roman" w:hAnsi="Times New Roman" w:cs="Times New Roman"/>
              </w:rPr>
              <w:t>email</w:t>
            </w:r>
            <w:proofErr w:type="spellEnd"/>
            <w:r w:rsidRPr="00583763">
              <w:rPr>
                <w:rFonts w:ascii="Times New Roman" w:hAnsi="Times New Roman" w:cs="Times New Roman"/>
              </w:rPr>
              <w:t xml:space="preserve"> та пароль згідно US 2 (критерій 1), </w:t>
            </w:r>
            <w:proofErr w:type="spellStart"/>
            <w:r w:rsidRPr="00583763">
              <w:rPr>
                <w:rFonts w:ascii="Times New Roman" w:hAnsi="Times New Roman" w:cs="Times New Roman"/>
              </w:rPr>
              <w:t>чекбокс</w:t>
            </w:r>
            <w:proofErr w:type="spellEnd"/>
            <w:r w:rsidRPr="00583763">
              <w:rPr>
                <w:rFonts w:ascii="Times New Roman" w:hAnsi="Times New Roman" w:cs="Times New Roman"/>
              </w:rPr>
              <w:t xml:space="preserve"> "Запам'ятати мене", посилання "Забули пароль?", кнопки "Увійти через </w:t>
            </w:r>
            <w:proofErr w:type="spellStart"/>
            <w:r w:rsidRPr="00583763">
              <w:rPr>
                <w:rFonts w:ascii="Times New Roman" w:hAnsi="Times New Roman" w:cs="Times New Roman"/>
              </w:rPr>
              <w:t>Google</w:t>
            </w:r>
            <w:proofErr w:type="spellEnd"/>
            <w:r w:rsidRPr="00583763">
              <w:rPr>
                <w:rFonts w:ascii="Times New Roman" w:hAnsi="Times New Roman" w:cs="Times New Roman"/>
              </w:rPr>
              <w:t xml:space="preserve">" та "Увійти через </w:t>
            </w:r>
            <w:proofErr w:type="spellStart"/>
            <w:r w:rsidRPr="00583763">
              <w:rPr>
                <w:rFonts w:ascii="Times New Roman" w:hAnsi="Times New Roman" w:cs="Times New Roman"/>
              </w:rPr>
              <w:t>Facebook</w:t>
            </w:r>
            <w:proofErr w:type="spellEnd"/>
            <w:r w:rsidRPr="00583763">
              <w:rPr>
                <w:rFonts w:ascii="Times New Roman" w:hAnsi="Times New Roman" w:cs="Times New Roman"/>
              </w:rPr>
              <w:t>"</w:t>
            </w:r>
          </w:p>
          <w:p w14:paraId="31FE342A" w14:textId="2ECC608F" w:rsidR="00583763" w:rsidRPr="00583763" w:rsidRDefault="0000231F" w:rsidP="00583763">
            <w:pPr>
              <w:pStyle w:val="a9"/>
              <w:numPr>
                <w:ilvl w:val="0"/>
                <w:numId w:val="31"/>
              </w:numPr>
              <w:spacing w:line="240" w:lineRule="auto"/>
              <w:ind w:left="450" w:hanging="425"/>
              <w:jc w:val="both"/>
              <w:rPr>
                <w:rFonts w:ascii="Times New Roman" w:hAnsi="Times New Roman" w:cs="Times New Roman"/>
                <w:lang w:val="en-US"/>
              </w:rPr>
            </w:pPr>
            <w:r w:rsidRPr="00583763">
              <w:rPr>
                <w:rFonts w:ascii="Times New Roman" w:hAnsi="Times New Roman" w:cs="Times New Roman"/>
              </w:rPr>
              <w:t xml:space="preserve">Користувач вводить свій зареєстрований </w:t>
            </w:r>
            <w:proofErr w:type="spellStart"/>
            <w:r w:rsidRPr="00583763">
              <w:rPr>
                <w:rFonts w:ascii="Times New Roman" w:hAnsi="Times New Roman" w:cs="Times New Roman"/>
              </w:rPr>
              <w:t>email</w:t>
            </w:r>
            <w:proofErr w:type="spellEnd"/>
            <w:r w:rsidRPr="00583763">
              <w:rPr>
                <w:rFonts w:ascii="Times New Roman" w:hAnsi="Times New Roman" w:cs="Times New Roman"/>
              </w:rPr>
              <w:t xml:space="preserve"> та пароль у відповідні поля</w:t>
            </w:r>
          </w:p>
          <w:p w14:paraId="02300DBD" w14:textId="5996E489" w:rsidR="00583763" w:rsidRPr="00583763" w:rsidRDefault="0000231F" w:rsidP="00583763">
            <w:pPr>
              <w:pStyle w:val="a9"/>
              <w:numPr>
                <w:ilvl w:val="0"/>
                <w:numId w:val="31"/>
              </w:numPr>
              <w:spacing w:line="240" w:lineRule="auto"/>
              <w:ind w:left="450" w:hanging="425"/>
              <w:jc w:val="both"/>
              <w:rPr>
                <w:rFonts w:ascii="Times New Roman" w:hAnsi="Times New Roman" w:cs="Times New Roman"/>
                <w:lang w:val="en-US"/>
              </w:rPr>
            </w:pPr>
            <w:r w:rsidRPr="00583763">
              <w:rPr>
                <w:rFonts w:ascii="Times New Roman" w:hAnsi="Times New Roman" w:cs="Times New Roman"/>
              </w:rPr>
              <w:t>Користувач натискає кнопку "Увійти"</w:t>
            </w:r>
          </w:p>
          <w:p w14:paraId="76136C08" w14:textId="5A5319F1" w:rsidR="00583763" w:rsidRPr="00583763" w:rsidRDefault="0000231F" w:rsidP="00583763">
            <w:pPr>
              <w:pStyle w:val="a9"/>
              <w:numPr>
                <w:ilvl w:val="0"/>
                <w:numId w:val="31"/>
              </w:numPr>
              <w:spacing w:line="240" w:lineRule="auto"/>
              <w:ind w:left="450" w:hanging="425"/>
              <w:jc w:val="both"/>
              <w:rPr>
                <w:rFonts w:ascii="Times New Roman" w:hAnsi="Times New Roman" w:cs="Times New Roman"/>
                <w:lang w:val="en-US"/>
              </w:rPr>
            </w:pPr>
            <w:r w:rsidRPr="00583763">
              <w:rPr>
                <w:rFonts w:ascii="Times New Roman" w:hAnsi="Times New Roman" w:cs="Times New Roman"/>
              </w:rPr>
              <w:t xml:space="preserve">Система перевіряє наявність користувача з вказаним </w:t>
            </w:r>
            <w:proofErr w:type="spellStart"/>
            <w:r w:rsidRPr="00583763">
              <w:rPr>
                <w:rFonts w:ascii="Times New Roman" w:hAnsi="Times New Roman" w:cs="Times New Roman"/>
              </w:rPr>
              <w:t>email</w:t>
            </w:r>
            <w:proofErr w:type="spellEnd"/>
            <w:r w:rsidRPr="00583763">
              <w:rPr>
                <w:rFonts w:ascii="Times New Roman" w:hAnsi="Times New Roman" w:cs="Times New Roman"/>
              </w:rPr>
              <w:t xml:space="preserve"> </w:t>
            </w:r>
            <w:proofErr w:type="spellStart"/>
            <w:r w:rsidRPr="00583763">
              <w:rPr>
                <w:rFonts w:ascii="Times New Roman" w:hAnsi="Times New Roman" w:cs="Times New Roman"/>
              </w:rPr>
              <w:t>адресою</w:t>
            </w:r>
            <w:proofErr w:type="spellEnd"/>
            <w:r w:rsidRPr="00583763">
              <w:rPr>
                <w:rFonts w:ascii="Times New Roman" w:hAnsi="Times New Roman" w:cs="Times New Roman"/>
              </w:rPr>
              <w:t xml:space="preserve"> у базі даних</w:t>
            </w:r>
          </w:p>
          <w:p w14:paraId="29BD72EC" w14:textId="37431A59" w:rsidR="00583763" w:rsidRPr="00583763" w:rsidRDefault="0000231F" w:rsidP="00583763">
            <w:pPr>
              <w:pStyle w:val="a9"/>
              <w:numPr>
                <w:ilvl w:val="0"/>
                <w:numId w:val="31"/>
              </w:numPr>
              <w:spacing w:line="240" w:lineRule="auto"/>
              <w:ind w:left="450" w:hanging="425"/>
              <w:jc w:val="both"/>
              <w:rPr>
                <w:rFonts w:ascii="Times New Roman" w:hAnsi="Times New Roman" w:cs="Times New Roman"/>
                <w:lang w:val="en-US"/>
              </w:rPr>
            </w:pPr>
            <w:r w:rsidRPr="00583763">
              <w:rPr>
                <w:rFonts w:ascii="Times New Roman" w:hAnsi="Times New Roman" w:cs="Times New Roman"/>
              </w:rPr>
              <w:t xml:space="preserve">Система витягує </w:t>
            </w:r>
            <w:proofErr w:type="spellStart"/>
            <w:r w:rsidRPr="00583763">
              <w:rPr>
                <w:rFonts w:ascii="Times New Roman" w:hAnsi="Times New Roman" w:cs="Times New Roman"/>
              </w:rPr>
              <w:t>хешований</w:t>
            </w:r>
            <w:proofErr w:type="spellEnd"/>
            <w:r w:rsidRPr="00583763">
              <w:rPr>
                <w:rFonts w:ascii="Times New Roman" w:hAnsi="Times New Roman" w:cs="Times New Roman"/>
              </w:rPr>
              <w:t xml:space="preserve"> пароль користувача з бази даних</w:t>
            </w:r>
          </w:p>
          <w:p w14:paraId="501BEB3A" w14:textId="2312FA54" w:rsidR="00583763" w:rsidRPr="00583763" w:rsidRDefault="0000231F" w:rsidP="00583763">
            <w:pPr>
              <w:pStyle w:val="a9"/>
              <w:numPr>
                <w:ilvl w:val="0"/>
                <w:numId w:val="31"/>
              </w:numPr>
              <w:spacing w:line="240" w:lineRule="auto"/>
              <w:ind w:left="450" w:hanging="425"/>
              <w:jc w:val="both"/>
              <w:rPr>
                <w:rFonts w:ascii="Times New Roman" w:hAnsi="Times New Roman" w:cs="Times New Roman"/>
                <w:lang w:val="en-US"/>
              </w:rPr>
            </w:pPr>
            <w:r w:rsidRPr="00583763">
              <w:rPr>
                <w:rFonts w:ascii="Times New Roman" w:hAnsi="Times New Roman" w:cs="Times New Roman"/>
              </w:rPr>
              <w:t xml:space="preserve">Система порівнює хеш введеного пароля з збереженим хешем паролю, використовуючи </w:t>
            </w:r>
            <w:proofErr w:type="spellStart"/>
            <w:r w:rsidRPr="00583763">
              <w:rPr>
                <w:rFonts w:ascii="Times New Roman" w:hAnsi="Times New Roman" w:cs="Times New Roman"/>
              </w:rPr>
              <w:t>bcrypt</w:t>
            </w:r>
            <w:proofErr w:type="spellEnd"/>
            <w:r w:rsidRPr="00583763">
              <w:rPr>
                <w:rFonts w:ascii="Times New Roman" w:hAnsi="Times New Roman" w:cs="Times New Roman"/>
              </w:rPr>
              <w:t xml:space="preserve"> або argon2 алгоритм</w:t>
            </w:r>
          </w:p>
          <w:p w14:paraId="7CB57821" w14:textId="7166C15E" w:rsidR="00583763" w:rsidRPr="00583763" w:rsidRDefault="0000231F" w:rsidP="00583763">
            <w:pPr>
              <w:pStyle w:val="a9"/>
              <w:numPr>
                <w:ilvl w:val="0"/>
                <w:numId w:val="31"/>
              </w:numPr>
              <w:spacing w:line="240" w:lineRule="auto"/>
              <w:ind w:left="450" w:hanging="425"/>
              <w:jc w:val="both"/>
              <w:rPr>
                <w:rFonts w:ascii="Times New Roman" w:hAnsi="Times New Roman" w:cs="Times New Roman"/>
                <w:lang w:val="en-US"/>
              </w:rPr>
            </w:pPr>
            <w:r w:rsidRPr="00583763">
              <w:rPr>
                <w:rFonts w:ascii="Times New Roman" w:hAnsi="Times New Roman" w:cs="Times New Roman"/>
              </w:rPr>
              <w:t xml:space="preserve">Система перевіряє, що акаунт має статус "Активний" та </w:t>
            </w:r>
            <w:proofErr w:type="spellStart"/>
            <w:r w:rsidRPr="00583763">
              <w:rPr>
                <w:rFonts w:ascii="Times New Roman" w:hAnsi="Times New Roman" w:cs="Times New Roman"/>
              </w:rPr>
              <w:t>email</w:t>
            </w:r>
            <w:proofErr w:type="spellEnd"/>
            <w:r w:rsidRPr="00583763">
              <w:rPr>
                <w:rFonts w:ascii="Times New Roman" w:hAnsi="Times New Roman" w:cs="Times New Roman"/>
              </w:rPr>
              <w:t xml:space="preserve"> </w:t>
            </w:r>
            <w:proofErr w:type="spellStart"/>
            <w:r w:rsidRPr="00583763">
              <w:rPr>
                <w:rFonts w:ascii="Times New Roman" w:hAnsi="Times New Roman" w:cs="Times New Roman"/>
              </w:rPr>
              <w:t>верифікований</w:t>
            </w:r>
            <w:proofErr w:type="spellEnd"/>
          </w:p>
          <w:p w14:paraId="08AC138D" w14:textId="669E8461" w:rsidR="00583763" w:rsidRPr="00583763" w:rsidRDefault="0000231F" w:rsidP="00583763">
            <w:pPr>
              <w:pStyle w:val="a9"/>
              <w:numPr>
                <w:ilvl w:val="0"/>
                <w:numId w:val="31"/>
              </w:numPr>
              <w:spacing w:line="240" w:lineRule="auto"/>
              <w:ind w:left="450" w:hanging="425"/>
              <w:jc w:val="both"/>
              <w:rPr>
                <w:rFonts w:ascii="Times New Roman" w:hAnsi="Times New Roman" w:cs="Times New Roman"/>
                <w:lang w:val="en-US"/>
              </w:rPr>
            </w:pPr>
            <w:r w:rsidRPr="00583763">
              <w:rPr>
                <w:rFonts w:ascii="Times New Roman" w:hAnsi="Times New Roman" w:cs="Times New Roman"/>
              </w:rPr>
              <w:t>Система перевіряє роль користувача (Користувач/Адміністратор/Модератор) згідно FR 03 для встановлення рівня доступу</w:t>
            </w:r>
          </w:p>
          <w:p w14:paraId="02B52C13" w14:textId="791FB446" w:rsidR="00583763" w:rsidRPr="00583763" w:rsidRDefault="0000231F" w:rsidP="00583763">
            <w:pPr>
              <w:pStyle w:val="a9"/>
              <w:numPr>
                <w:ilvl w:val="0"/>
                <w:numId w:val="31"/>
              </w:numPr>
              <w:spacing w:line="240" w:lineRule="auto"/>
              <w:ind w:left="450" w:hanging="425"/>
              <w:jc w:val="both"/>
              <w:rPr>
                <w:rFonts w:ascii="Times New Roman" w:hAnsi="Times New Roman" w:cs="Times New Roman"/>
                <w:lang w:val="en-US"/>
              </w:rPr>
            </w:pPr>
            <w:r w:rsidRPr="00583763">
              <w:rPr>
                <w:rFonts w:ascii="Times New Roman" w:hAnsi="Times New Roman" w:cs="Times New Roman"/>
              </w:rPr>
              <w:t xml:space="preserve">Система створює безпечну сесію користувача з унікальним </w:t>
            </w:r>
            <w:proofErr w:type="spellStart"/>
            <w:r w:rsidRPr="00583763">
              <w:rPr>
                <w:rFonts w:ascii="Times New Roman" w:hAnsi="Times New Roman" w:cs="Times New Roman"/>
              </w:rPr>
              <w:t>session</w:t>
            </w:r>
            <w:proofErr w:type="spellEnd"/>
            <w:r w:rsidRPr="00583763">
              <w:rPr>
                <w:rFonts w:ascii="Times New Roman" w:hAnsi="Times New Roman" w:cs="Times New Roman"/>
              </w:rPr>
              <w:t xml:space="preserve"> </w:t>
            </w:r>
            <w:proofErr w:type="spellStart"/>
            <w:r w:rsidRPr="00583763">
              <w:rPr>
                <w:rFonts w:ascii="Times New Roman" w:hAnsi="Times New Roman" w:cs="Times New Roman"/>
              </w:rPr>
              <w:t>token</w:t>
            </w:r>
            <w:proofErr w:type="spellEnd"/>
            <w:r w:rsidRPr="00583763">
              <w:rPr>
                <w:rFonts w:ascii="Times New Roman" w:hAnsi="Times New Roman" w:cs="Times New Roman"/>
              </w:rPr>
              <w:t xml:space="preserve"> (JWT або інший безпечний механізм)</w:t>
            </w:r>
          </w:p>
          <w:p w14:paraId="72423A0F" w14:textId="5C29A804" w:rsidR="00583763" w:rsidRPr="00583763" w:rsidRDefault="0000231F" w:rsidP="00583763">
            <w:pPr>
              <w:pStyle w:val="a9"/>
              <w:numPr>
                <w:ilvl w:val="0"/>
                <w:numId w:val="31"/>
              </w:numPr>
              <w:spacing w:line="240" w:lineRule="auto"/>
              <w:ind w:left="450" w:hanging="425"/>
              <w:jc w:val="both"/>
              <w:rPr>
                <w:rFonts w:ascii="Times New Roman" w:hAnsi="Times New Roman" w:cs="Times New Roman"/>
                <w:lang w:val="en-US"/>
              </w:rPr>
            </w:pPr>
            <w:r w:rsidRPr="00583763">
              <w:rPr>
                <w:rFonts w:ascii="Times New Roman" w:hAnsi="Times New Roman" w:cs="Times New Roman"/>
              </w:rPr>
              <w:t>Система завантажує повний профіль користувача: персональні дані, налаштування інтерфейсу, історію переглядів, збережені списки контенту, підписку</w:t>
            </w:r>
          </w:p>
          <w:p w14:paraId="429FCE1E" w14:textId="13E81D6D" w:rsidR="00583763" w:rsidRPr="00583763" w:rsidRDefault="0000231F" w:rsidP="00583763">
            <w:pPr>
              <w:pStyle w:val="a9"/>
              <w:numPr>
                <w:ilvl w:val="0"/>
                <w:numId w:val="31"/>
              </w:numPr>
              <w:spacing w:line="240" w:lineRule="auto"/>
              <w:ind w:left="450" w:hanging="425"/>
              <w:jc w:val="both"/>
              <w:rPr>
                <w:rFonts w:ascii="Times New Roman" w:hAnsi="Times New Roman" w:cs="Times New Roman"/>
                <w:lang w:val="en-US"/>
              </w:rPr>
            </w:pPr>
            <w:r w:rsidRPr="00583763">
              <w:rPr>
                <w:rFonts w:ascii="Times New Roman" w:hAnsi="Times New Roman" w:cs="Times New Roman"/>
              </w:rPr>
              <w:t xml:space="preserve">Система </w:t>
            </w:r>
            <w:proofErr w:type="spellStart"/>
            <w:r w:rsidRPr="00583763">
              <w:rPr>
                <w:rFonts w:ascii="Times New Roman" w:hAnsi="Times New Roman" w:cs="Times New Roman"/>
              </w:rPr>
              <w:t>логує</w:t>
            </w:r>
            <w:proofErr w:type="spellEnd"/>
            <w:r w:rsidRPr="00583763">
              <w:rPr>
                <w:rFonts w:ascii="Times New Roman" w:hAnsi="Times New Roman" w:cs="Times New Roman"/>
              </w:rPr>
              <w:t xml:space="preserve"> успішну спробу входу у журнал безпеки згідно FR 17 та US 2 (критерій 5), записуючи: </w:t>
            </w:r>
            <w:proofErr w:type="spellStart"/>
            <w:r w:rsidRPr="00583763">
              <w:rPr>
                <w:rFonts w:ascii="Times New Roman" w:hAnsi="Times New Roman" w:cs="Times New Roman"/>
              </w:rPr>
              <w:t>timestamp</w:t>
            </w:r>
            <w:proofErr w:type="spellEnd"/>
            <w:r w:rsidRPr="00583763">
              <w:rPr>
                <w:rFonts w:ascii="Times New Roman" w:hAnsi="Times New Roman" w:cs="Times New Roman"/>
              </w:rPr>
              <w:t xml:space="preserve">, IP-адресу, </w:t>
            </w:r>
            <w:proofErr w:type="spellStart"/>
            <w:r w:rsidRPr="00583763">
              <w:rPr>
                <w:rFonts w:ascii="Times New Roman" w:hAnsi="Times New Roman" w:cs="Times New Roman"/>
              </w:rPr>
              <w:t>user</w:t>
            </w:r>
            <w:proofErr w:type="spellEnd"/>
            <w:r w:rsidRPr="00583763">
              <w:rPr>
                <w:rFonts w:ascii="Times New Roman" w:hAnsi="Times New Roman" w:cs="Times New Roman"/>
              </w:rPr>
              <w:t xml:space="preserve"> </w:t>
            </w:r>
            <w:proofErr w:type="spellStart"/>
            <w:r w:rsidRPr="00583763">
              <w:rPr>
                <w:rFonts w:ascii="Times New Roman" w:hAnsi="Times New Roman" w:cs="Times New Roman"/>
              </w:rPr>
              <w:t>agent</w:t>
            </w:r>
            <w:proofErr w:type="spellEnd"/>
            <w:r w:rsidRPr="00583763">
              <w:rPr>
                <w:rFonts w:ascii="Times New Roman" w:hAnsi="Times New Roman" w:cs="Times New Roman"/>
              </w:rPr>
              <w:t>, геолокацію</w:t>
            </w:r>
          </w:p>
          <w:p w14:paraId="3690B2B9" w14:textId="067648D2" w:rsidR="0000231F" w:rsidRPr="00583763" w:rsidRDefault="0000231F" w:rsidP="00583763">
            <w:pPr>
              <w:pStyle w:val="a9"/>
              <w:numPr>
                <w:ilvl w:val="0"/>
                <w:numId w:val="31"/>
              </w:numPr>
              <w:spacing w:line="240" w:lineRule="auto"/>
              <w:ind w:left="450" w:hanging="425"/>
              <w:jc w:val="both"/>
              <w:rPr>
                <w:rFonts w:ascii="Times New Roman" w:hAnsi="Times New Roman" w:cs="Times New Roman"/>
              </w:rPr>
            </w:pPr>
            <w:r w:rsidRPr="00583763">
              <w:rPr>
                <w:rFonts w:ascii="Times New Roman" w:hAnsi="Times New Roman" w:cs="Times New Roman"/>
              </w:rPr>
              <w:t>Система перенаправляє користувача на головну сторінку з персоналізованим контентом та рекомендаціями на основі історії переглядів</w:t>
            </w:r>
          </w:p>
        </w:tc>
      </w:tr>
      <w:tr w:rsidR="0000231F" w:rsidRPr="000311AE" w14:paraId="03C8881A" w14:textId="77777777" w:rsidTr="00271F70">
        <w:tc>
          <w:tcPr>
            <w:tcW w:w="0" w:type="auto"/>
            <w:hideMark/>
          </w:tcPr>
          <w:p w14:paraId="767BB459"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t>Альтернативні сценарії</w:t>
            </w:r>
          </w:p>
        </w:tc>
        <w:tc>
          <w:tcPr>
            <w:tcW w:w="0" w:type="auto"/>
            <w:hideMark/>
          </w:tcPr>
          <w:p w14:paraId="0ABB3FEB" w14:textId="77777777" w:rsidR="00ED1827" w:rsidRDefault="0000231F" w:rsidP="00DB5928">
            <w:pPr>
              <w:spacing w:after="0" w:line="240" w:lineRule="auto"/>
              <w:jc w:val="both"/>
              <w:rPr>
                <w:rFonts w:ascii="Times New Roman" w:hAnsi="Times New Roman" w:cs="Times New Roman"/>
                <w:b/>
                <w:bCs/>
                <w:lang w:val="en-US"/>
              </w:rPr>
            </w:pPr>
            <w:r w:rsidRPr="000311AE">
              <w:rPr>
                <w:rFonts w:ascii="Times New Roman" w:hAnsi="Times New Roman" w:cs="Times New Roman"/>
                <w:b/>
                <w:bCs/>
              </w:rPr>
              <w:t xml:space="preserve">А1: Вхід через соціальну мережу </w:t>
            </w:r>
            <w:proofErr w:type="spellStart"/>
            <w:r w:rsidRPr="000311AE">
              <w:rPr>
                <w:rFonts w:ascii="Times New Roman" w:hAnsi="Times New Roman" w:cs="Times New Roman"/>
                <w:b/>
                <w:bCs/>
              </w:rPr>
              <w:t>Google</w:t>
            </w:r>
            <w:proofErr w:type="spellEnd"/>
          </w:p>
          <w:p w14:paraId="4268E00F" w14:textId="341EB0B4" w:rsidR="00ED1827" w:rsidRPr="00DB5928" w:rsidRDefault="0000231F" w:rsidP="00DB5928">
            <w:pPr>
              <w:pStyle w:val="a9"/>
              <w:numPr>
                <w:ilvl w:val="1"/>
                <w:numId w:val="33"/>
              </w:numPr>
              <w:spacing w:after="0" w:line="240" w:lineRule="auto"/>
              <w:jc w:val="both"/>
              <w:rPr>
                <w:rFonts w:ascii="Times New Roman" w:hAnsi="Times New Roman" w:cs="Times New Roman"/>
                <w:lang w:val="en-US"/>
              </w:rPr>
            </w:pPr>
            <w:r w:rsidRPr="00DB5928">
              <w:rPr>
                <w:rFonts w:ascii="Times New Roman" w:hAnsi="Times New Roman" w:cs="Times New Roman"/>
              </w:rPr>
              <w:t xml:space="preserve">На кроці 2: Замість введення </w:t>
            </w:r>
            <w:proofErr w:type="spellStart"/>
            <w:r w:rsidRPr="00DB5928">
              <w:rPr>
                <w:rFonts w:ascii="Times New Roman" w:hAnsi="Times New Roman" w:cs="Times New Roman"/>
              </w:rPr>
              <w:t>email</w:t>
            </w:r>
            <w:proofErr w:type="spellEnd"/>
            <w:r w:rsidRPr="00DB5928">
              <w:rPr>
                <w:rFonts w:ascii="Times New Roman" w:hAnsi="Times New Roman" w:cs="Times New Roman"/>
              </w:rPr>
              <w:t xml:space="preserve">/пароля, користувач обирає кнопку "Увійти через </w:t>
            </w:r>
            <w:proofErr w:type="spellStart"/>
            <w:r w:rsidRPr="00DB5928">
              <w:rPr>
                <w:rFonts w:ascii="Times New Roman" w:hAnsi="Times New Roman" w:cs="Times New Roman"/>
              </w:rPr>
              <w:t>Google</w:t>
            </w:r>
            <w:proofErr w:type="spellEnd"/>
            <w:r w:rsidRPr="00DB5928">
              <w:rPr>
                <w:rFonts w:ascii="Times New Roman" w:hAnsi="Times New Roman" w:cs="Times New Roman"/>
              </w:rPr>
              <w:t>" згідно US 2 (критерій 2) та FR 02</w:t>
            </w:r>
          </w:p>
          <w:p w14:paraId="5D80AEE2" w14:textId="05249481" w:rsidR="00ED1827" w:rsidRPr="00DB5928" w:rsidRDefault="0000231F" w:rsidP="00DB5928">
            <w:pPr>
              <w:pStyle w:val="a9"/>
              <w:numPr>
                <w:ilvl w:val="1"/>
                <w:numId w:val="33"/>
              </w:numPr>
              <w:spacing w:after="0" w:line="240" w:lineRule="auto"/>
              <w:jc w:val="both"/>
              <w:rPr>
                <w:rFonts w:ascii="Times New Roman" w:hAnsi="Times New Roman" w:cs="Times New Roman"/>
                <w:lang w:val="en-US"/>
              </w:rPr>
            </w:pPr>
            <w:r w:rsidRPr="00DB5928">
              <w:rPr>
                <w:rFonts w:ascii="Times New Roman" w:hAnsi="Times New Roman" w:cs="Times New Roman"/>
              </w:rPr>
              <w:t xml:space="preserve">Система перенаправляє користувача на офіційну сторінку авторизації </w:t>
            </w:r>
            <w:proofErr w:type="spellStart"/>
            <w:r w:rsidRPr="00DB5928">
              <w:rPr>
                <w:rFonts w:ascii="Times New Roman" w:hAnsi="Times New Roman" w:cs="Times New Roman"/>
              </w:rPr>
              <w:t>Google</w:t>
            </w:r>
            <w:proofErr w:type="spellEnd"/>
            <w:r w:rsidRPr="00DB5928">
              <w:rPr>
                <w:rFonts w:ascii="Times New Roman" w:hAnsi="Times New Roman" w:cs="Times New Roman"/>
              </w:rPr>
              <w:t xml:space="preserve"> </w:t>
            </w:r>
            <w:proofErr w:type="spellStart"/>
            <w:r w:rsidRPr="00DB5928">
              <w:rPr>
                <w:rFonts w:ascii="Times New Roman" w:hAnsi="Times New Roman" w:cs="Times New Roman"/>
              </w:rPr>
              <w:t>OAuth</w:t>
            </w:r>
            <w:proofErr w:type="spellEnd"/>
            <w:r w:rsidRPr="00DB5928">
              <w:rPr>
                <w:rFonts w:ascii="Times New Roman" w:hAnsi="Times New Roman" w:cs="Times New Roman"/>
              </w:rPr>
              <w:t xml:space="preserve"> 2.0</w:t>
            </w:r>
          </w:p>
          <w:p w14:paraId="29056EE0" w14:textId="4AD225B5" w:rsidR="00ED1827" w:rsidRPr="00DB5928" w:rsidRDefault="0000231F" w:rsidP="00DB5928">
            <w:pPr>
              <w:pStyle w:val="a9"/>
              <w:numPr>
                <w:ilvl w:val="1"/>
                <w:numId w:val="33"/>
              </w:numPr>
              <w:spacing w:after="0" w:line="240" w:lineRule="auto"/>
              <w:jc w:val="both"/>
              <w:rPr>
                <w:rFonts w:ascii="Times New Roman" w:hAnsi="Times New Roman" w:cs="Times New Roman"/>
                <w:lang w:val="en-US"/>
              </w:rPr>
            </w:pPr>
            <w:r w:rsidRPr="00DB5928">
              <w:rPr>
                <w:rFonts w:ascii="Times New Roman" w:hAnsi="Times New Roman" w:cs="Times New Roman"/>
              </w:rPr>
              <w:t xml:space="preserve">Користувач авторизується у своєму </w:t>
            </w:r>
            <w:proofErr w:type="spellStart"/>
            <w:r w:rsidRPr="00DB5928">
              <w:rPr>
                <w:rFonts w:ascii="Times New Roman" w:hAnsi="Times New Roman" w:cs="Times New Roman"/>
              </w:rPr>
              <w:t>Google</w:t>
            </w:r>
            <w:proofErr w:type="spellEnd"/>
            <w:r w:rsidRPr="00DB5928">
              <w:rPr>
                <w:rFonts w:ascii="Times New Roman" w:hAnsi="Times New Roman" w:cs="Times New Roman"/>
              </w:rPr>
              <w:t xml:space="preserve"> акаунті (якщо ще не авторизований у браузері)</w:t>
            </w:r>
          </w:p>
          <w:p w14:paraId="27EB910D" w14:textId="366D402D" w:rsidR="00ED1827" w:rsidRPr="00DB5928" w:rsidRDefault="0000231F" w:rsidP="00DB5928">
            <w:pPr>
              <w:pStyle w:val="a9"/>
              <w:numPr>
                <w:ilvl w:val="1"/>
                <w:numId w:val="33"/>
              </w:numPr>
              <w:spacing w:after="0" w:line="240" w:lineRule="auto"/>
              <w:jc w:val="both"/>
              <w:rPr>
                <w:rFonts w:ascii="Times New Roman" w:hAnsi="Times New Roman" w:cs="Times New Roman"/>
                <w:lang w:val="en-US"/>
              </w:rPr>
            </w:pPr>
            <w:r w:rsidRPr="00DB5928">
              <w:rPr>
                <w:rFonts w:ascii="Times New Roman" w:hAnsi="Times New Roman" w:cs="Times New Roman"/>
              </w:rPr>
              <w:t xml:space="preserve">Користувач підтверджує надання доступу </w:t>
            </w:r>
            <w:proofErr w:type="spellStart"/>
            <w:r w:rsidRPr="00DB5928">
              <w:rPr>
                <w:rFonts w:ascii="Times New Roman" w:hAnsi="Times New Roman" w:cs="Times New Roman"/>
              </w:rPr>
              <w:t>Cinecloud</w:t>
            </w:r>
            <w:proofErr w:type="spellEnd"/>
            <w:r w:rsidRPr="00DB5928">
              <w:rPr>
                <w:rFonts w:ascii="Times New Roman" w:hAnsi="Times New Roman" w:cs="Times New Roman"/>
              </w:rPr>
              <w:t xml:space="preserve"> до базової інформації профілю</w:t>
            </w:r>
          </w:p>
          <w:p w14:paraId="10BB72C9" w14:textId="41644AC8" w:rsidR="00ED1827" w:rsidRPr="00DB5928" w:rsidRDefault="0000231F" w:rsidP="00DB5928">
            <w:pPr>
              <w:pStyle w:val="a9"/>
              <w:numPr>
                <w:ilvl w:val="1"/>
                <w:numId w:val="33"/>
              </w:numPr>
              <w:spacing w:after="0" w:line="240" w:lineRule="auto"/>
              <w:jc w:val="both"/>
              <w:rPr>
                <w:rFonts w:ascii="Times New Roman" w:hAnsi="Times New Roman" w:cs="Times New Roman"/>
                <w:lang w:val="en-US"/>
              </w:rPr>
            </w:pPr>
            <w:proofErr w:type="spellStart"/>
            <w:r w:rsidRPr="00DB5928">
              <w:rPr>
                <w:rFonts w:ascii="Times New Roman" w:hAnsi="Times New Roman" w:cs="Times New Roman"/>
              </w:rPr>
              <w:lastRenderedPageBreak/>
              <w:t>Google</w:t>
            </w:r>
            <w:proofErr w:type="spellEnd"/>
            <w:r w:rsidRPr="00DB5928">
              <w:rPr>
                <w:rFonts w:ascii="Times New Roman" w:hAnsi="Times New Roman" w:cs="Times New Roman"/>
              </w:rPr>
              <w:t xml:space="preserve"> підтверджує ідентичність користувача та повертає токен доступу з даними до </w:t>
            </w:r>
            <w:proofErr w:type="spellStart"/>
            <w:r w:rsidRPr="00DB5928">
              <w:rPr>
                <w:rFonts w:ascii="Times New Roman" w:hAnsi="Times New Roman" w:cs="Times New Roman"/>
              </w:rPr>
              <w:t>Cinecloud</w:t>
            </w:r>
            <w:proofErr w:type="spellEnd"/>
            <w:r w:rsidRPr="00DB5928">
              <w:rPr>
                <w:rFonts w:ascii="Times New Roman" w:hAnsi="Times New Roman" w:cs="Times New Roman"/>
              </w:rPr>
              <w:t xml:space="preserve"> через захищений </w:t>
            </w:r>
            <w:proofErr w:type="spellStart"/>
            <w:r w:rsidRPr="00DB5928">
              <w:rPr>
                <w:rFonts w:ascii="Times New Roman" w:hAnsi="Times New Roman" w:cs="Times New Roman"/>
              </w:rPr>
              <w:t>OAuth</w:t>
            </w:r>
            <w:proofErr w:type="spellEnd"/>
            <w:r w:rsidRPr="00DB5928">
              <w:rPr>
                <w:rFonts w:ascii="Times New Roman" w:hAnsi="Times New Roman" w:cs="Times New Roman"/>
              </w:rPr>
              <w:t xml:space="preserve"> 2.0 протокол</w:t>
            </w:r>
          </w:p>
          <w:p w14:paraId="0AAC1CD1" w14:textId="3C0D86E8" w:rsidR="00ED1827" w:rsidRPr="00DB5928" w:rsidRDefault="0000231F" w:rsidP="00DB5928">
            <w:pPr>
              <w:pStyle w:val="a9"/>
              <w:numPr>
                <w:ilvl w:val="1"/>
                <w:numId w:val="33"/>
              </w:numPr>
              <w:spacing w:after="0" w:line="240" w:lineRule="auto"/>
              <w:jc w:val="both"/>
              <w:rPr>
                <w:rFonts w:ascii="Times New Roman" w:hAnsi="Times New Roman" w:cs="Times New Roman"/>
                <w:lang w:val="en-US"/>
              </w:rPr>
            </w:pPr>
            <w:r w:rsidRPr="00DB5928">
              <w:rPr>
                <w:rFonts w:ascii="Times New Roman" w:hAnsi="Times New Roman" w:cs="Times New Roman"/>
              </w:rPr>
              <w:t xml:space="preserve">Система </w:t>
            </w:r>
            <w:proofErr w:type="spellStart"/>
            <w:r w:rsidRPr="00DB5928">
              <w:rPr>
                <w:rFonts w:ascii="Times New Roman" w:hAnsi="Times New Roman" w:cs="Times New Roman"/>
              </w:rPr>
              <w:t>знаходит</w:t>
            </w:r>
            <w:proofErr w:type="spellEnd"/>
            <w:r w:rsidRPr="00DB5928">
              <w:rPr>
                <w:rFonts w:ascii="Times New Roman" w:hAnsi="Times New Roman" w:cs="Times New Roman"/>
              </w:rPr>
              <w:t xml:space="preserve"> пов'язаний обліковий запис </w:t>
            </w:r>
            <w:proofErr w:type="spellStart"/>
            <w:r w:rsidRPr="00DB5928">
              <w:rPr>
                <w:rFonts w:ascii="Times New Roman" w:hAnsi="Times New Roman" w:cs="Times New Roman"/>
              </w:rPr>
              <w:t>Cinecloud</w:t>
            </w:r>
            <w:proofErr w:type="spellEnd"/>
            <w:r w:rsidRPr="00DB5928">
              <w:rPr>
                <w:rFonts w:ascii="Times New Roman" w:hAnsi="Times New Roman" w:cs="Times New Roman"/>
              </w:rPr>
              <w:t xml:space="preserve"> за унікальним </w:t>
            </w:r>
            <w:proofErr w:type="spellStart"/>
            <w:r w:rsidRPr="00DB5928">
              <w:rPr>
                <w:rFonts w:ascii="Times New Roman" w:hAnsi="Times New Roman" w:cs="Times New Roman"/>
              </w:rPr>
              <w:t>email</w:t>
            </w:r>
            <w:proofErr w:type="spellEnd"/>
            <w:r w:rsidRPr="00DB5928">
              <w:rPr>
                <w:rFonts w:ascii="Times New Roman" w:hAnsi="Times New Roman" w:cs="Times New Roman"/>
              </w:rPr>
              <w:t xml:space="preserve"> </w:t>
            </w:r>
            <w:proofErr w:type="spellStart"/>
            <w:r w:rsidRPr="00DB5928">
              <w:rPr>
                <w:rFonts w:ascii="Times New Roman" w:hAnsi="Times New Roman" w:cs="Times New Roman"/>
              </w:rPr>
              <w:t>адресою</w:t>
            </w:r>
            <w:proofErr w:type="spellEnd"/>
            <w:r w:rsidRPr="00DB5928">
              <w:rPr>
                <w:rFonts w:ascii="Times New Roman" w:hAnsi="Times New Roman" w:cs="Times New Roman"/>
              </w:rPr>
              <w:t xml:space="preserve"> з </w:t>
            </w:r>
            <w:proofErr w:type="spellStart"/>
            <w:r w:rsidRPr="00DB5928">
              <w:rPr>
                <w:rFonts w:ascii="Times New Roman" w:hAnsi="Times New Roman" w:cs="Times New Roman"/>
              </w:rPr>
              <w:t>Google</w:t>
            </w:r>
            <w:proofErr w:type="spellEnd"/>
          </w:p>
          <w:p w14:paraId="5EFEE0FB" w14:textId="2075D087" w:rsidR="00DB5928" w:rsidRPr="00DB5928" w:rsidRDefault="0000231F" w:rsidP="00DB5928">
            <w:pPr>
              <w:pStyle w:val="a9"/>
              <w:numPr>
                <w:ilvl w:val="1"/>
                <w:numId w:val="33"/>
              </w:numPr>
              <w:spacing w:after="0" w:line="240" w:lineRule="auto"/>
              <w:jc w:val="both"/>
              <w:rPr>
                <w:rFonts w:ascii="Times New Roman" w:hAnsi="Times New Roman" w:cs="Times New Roman"/>
                <w:lang w:val="en-US"/>
              </w:rPr>
            </w:pPr>
            <w:r w:rsidRPr="00DB5928">
              <w:rPr>
                <w:rFonts w:ascii="Times New Roman" w:hAnsi="Times New Roman" w:cs="Times New Roman"/>
              </w:rPr>
              <w:t>Система створює безпечну сесію користувача</w:t>
            </w:r>
          </w:p>
          <w:p w14:paraId="5A411B98" w14:textId="69AF5DF5" w:rsidR="00ED1827" w:rsidRPr="00DB5928" w:rsidRDefault="0000231F" w:rsidP="00DB5928">
            <w:pPr>
              <w:pStyle w:val="a9"/>
              <w:numPr>
                <w:ilvl w:val="1"/>
                <w:numId w:val="33"/>
              </w:numPr>
              <w:spacing w:after="0" w:line="240" w:lineRule="auto"/>
              <w:jc w:val="both"/>
              <w:rPr>
                <w:rFonts w:ascii="Times New Roman" w:hAnsi="Times New Roman" w:cs="Times New Roman"/>
                <w:lang w:val="en-US"/>
              </w:rPr>
            </w:pPr>
            <w:r w:rsidRPr="00DB5928">
              <w:rPr>
                <w:rFonts w:ascii="Times New Roman" w:hAnsi="Times New Roman" w:cs="Times New Roman"/>
              </w:rPr>
              <w:t xml:space="preserve">Система </w:t>
            </w:r>
            <w:proofErr w:type="spellStart"/>
            <w:r w:rsidRPr="00DB5928">
              <w:rPr>
                <w:rFonts w:ascii="Times New Roman" w:hAnsi="Times New Roman" w:cs="Times New Roman"/>
              </w:rPr>
              <w:t>логує</w:t>
            </w:r>
            <w:proofErr w:type="spellEnd"/>
            <w:r w:rsidRPr="00DB5928">
              <w:rPr>
                <w:rFonts w:ascii="Times New Roman" w:hAnsi="Times New Roman" w:cs="Times New Roman"/>
              </w:rPr>
              <w:t xml:space="preserve"> успішну спробу входу через </w:t>
            </w:r>
            <w:proofErr w:type="spellStart"/>
            <w:r w:rsidRPr="00DB5928">
              <w:rPr>
                <w:rFonts w:ascii="Times New Roman" w:hAnsi="Times New Roman" w:cs="Times New Roman"/>
              </w:rPr>
              <w:t>Google</w:t>
            </w:r>
            <w:proofErr w:type="spellEnd"/>
            <w:r w:rsidRPr="00DB5928">
              <w:rPr>
                <w:rFonts w:ascii="Times New Roman" w:hAnsi="Times New Roman" w:cs="Times New Roman"/>
              </w:rPr>
              <w:t xml:space="preserve"> згідно US 2 (критерій 5)</w:t>
            </w:r>
          </w:p>
          <w:p w14:paraId="578E779B" w14:textId="63AA9B4D" w:rsidR="00ED1827" w:rsidRPr="00DB5928" w:rsidRDefault="0000231F" w:rsidP="00DB5928">
            <w:pPr>
              <w:pStyle w:val="a9"/>
              <w:numPr>
                <w:ilvl w:val="1"/>
                <w:numId w:val="33"/>
              </w:numPr>
              <w:spacing w:line="240" w:lineRule="auto"/>
              <w:ind w:left="714" w:hanging="357"/>
              <w:jc w:val="both"/>
              <w:rPr>
                <w:rFonts w:ascii="Times New Roman" w:hAnsi="Times New Roman" w:cs="Times New Roman"/>
                <w:lang w:val="en-US"/>
              </w:rPr>
            </w:pPr>
            <w:proofErr w:type="spellStart"/>
            <w:r w:rsidRPr="00DB5928">
              <w:rPr>
                <w:rFonts w:ascii="Times New Roman" w:hAnsi="Times New Roman" w:cs="Times New Roman"/>
              </w:rPr>
              <w:t>Use</w:t>
            </w:r>
            <w:proofErr w:type="spellEnd"/>
            <w:r w:rsidRPr="00DB5928">
              <w:rPr>
                <w:rFonts w:ascii="Times New Roman" w:hAnsi="Times New Roman" w:cs="Times New Roman"/>
              </w:rPr>
              <w:t xml:space="preserve"> </w:t>
            </w:r>
            <w:proofErr w:type="spellStart"/>
            <w:r w:rsidRPr="00DB5928">
              <w:rPr>
                <w:rFonts w:ascii="Times New Roman" w:hAnsi="Times New Roman" w:cs="Times New Roman"/>
              </w:rPr>
              <w:t>case</w:t>
            </w:r>
            <w:proofErr w:type="spellEnd"/>
            <w:r w:rsidRPr="00DB5928">
              <w:rPr>
                <w:rFonts w:ascii="Times New Roman" w:hAnsi="Times New Roman" w:cs="Times New Roman"/>
              </w:rPr>
              <w:t xml:space="preserve"> продовжується з кроку 11 основного сценарію</w:t>
            </w:r>
          </w:p>
          <w:p w14:paraId="0AC4B4FC" w14:textId="77777777" w:rsidR="00ED1827" w:rsidRDefault="0000231F" w:rsidP="00DB5928">
            <w:pPr>
              <w:spacing w:after="0" w:line="240" w:lineRule="auto"/>
              <w:jc w:val="both"/>
              <w:rPr>
                <w:rFonts w:ascii="Times New Roman" w:hAnsi="Times New Roman" w:cs="Times New Roman"/>
                <w:b/>
                <w:bCs/>
                <w:lang w:val="en-US"/>
              </w:rPr>
            </w:pPr>
            <w:r w:rsidRPr="000311AE">
              <w:rPr>
                <w:rFonts w:ascii="Times New Roman" w:hAnsi="Times New Roman" w:cs="Times New Roman"/>
                <w:b/>
                <w:bCs/>
              </w:rPr>
              <w:t xml:space="preserve">А2: Вхід через соціальну мережу </w:t>
            </w:r>
            <w:proofErr w:type="spellStart"/>
            <w:r w:rsidRPr="000311AE">
              <w:rPr>
                <w:rFonts w:ascii="Times New Roman" w:hAnsi="Times New Roman" w:cs="Times New Roman"/>
                <w:b/>
                <w:bCs/>
              </w:rPr>
              <w:t>Facebook</w:t>
            </w:r>
            <w:proofErr w:type="spellEnd"/>
          </w:p>
          <w:p w14:paraId="74569BDB" w14:textId="4C9495EB" w:rsidR="00ED1827" w:rsidRPr="00DB5928" w:rsidRDefault="0000231F" w:rsidP="00DB5928">
            <w:pPr>
              <w:pStyle w:val="a9"/>
              <w:numPr>
                <w:ilvl w:val="1"/>
                <w:numId w:val="35"/>
              </w:numPr>
              <w:spacing w:after="0" w:line="240" w:lineRule="auto"/>
              <w:jc w:val="both"/>
              <w:rPr>
                <w:rFonts w:ascii="Times New Roman" w:hAnsi="Times New Roman" w:cs="Times New Roman"/>
                <w:lang w:val="en-US"/>
              </w:rPr>
            </w:pPr>
            <w:r w:rsidRPr="00DB5928">
              <w:rPr>
                <w:rFonts w:ascii="Times New Roman" w:hAnsi="Times New Roman" w:cs="Times New Roman"/>
              </w:rPr>
              <w:t xml:space="preserve">Аналогічно до сценарію А1, але використовується </w:t>
            </w:r>
            <w:proofErr w:type="spellStart"/>
            <w:r w:rsidRPr="00DB5928">
              <w:rPr>
                <w:rFonts w:ascii="Times New Roman" w:hAnsi="Times New Roman" w:cs="Times New Roman"/>
              </w:rPr>
              <w:t>Facebook</w:t>
            </w:r>
            <w:proofErr w:type="spellEnd"/>
            <w:r w:rsidRPr="00DB5928">
              <w:rPr>
                <w:rFonts w:ascii="Times New Roman" w:hAnsi="Times New Roman" w:cs="Times New Roman"/>
              </w:rPr>
              <w:t xml:space="preserve"> </w:t>
            </w:r>
            <w:proofErr w:type="spellStart"/>
            <w:r w:rsidRPr="00DB5928">
              <w:rPr>
                <w:rFonts w:ascii="Times New Roman" w:hAnsi="Times New Roman" w:cs="Times New Roman"/>
              </w:rPr>
              <w:t>OAuth</w:t>
            </w:r>
            <w:proofErr w:type="spellEnd"/>
            <w:r w:rsidRPr="00DB5928">
              <w:rPr>
                <w:rFonts w:ascii="Times New Roman" w:hAnsi="Times New Roman" w:cs="Times New Roman"/>
              </w:rPr>
              <w:t xml:space="preserve"> API замість </w:t>
            </w:r>
            <w:proofErr w:type="spellStart"/>
            <w:r w:rsidRPr="00DB5928">
              <w:rPr>
                <w:rFonts w:ascii="Times New Roman" w:hAnsi="Times New Roman" w:cs="Times New Roman"/>
              </w:rPr>
              <w:t>Google</w:t>
            </w:r>
            <w:proofErr w:type="spellEnd"/>
            <w:r w:rsidRPr="00DB5928">
              <w:rPr>
                <w:rFonts w:ascii="Times New Roman" w:hAnsi="Times New Roman" w:cs="Times New Roman"/>
              </w:rPr>
              <w:t xml:space="preserve"> </w:t>
            </w:r>
            <w:proofErr w:type="spellStart"/>
            <w:r w:rsidRPr="00DB5928">
              <w:rPr>
                <w:rFonts w:ascii="Times New Roman" w:hAnsi="Times New Roman" w:cs="Times New Roman"/>
              </w:rPr>
              <w:t>OAuth</w:t>
            </w:r>
            <w:proofErr w:type="spellEnd"/>
          </w:p>
          <w:p w14:paraId="5E98AFAC" w14:textId="22E21306" w:rsidR="00DB5928" w:rsidRPr="00DB5928" w:rsidRDefault="0000231F" w:rsidP="00DB5928">
            <w:pPr>
              <w:pStyle w:val="a9"/>
              <w:numPr>
                <w:ilvl w:val="1"/>
                <w:numId w:val="35"/>
              </w:numPr>
              <w:spacing w:after="0" w:line="240" w:lineRule="auto"/>
              <w:jc w:val="both"/>
              <w:rPr>
                <w:rFonts w:ascii="Times New Roman" w:hAnsi="Times New Roman" w:cs="Times New Roman"/>
                <w:lang w:val="en-US"/>
              </w:rPr>
            </w:pPr>
            <w:r w:rsidRPr="00DB5928">
              <w:rPr>
                <w:rFonts w:ascii="Times New Roman" w:hAnsi="Times New Roman" w:cs="Times New Roman"/>
              </w:rPr>
              <w:t xml:space="preserve">Всі кроки авторизації ідентичні з заміною </w:t>
            </w:r>
            <w:proofErr w:type="spellStart"/>
            <w:r w:rsidRPr="00DB5928">
              <w:rPr>
                <w:rFonts w:ascii="Times New Roman" w:hAnsi="Times New Roman" w:cs="Times New Roman"/>
              </w:rPr>
              <w:t>Google</w:t>
            </w:r>
            <w:proofErr w:type="spellEnd"/>
            <w:r w:rsidRPr="00DB5928">
              <w:rPr>
                <w:rFonts w:ascii="Times New Roman" w:hAnsi="Times New Roman" w:cs="Times New Roman"/>
              </w:rPr>
              <w:t xml:space="preserve"> на </w:t>
            </w:r>
            <w:proofErr w:type="spellStart"/>
            <w:r w:rsidRPr="00DB5928">
              <w:rPr>
                <w:rFonts w:ascii="Times New Roman" w:hAnsi="Times New Roman" w:cs="Times New Roman"/>
              </w:rPr>
              <w:t>Facebook</w:t>
            </w:r>
            <w:proofErr w:type="spellEnd"/>
          </w:p>
          <w:p w14:paraId="3471D41A" w14:textId="388F50D9" w:rsidR="00ED1827" w:rsidRPr="00DB5928" w:rsidRDefault="0000231F" w:rsidP="00DB5928">
            <w:pPr>
              <w:pStyle w:val="a9"/>
              <w:numPr>
                <w:ilvl w:val="1"/>
                <w:numId w:val="35"/>
              </w:numPr>
              <w:spacing w:after="0" w:line="240" w:lineRule="auto"/>
              <w:jc w:val="both"/>
              <w:rPr>
                <w:rFonts w:ascii="Times New Roman" w:hAnsi="Times New Roman" w:cs="Times New Roman"/>
                <w:lang w:val="en-US"/>
              </w:rPr>
            </w:pPr>
            <w:r w:rsidRPr="00DB5928">
              <w:rPr>
                <w:rFonts w:ascii="Times New Roman" w:hAnsi="Times New Roman" w:cs="Times New Roman"/>
              </w:rPr>
              <w:t xml:space="preserve">Система </w:t>
            </w:r>
            <w:proofErr w:type="spellStart"/>
            <w:r w:rsidRPr="00DB5928">
              <w:rPr>
                <w:rFonts w:ascii="Times New Roman" w:hAnsi="Times New Roman" w:cs="Times New Roman"/>
              </w:rPr>
              <w:t>логує</w:t>
            </w:r>
            <w:proofErr w:type="spellEnd"/>
            <w:r w:rsidRPr="00DB5928">
              <w:rPr>
                <w:rFonts w:ascii="Times New Roman" w:hAnsi="Times New Roman" w:cs="Times New Roman"/>
              </w:rPr>
              <w:t xml:space="preserve"> вхід через </w:t>
            </w:r>
            <w:proofErr w:type="spellStart"/>
            <w:r w:rsidRPr="00DB5928">
              <w:rPr>
                <w:rFonts w:ascii="Times New Roman" w:hAnsi="Times New Roman" w:cs="Times New Roman"/>
              </w:rPr>
              <w:t>Facebook</w:t>
            </w:r>
            <w:proofErr w:type="spellEnd"/>
          </w:p>
          <w:p w14:paraId="50872C63" w14:textId="15B44493" w:rsidR="00ED1827" w:rsidRPr="00DB5928" w:rsidRDefault="0000231F" w:rsidP="00DB5928">
            <w:pPr>
              <w:pStyle w:val="a9"/>
              <w:numPr>
                <w:ilvl w:val="1"/>
                <w:numId w:val="35"/>
              </w:numPr>
              <w:spacing w:line="240" w:lineRule="auto"/>
              <w:ind w:left="714" w:hanging="357"/>
              <w:jc w:val="both"/>
              <w:rPr>
                <w:rFonts w:ascii="Times New Roman" w:hAnsi="Times New Roman" w:cs="Times New Roman"/>
                <w:lang w:val="en-US"/>
              </w:rPr>
            </w:pPr>
            <w:proofErr w:type="spellStart"/>
            <w:r w:rsidRPr="00DB5928">
              <w:rPr>
                <w:rFonts w:ascii="Times New Roman" w:hAnsi="Times New Roman" w:cs="Times New Roman"/>
              </w:rPr>
              <w:t>Use</w:t>
            </w:r>
            <w:proofErr w:type="spellEnd"/>
            <w:r w:rsidRPr="00DB5928">
              <w:rPr>
                <w:rFonts w:ascii="Times New Roman" w:hAnsi="Times New Roman" w:cs="Times New Roman"/>
              </w:rPr>
              <w:t xml:space="preserve"> </w:t>
            </w:r>
            <w:proofErr w:type="spellStart"/>
            <w:r w:rsidRPr="00DB5928">
              <w:rPr>
                <w:rFonts w:ascii="Times New Roman" w:hAnsi="Times New Roman" w:cs="Times New Roman"/>
              </w:rPr>
              <w:t>case</w:t>
            </w:r>
            <w:proofErr w:type="spellEnd"/>
            <w:r w:rsidRPr="00DB5928">
              <w:rPr>
                <w:rFonts w:ascii="Times New Roman" w:hAnsi="Times New Roman" w:cs="Times New Roman"/>
              </w:rPr>
              <w:t xml:space="preserve"> продовжується з кроку 11</w:t>
            </w:r>
          </w:p>
          <w:p w14:paraId="6BDA1819" w14:textId="77777777" w:rsidR="00ED1827" w:rsidRDefault="0000231F" w:rsidP="00DB5928">
            <w:pPr>
              <w:spacing w:after="0" w:line="240" w:lineRule="auto"/>
              <w:jc w:val="both"/>
              <w:rPr>
                <w:rFonts w:ascii="Times New Roman" w:hAnsi="Times New Roman" w:cs="Times New Roman"/>
                <w:b/>
                <w:bCs/>
                <w:lang w:val="en-US"/>
              </w:rPr>
            </w:pPr>
            <w:r w:rsidRPr="000311AE">
              <w:rPr>
                <w:rFonts w:ascii="Times New Roman" w:hAnsi="Times New Roman" w:cs="Times New Roman"/>
                <w:b/>
                <w:bCs/>
              </w:rPr>
              <w:t>А3: Використання функції "Запам'ятати мене"</w:t>
            </w:r>
          </w:p>
          <w:p w14:paraId="03E11B46" w14:textId="6E064A96" w:rsidR="00ED1827" w:rsidRPr="00DB5928" w:rsidRDefault="0000231F" w:rsidP="00DB5928">
            <w:pPr>
              <w:pStyle w:val="a9"/>
              <w:numPr>
                <w:ilvl w:val="1"/>
                <w:numId w:val="37"/>
              </w:numPr>
              <w:spacing w:after="0" w:line="240" w:lineRule="auto"/>
              <w:jc w:val="both"/>
              <w:rPr>
                <w:rFonts w:ascii="Times New Roman" w:hAnsi="Times New Roman" w:cs="Times New Roman"/>
                <w:lang w:val="en-US"/>
              </w:rPr>
            </w:pPr>
            <w:r w:rsidRPr="00DB5928">
              <w:rPr>
                <w:rFonts w:ascii="Times New Roman" w:hAnsi="Times New Roman" w:cs="Times New Roman"/>
              </w:rPr>
              <w:t xml:space="preserve">На кроці 3: Користувач активує </w:t>
            </w:r>
            <w:proofErr w:type="spellStart"/>
            <w:r w:rsidRPr="00DB5928">
              <w:rPr>
                <w:rFonts w:ascii="Times New Roman" w:hAnsi="Times New Roman" w:cs="Times New Roman"/>
              </w:rPr>
              <w:t>чекбокс</w:t>
            </w:r>
            <w:proofErr w:type="spellEnd"/>
            <w:r w:rsidRPr="00DB5928">
              <w:rPr>
                <w:rFonts w:ascii="Times New Roman" w:hAnsi="Times New Roman" w:cs="Times New Roman"/>
              </w:rPr>
              <w:t xml:space="preserve"> "Запам'ятати мене" перед введенням облікових даних</w:t>
            </w:r>
          </w:p>
          <w:p w14:paraId="45F052E0" w14:textId="3357C176" w:rsidR="00ED1827" w:rsidRPr="00DB5928" w:rsidRDefault="0000231F" w:rsidP="00DB5928">
            <w:pPr>
              <w:pStyle w:val="a9"/>
              <w:numPr>
                <w:ilvl w:val="1"/>
                <w:numId w:val="37"/>
              </w:numPr>
              <w:spacing w:after="0" w:line="240" w:lineRule="auto"/>
              <w:jc w:val="both"/>
              <w:rPr>
                <w:rFonts w:ascii="Times New Roman" w:hAnsi="Times New Roman" w:cs="Times New Roman"/>
                <w:lang w:val="en-US"/>
              </w:rPr>
            </w:pPr>
            <w:r w:rsidRPr="00DB5928">
              <w:rPr>
                <w:rFonts w:ascii="Times New Roman" w:hAnsi="Times New Roman" w:cs="Times New Roman"/>
              </w:rPr>
              <w:t>Після кроку 10: Система створює довгостроковий безпечний токен (JWT з терміном дії 30 днів) згідно US 2 (критерій 4)</w:t>
            </w:r>
          </w:p>
          <w:p w14:paraId="62B81488" w14:textId="51CDFC40" w:rsidR="00ED1827" w:rsidRPr="00DB5928" w:rsidRDefault="0000231F" w:rsidP="00DB5928">
            <w:pPr>
              <w:pStyle w:val="a9"/>
              <w:numPr>
                <w:ilvl w:val="1"/>
                <w:numId w:val="37"/>
              </w:numPr>
              <w:spacing w:after="0" w:line="240" w:lineRule="auto"/>
              <w:jc w:val="both"/>
              <w:rPr>
                <w:rFonts w:ascii="Times New Roman" w:hAnsi="Times New Roman" w:cs="Times New Roman"/>
                <w:lang w:val="en-US"/>
              </w:rPr>
            </w:pPr>
            <w:r w:rsidRPr="00DB5928">
              <w:rPr>
                <w:rFonts w:ascii="Times New Roman" w:hAnsi="Times New Roman" w:cs="Times New Roman"/>
              </w:rPr>
              <w:t xml:space="preserve">Система безпечно зберігає токен у браузері користувача як </w:t>
            </w:r>
            <w:proofErr w:type="spellStart"/>
            <w:r w:rsidRPr="00DB5928">
              <w:rPr>
                <w:rFonts w:ascii="Times New Roman" w:hAnsi="Times New Roman" w:cs="Times New Roman"/>
              </w:rPr>
              <w:t>httpOnly</w:t>
            </w:r>
            <w:proofErr w:type="spellEnd"/>
            <w:r w:rsidRPr="00DB5928">
              <w:rPr>
                <w:rFonts w:ascii="Times New Roman" w:hAnsi="Times New Roman" w:cs="Times New Roman"/>
              </w:rPr>
              <w:t xml:space="preserve"> </w:t>
            </w:r>
            <w:proofErr w:type="spellStart"/>
            <w:r w:rsidRPr="00DB5928">
              <w:rPr>
                <w:rFonts w:ascii="Times New Roman" w:hAnsi="Times New Roman" w:cs="Times New Roman"/>
              </w:rPr>
              <w:t>cookie</w:t>
            </w:r>
            <w:proofErr w:type="spellEnd"/>
            <w:r w:rsidRPr="00DB5928">
              <w:rPr>
                <w:rFonts w:ascii="Times New Roman" w:hAnsi="Times New Roman" w:cs="Times New Roman"/>
              </w:rPr>
              <w:t xml:space="preserve"> з </w:t>
            </w:r>
            <w:proofErr w:type="spellStart"/>
            <w:r w:rsidRPr="00DB5928">
              <w:rPr>
                <w:rFonts w:ascii="Times New Roman" w:hAnsi="Times New Roman" w:cs="Times New Roman"/>
              </w:rPr>
              <w:t>secure</w:t>
            </w:r>
            <w:proofErr w:type="spellEnd"/>
            <w:r w:rsidRPr="00DB5928">
              <w:rPr>
                <w:rFonts w:ascii="Times New Roman" w:hAnsi="Times New Roman" w:cs="Times New Roman"/>
              </w:rPr>
              <w:t xml:space="preserve"> </w:t>
            </w:r>
            <w:proofErr w:type="spellStart"/>
            <w:r w:rsidRPr="00DB5928">
              <w:rPr>
                <w:rFonts w:ascii="Times New Roman" w:hAnsi="Times New Roman" w:cs="Times New Roman"/>
              </w:rPr>
              <w:t>flag</w:t>
            </w:r>
            <w:proofErr w:type="spellEnd"/>
            <w:r w:rsidRPr="00DB5928">
              <w:rPr>
                <w:rFonts w:ascii="Times New Roman" w:hAnsi="Times New Roman" w:cs="Times New Roman"/>
              </w:rPr>
              <w:t xml:space="preserve"> для захисту від XSS атак</w:t>
            </w:r>
          </w:p>
          <w:p w14:paraId="3B6CD798" w14:textId="1BAFCB7A" w:rsidR="00ED1827" w:rsidRPr="00DB5928" w:rsidRDefault="0000231F" w:rsidP="00DB5928">
            <w:pPr>
              <w:pStyle w:val="a9"/>
              <w:numPr>
                <w:ilvl w:val="1"/>
                <w:numId w:val="37"/>
              </w:numPr>
              <w:spacing w:after="0" w:line="240" w:lineRule="auto"/>
              <w:jc w:val="both"/>
              <w:rPr>
                <w:rFonts w:ascii="Times New Roman" w:hAnsi="Times New Roman" w:cs="Times New Roman"/>
                <w:lang w:val="en-US"/>
              </w:rPr>
            </w:pPr>
            <w:r w:rsidRPr="00DB5928">
              <w:rPr>
                <w:rFonts w:ascii="Times New Roman" w:hAnsi="Times New Roman" w:cs="Times New Roman"/>
              </w:rPr>
              <w:t xml:space="preserve">Токен включає: </w:t>
            </w:r>
            <w:proofErr w:type="spellStart"/>
            <w:r w:rsidRPr="00DB5928">
              <w:rPr>
                <w:rFonts w:ascii="Times New Roman" w:hAnsi="Times New Roman" w:cs="Times New Roman"/>
              </w:rPr>
              <w:t>user</w:t>
            </w:r>
            <w:proofErr w:type="spellEnd"/>
            <w:r w:rsidRPr="00DB5928">
              <w:rPr>
                <w:rFonts w:ascii="Times New Roman" w:hAnsi="Times New Roman" w:cs="Times New Roman"/>
              </w:rPr>
              <w:t xml:space="preserve"> ID, термін дії, підпис для перевірки цілісності</w:t>
            </w:r>
          </w:p>
          <w:p w14:paraId="298FC5BB" w14:textId="6E7BF021" w:rsidR="00ED1827" w:rsidRPr="00DB5928" w:rsidRDefault="0000231F" w:rsidP="00DB5928">
            <w:pPr>
              <w:pStyle w:val="a9"/>
              <w:numPr>
                <w:ilvl w:val="1"/>
                <w:numId w:val="37"/>
              </w:numPr>
              <w:spacing w:after="0" w:line="240" w:lineRule="auto"/>
              <w:jc w:val="both"/>
              <w:rPr>
                <w:rFonts w:ascii="Times New Roman" w:hAnsi="Times New Roman" w:cs="Times New Roman"/>
                <w:lang w:val="en-US"/>
              </w:rPr>
            </w:pPr>
            <w:r w:rsidRPr="00DB5928">
              <w:rPr>
                <w:rFonts w:ascii="Times New Roman" w:hAnsi="Times New Roman" w:cs="Times New Roman"/>
              </w:rPr>
              <w:t xml:space="preserve">При наступному відвідуванні сайту протягом 30 днів система автоматично розпізнає </w:t>
            </w:r>
            <w:proofErr w:type="spellStart"/>
            <w:r w:rsidRPr="00DB5928">
              <w:rPr>
                <w:rFonts w:ascii="Times New Roman" w:hAnsi="Times New Roman" w:cs="Times New Roman"/>
              </w:rPr>
              <w:t>валідний</w:t>
            </w:r>
            <w:proofErr w:type="spellEnd"/>
            <w:r w:rsidRPr="00DB5928">
              <w:rPr>
                <w:rFonts w:ascii="Times New Roman" w:hAnsi="Times New Roman" w:cs="Times New Roman"/>
              </w:rPr>
              <w:t xml:space="preserve"> токен та виконує вхід без запиту </w:t>
            </w:r>
            <w:proofErr w:type="spellStart"/>
            <w:r w:rsidRPr="00DB5928">
              <w:rPr>
                <w:rFonts w:ascii="Times New Roman" w:hAnsi="Times New Roman" w:cs="Times New Roman"/>
              </w:rPr>
              <w:t>credentials</w:t>
            </w:r>
            <w:proofErr w:type="spellEnd"/>
          </w:p>
          <w:p w14:paraId="3C8D2712" w14:textId="3EC95F33" w:rsidR="00DB5928" w:rsidRPr="00DB5928" w:rsidRDefault="0000231F" w:rsidP="00DB5928">
            <w:pPr>
              <w:pStyle w:val="a9"/>
              <w:numPr>
                <w:ilvl w:val="1"/>
                <w:numId w:val="37"/>
              </w:numPr>
              <w:spacing w:line="240" w:lineRule="auto"/>
              <w:ind w:left="714" w:hanging="357"/>
              <w:jc w:val="both"/>
              <w:rPr>
                <w:rFonts w:ascii="Times New Roman" w:hAnsi="Times New Roman" w:cs="Times New Roman"/>
                <w:lang w:val="en-US"/>
              </w:rPr>
            </w:pPr>
            <w:proofErr w:type="spellStart"/>
            <w:r w:rsidRPr="00DB5928">
              <w:rPr>
                <w:rFonts w:ascii="Times New Roman" w:hAnsi="Times New Roman" w:cs="Times New Roman"/>
              </w:rPr>
              <w:t>Use</w:t>
            </w:r>
            <w:proofErr w:type="spellEnd"/>
            <w:r w:rsidRPr="00DB5928">
              <w:rPr>
                <w:rFonts w:ascii="Times New Roman" w:hAnsi="Times New Roman" w:cs="Times New Roman"/>
              </w:rPr>
              <w:t xml:space="preserve"> </w:t>
            </w:r>
            <w:proofErr w:type="spellStart"/>
            <w:r w:rsidRPr="00DB5928">
              <w:rPr>
                <w:rFonts w:ascii="Times New Roman" w:hAnsi="Times New Roman" w:cs="Times New Roman"/>
              </w:rPr>
              <w:t>case</w:t>
            </w:r>
            <w:proofErr w:type="spellEnd"/>
            <w:r w:rsidRPr="00DB5928">
              <w:rPr>
                <w:rFonts w:ascii="Times New Roman" w:hAnsi="Times New Roman" w:cs="Times New Roman"/>
              </w:rPr>
              <w:t xml:space="preserve"> продовжується нормально</w:t>
            </w:r>
          </w:p>
          <w:p w14:paraId="49D24039" w14:textId="3B0150FF" w:rsidR="00ED1827" w:rsidRDefault="0000231F" w:rsidP="00DB5928">
            <w:pPr>
              <w:spacing w:after="0" w:line="240" w:lineRule="auto"/>
              <w:jc w:val="both"/>
              <w:rPr>
                <w:rFonts w:ascii="Times New Roman" w:hAnsi="Times New Roman" w:cs="Times New Roman"/>
                <w:b/>
                <w:bCs/>
                <w:lang w:val="en-US"/>
              </w:rPr>
            </w:pPr>
            <w:r w:rsidRPr="000311AE">
              <w:rPr>
                <w:rFonts w:ascii="Times New Roman" w:hAnsi="Times New Roman" w:cs="Times New Roman"/>
                <w:b/>
                <w:bCs/>
              </w:rPr>
              <w:t xml:space="preserve">А4: Первинний вхід після реєстрації через </w:t>
            </w:r>
            <w:proofErr w:type="spellStart"/>
            <w:r w:rsidRPr="000311AE">
              <w:rPr>
                <w:rFonts w:ascii="Times New Roman" w:hAnsi="Times New Roman" w:cs="Times New Roman"/>
                <w:b/>
                <w:bCs/>
              </w:rPr>
              <w:t>email</w:t>
            </w:r>
            <w:proofErr w:type="spellEnd"/>
          </w:p>
          <w:p w14:paraId="36A2A0E4" w14:textId="2BCCED53" w:rsidR="00DB5928" w:rsidRPr="00DB5928" w:rsidRDefault="0000231F" w:rsidP="00DB5928">
            <w:pPr>
              <w:pStyle w:val="a9"/>
              <w:numPr>
                <w:ilvl w:val="1"/>
                <w:numId w:val="39"/>
              </w:numPr>
              <w:spacing w:after="0" w:line="240" w:lineRule="auto"/>
              <w:jc w:val="both"/>
              <w:rPr>
                <w:rFonts w:ascii="Times New Roman" w:hAnsi="Times New Roman" w:cs="Times New Roman"/>
                <w:lang w:val="en-US"/>
              </w:rPr>
            </w:pPr>
            <w:r w:rsidRPr="00DB5928">
              <w:rPr>
                <w:rFonts w:ascii="Times New Roman" w:hAnsi="Times New Roman" w:cs="Times New Roman"/>
              </w:rPr>
              <w:t xml:space="preserve">Користувач перенаправляється на сторінку входу після верифікації </w:t>
            </w:r>
            <w:proofErr w:type="spellStart"/>
            <w:r w:rsidRPr="00DB5928">
              <w:rPr>
                <w:rFonts w:ascii="Times New Roman" w:hAnsi="Times New Roman" w:cs="Times New Roman"/>
              </w:rPr>
              <w:t>email</w:t>
            </w:r>
            <w:proofErr w:type="spellEnd"/>
            <w:r w:rsidRPr="00DB5928">
              <w:rPr>
                <w:rFonts w:ascii="Times New Roman" w:hAnsi="Times New Roman" w:cs="Times New Roman"/>
              </w:rPr>
              <w:t xml:space="preserve"> (якщо автоматичний вхід не спрацював)</w:t>
            </w:r>
          </w:p>
          <w:p w14:paraId="49A5BCAF" w14:textId="19A88F29" w:rsidR="00DB5928" w:rsidRPr="00DB5928" w:rsidRDefault="0000231F" w:rsidP="00DB5928">
            <w:pPr>
              <w:pStyle w:val="a9"/>
              <w:numPr>
                <w:ilvl w:val="1"/>
                <w:numId w:val="39"/>
              </w:numPr>
              <w:spacing w:after="0" w:line="240" w:lineRule="auto"/>
              <w:jc w:val="both"/>
              <w:rPr>
                <w:rFonts w:ascii="Times New Roman" w:hAnsi="Times New Roman" w:cs="Times New Roman"/>
                <w:lang w:val="en-US"/>
              </w:rPr>
            </w:pPr>
            <w:r w:rsidRPr="00DB5928">
              <w:rPr>
                <w:rFonts w:ascii="Times New Roman" w:hAnsi="Times New Roman" w:cs="Times New Roman"/>
              </w:rPr>
              <w:t>Система відображає інформаційне повідомлення: "</w:t>
            </w:r>
            <w:proofErr w:type="spellStart"/>
            <w:r w:rsidRPr="00DB5928">
              <w:rPr>
                <w:rFonts w:ascii="Times New Roman" w:hAnsi="Times New Roman" w:cs="Times New Roman"/>
              </w:rPr>
              <w:t>Email</w:t>
            </w:r>
            <w:proofErr w:type="spellEnd"/>
            <w:r w:rsidRPr="00DB5928">
              <w:rPr>
                <w:rFonts w:ascii="Times New Roman" w:hAnsi="Times New Roman" w:cs="Times New Roman"/>
              </w:rPr>
              <w:t xml:space="preserve"> успішно </w:t>
            </w:r>
            <w:proofErr w:type="spellStart"/>
            <w:r w:rsidRPr="00DB5928">
              <w:rPr>
                <w:rFonts w:ascii="Times New Roman" w:hAnsi="Times New Roman" w:cs="Times New Roman"/>
              </w:rPr>
              <w:t>верифіковано</w:t>
            </w:r>
            <w:proofErr w:type="spellEnd"/>
            <w:r w:rsidRPr="00DB5928">
              <w:rPr>
                <w:rFonts w:ascii="Times New Roman" w:hAnsi="Times New Roman" w:cs="Times New Roman"/>
              </w:rPr>
              <w:t>! Введіть ваш пароль для входу"</w:t>
            </w:r>
          </w:p>
          <w:p w14:paraId="37E9C095" w14:textId="24866A00" w:rsidR="00DB5928" w:rsidRPr="00DB5928" w:rsidRDefault="0000231F" w:rsidP="00DB5928">
            <w:pPr>
              <w:pStyle w:val="a9"/>
              <w:numPr>
                <w:ilvl w:val="1"/>
                <w:numId w:val="39"/>
              </w:numPr>
              <w:spacing w:after="0" w:line="240" w:lineRule="auto"/>
              <w:jc w:val="both"/>
              <w:rPr>
                <w:rFonts w:ascii="Times New Roman" w:hAnsi="Times New Roman" w:cs="Times New Roman"/>
                <w:lang w:val="en-US"/>
              </w:rPr>
            </w:pPr>
            <w:r w:rsidRPr="00DB5928">
              <w:rPr>
                <w:rFonts w:ascii="Times New Roman" w:hAnsi="Times New Roman" w:cs="Times New Roman"/>
              </w:rPr>
              <w:t xml:space="preserve">Поле </w:t>
            </w:r>
            <w:proofErr w:type="spellStart"/>
            <w:r w:rsidRPr="00DB5928">
              <w:rPr>
                <w:rFonts w:ascii="Times New Roman" w:hAnsi="Times New Roman" w:cs="Times New Roman"/>
              </w:rPr>
              <w:t>email</w:t>
            </w:r>
            <w:proofErr w:type="spellEnd"/>
            <w:r w:rsidRPr="00DB5928">
              <w:rPr>
                <w:rFonts w:ascii="Times New Roman" w:hAnsi="Times New Roman" w:cs="Times New Roman"/>
              </w:rPr>
              <w:t xml:space="preserve"> попередньо заповнено </w:t>
            </w:r>
            <w:proofErr w:type="spellStart"/>
            <w:r w:rsidRPr="00DB5928">
              <w:rPr>
                <w:rFonts w:ascii="Times New Roman" w:hAnsi="Times New Roman" w:cs="Times New Roman"/>
              </w:rPr>
              <w:t>email</w:t>
            </w:r>
            <w:proofErr w:type="spellEnd"/>
            <w:r w:rsidRPr="00DB5928">
              <w:rPr>
                <w:rFonts w:ascii="Times New Roman" w:hAnsi="Times New Roman" w:cs="Times New Roman"/>
              </w:rPr>
              <w:t xml:space="preserve"> </w:t>
            </w:r>
            <w:proofErr w:type="spellStart"/>
            <w:r w:rsidRPr="00DB5928">
              <w:rPr>
                <w:rFonts w:ascii="Times New Roman" w:hAnsi="Times New Roman" w:cs="Times New Roman"/>
              </w:rPr>
              <w:t>адресою</w:t>
            </w:r>
            <w:proofErr w:type="spellEnd"/>
            <w:r w:rsidRPr="00DB5928">
              <w:rPr>
                <w:rFonts w:ascii="Times New Roman" w:hAnsi="Times New Roman" w:cs="Times New Roman"/>
              </w:rPr>
              <w:t xml:space="preserve"> користувача для зручності</w:t>
            </w:r>
          </w:p>
          <w:p w14:paraId="3810170D" w14:textId="0F3BADBA" w:rsidR="00DB5928" w:rsidRPr="00DB5928" w:rsidRDefault="0000231F" w:rsidP="00DB5928">
            <w:pPr>
              <w:pStyle w:val="a9"/>
              <w:numPr>
                <w:ilvl w:val="1"/>
                <w:numId w:val="39"/>
              </w:numPr>
              <w:spacing w:after="0" w:line="240" w:lineRule="auto"/>
              <w:jc w:val="both"/>
              <w:rPr>
                <w:rFonts w:ascii="Times New Roman" w:hAnsi="Times New Roman" w:cs="Times New Roman"/>
                <w:lang w:val="en-US"/>
              </w:rPr>
            </w:pPr>
            <w:r w:rsidRPr="00DB5928">
              <w:rPr>
                <w:rFonts w:ascii="Times New Roman" w:hAnsi="Times New Roman" w:cs="Times New Roman"/>
              </w:rPr>
              <w:t>Користувач вводить тільки пароль</w:t>
            </w:r>
          </w:p>
          <w:p w14:paraId="2012161E" w14:textId="5E34B7FD" w:rsidR="00DB5928" w:rsidRPr="00DB5928" w:rsidRDefault="0000231F" w:rsidP="00DB5928">
            <w:pPr>
              <w:pStyle w:val="a9"/>
              <w:numPr>
                <w:ilvl w:val="1"/>
                <w:numId w:val="39"/>
              </w:numPr>
              <w:spacing w:line="240" w:lineRule="auto"/>
              <w:ind w:left="714" w:hanging="357"/>
              <w:jc w:val="both"/>
              <w:rPr>
                <w:rFonts w:ascii="Times New Roman" w:hAnsi="Times New Roman" w:cs="Times New Roman"/>
                <w:lang w:val="en-US"/>
              </w:rPr>
            </w:pPr>
            <w:proofErr w:type="spellStart"/>
            <w:r w:rsidRPr="00DB5928">
              <w:rPr>
                <w:rFonts w:ascii="Times New Roman" w:hAnsi="Times New Roman" w:cs="Times New Roman"/>
              </w:rPr>
              <w:t>Use</w:t>
            </w:r>
            <w:proofErr w:type="spellEnd"/>
            <w:r w:rsidRPr="00DB5928">
              <w:rPr>
                <w:rFonts w:ascii="Times New Roman" w:hAnsi="Times New Roman" w:cs="Times New Roman"/>
              </w:rPr>
              <w:t xml:space="preserve"> </w:t>
            </w:r>
            <w:proofErr w:type="spellStart"/>
            <w:r w:rsidRPr="00DB5928">
              <w:rPr>
                <w:rFonts w:ascii="Times New Roman" w:hAnsi="Times New Roman" w:cs="Times New Roman"/>
              </w:rPr>
              <w:t>case</w:t>
            </w:r>
            <w:proofErr w:type="spellEnd"/>
            <w:r w:rsidRPr="00DB5928">
              <w:rPr>
                <w:rFonts w:ascii="Times New Roman" w:hAnsi="Times New Roman" w:cs="Times New Roman"/>
              </w:rPr>
              <w:t xml:space="preserve"> продовжується з кроку 4 основного сценарію</w:t>
            </w:r>
          </w:p>
          <w:p w14:paraId="2FBB18BF" w14:textId="449EEDB5" w:rsidR="00DB5928" w:rsidRDefault="0000231F" w:rsidP="00DB5928">
            <w:pPr>
              <w:spacing w:after="0" w:line="240" w:lineRule="auto"/>
              <w:jc w:val="both"/>
              <w:rPr>
                <w:rFonts w:ascii="Times New Roman" w:hAnsi="Times New Roman" w:cs="Times New Roman"/>
                <w:b/>
                <w:bCs/>
                <w:lang w:val="en-US"/>
              </w:rPr>
            </w:pPr>
            <w:r w:rsidRPr="000311AE">
              <w:rPr>
                <w:rFonts w:ascii="Times New Roman" w:hAnsi="Times New Roman" w:cs="Times New Roman"/>
                <w:b/>
                <w:bCs/>
              </w:rPr>
              <w:t>А5: Автоматичний вхід з активною сесією</w:t>
            </w:r>
          </w:p>
          <w:p w14:paraId="2078B540" w14:textId="7ABBF8BE" w:rsidR="00DB5928" w:rsidRPr="00DB5928" w:rsidRDefault="0000231F" w:rsidP="00DB5928">
            <w:pPr>
              <w:pStyle w:val="a9"/>
              <w:numPr>
                <w:ilvl w:val="1"/>
                <w:numId w:val="41"/>
              </w:numPr>
              <w:spacing w:after="0" w:line="240" w:lineRule="auto"/>
              <w:jc w:val="both"/>
              <w:rPr>
                <w:rFonts w:ascii="Times New Roman" w:hAnsi="Times New Roman" w:cs="Times New Roman"/>
                <w:lang w:val="en-US"/>
              </w:rPr>
            </w:pPr>
            <w:r w:rsidRPr="00DB5928">
              <w:rPr>
                <w:rFonts w:ascii="Times New Roman" w:hAnsi="Times New Roman" w:cs="Times New Roman"/>
              </w:rPr>
              <w:t xml:space="preserve">На кроці 1: Користувач відвідує сайт, маючи активну сесію (не вийшов раніше, токен "Запам'ятати мене" </w:t>
            </w:r>
            <w:proofErr w:type="spellStart"/>
            <w:r w:rsidRPr="00DB5928">
              <w:rPr>
                <w:rFonts w:ascii="Times New Roman" w:hAnsi="Times New Roman" w:cs="Times New Roman"/>
              </w:rPr>
              <w:t>валідний</w:t>
            </w:r>
            <w:proofErr w:type="spellEnd"/>
            <w:r w:rsidRPr="00DB5928">
              <w:rPr>
                <w:rFonts w:ascii="Times New Roman" w:hAnsi="Times New Roman" w:cs="Times New Roman"/>
              </w:rPr>
              <w:t>)</w:t>
            </w:r>
          </w:p>
          <w:p w14:paraId="6973A6EE" w14:textId="7B689BD3" w:rsidR="00DB5928" w:rsidRPr="00DB5928" w:rsidRDefault="0000231F" w:rsidP="00DB5928">
            <w:pPr>
              <w:pStyle w:val="a9"/>
              <w:numPr>
                <w:ilvl w:val="1"/>
                <w:numId w:val="41"/>
              </w:numPr>
              <w:spacing w:after="0" w:line="240" w:lineRule="auto"/>
              <w:jc w:val="both"/>
              <w:rPr>
                <w:rFonts w:ascii="Times New Roman" w:hAnsi="Times New Roman" w:cs="Times New Roman"/>
                <w:lang w:val="en-US"/>
              </w:rPr>
            </w:pPr>
            <w:r w:rsidRPr="00DB5928">
              <w:rPr>
                <w:rFonts w:ascii="Times New Roman" w:hAnsi="Times New Roman" w:cs="Times New Roman"/>
              </w:rPr>
              <w:t xml:space="preserve">Система виявляє </w:t>
            </w:r>
            <w:proofErr w:type="spellStart"/>
            <w:r w:rsidRPr="00DB5928">
              <w:rPr>
                <w:rFonts w:ascii="Times New Roman" w:hAnsi="Times New Roman" w:cs="Times New Roman"/>
              </w:rPr>
              <w:t>валідний</w:t>
            </w:r>
            <w:proofErr w:type="spellEnd"/>
            <w:r w:rsidRPr="00DB5928">
              <w:rPr>
                <w:rFonts w:ascii="Times New Roman" w:hAnsi="Times New Roman" w:cs="Times New Roman"/>
              </w:rPr>
              <w:t xml:space="preserve"> </w:t>
            </w:r>
            <w:proofErr w:type="spellStart"/>
            <w:r w:rsidRPr="00DB5928">
              <w:rPr>
                <w:rFonts w:ascii="Times New Roman" w:hAnsi="Times New Roman" w:cs="Times New Roman"/>
              </w:rPr>
              <w:t>session</w:t>
            </w:r>
            <w:proofErr w:type="spellEnd"/>
            <w:r w:rsidRPr="00DB5928">
              <w:rPr>
                <w:rFonts w:ascii="Times New Roman" w:hAnsi="Times New Roman" w:cs="Times New Roman"/>
              </w:rPr>
              <w:t xml:space="preserve"> </w:t>
            </w:r>
            <w:proofErr w:type="spellStart"/>
            <w:r w:rsidRPr="00DB5928">
              <w:rPr>
                <w:rFonts w:ascii="Times New Roman" w:hAnsi="Times New Roman" w:cs="Times New Roman"/>
              </w:rPr>
              <w:t>token</w:t>
            </w:r>
            <w:proofErr w:type="spellEnd"/>
            <w:r w:rsidRPr="00DB5928">
              <w:rPr>
                <w:rFonts w:ascii="Times New Roman" w:hAnsi="Times New Roman" w:cs="Times New Roman"/>
              </w:rPr>
              <w:t xml:space="preserve"> або довгостроковий токен у </w:t>
            </w:r>
            <w:proofErr w:type="spellStart"/>
            <w:r w:rsidRPr="00DB5928">
              <w:rPr>
                <w:rFonts w:ascii="Times New Roman" w:hAnsi="Times New Roman" w:cs="Times New Roman"/>
              </w:rPr>
              <w:t>cookies</w:t>
            </w:r>
            <w:proofErr w:type="spellEnd"/>
          </w:p>
          <w:p w14:paraId="382154D5" w14:textId="26BD0750" w:rsidR="00DB5928" w:rsidRPr="00DB5928" w:rsidRDefault="0000231F" w:rsidP="00DB5928">
            <w:pPr>
              <w:pStyle w:val="a9"/>
              <w:numPr>
                <w:ilvl w:val="1"/>
                <w:numId w:val="41"/>
              </w:numPr>
              <w:spacing w:after="0" w:line="240" w:lineRule="auto"/>
              <w:jc w:val="both"/>
              <w:rPr>
                <w:rFonts w:ascii="Times New Roman" w:hAnsi="Times New Roman" w:cs="Times New Roman"/>
                <w:lang w:val="en-US"/>
              </w:rPr>
            </w:pPr>
            <w:r w:rsidRPr="00DB5928">
              <w:rPr>
                <w:rFonts w:ascii="Times New Roman" w:hAnsi="Times New Roman" w:cs="Times New Roman"/>
              </w:rPr>
              <w:t>Система перевіряє валідність токена та термін дії</w:t>
            </w:r>
          </w:p>
          <w:p w14:paraId="78E83976" w14:textId="656E00FC" w:rsidR="00DB5928" w:rsidRPr="00DB5928" w:rsidRDefault="0000231F" w:rsidP="00DB5928">
            <w:pPr>
              <w:pStyle w:val="a9"/>
              <w:numPr>
                <w:ilvl w:val="1"/>
                <w:numId w:val="41"/>
              </w:numPr>
              <w:spacing w:after="0" w:line="240" w:lineRule="auto"/>
              <w:jc w:val="both"/>
              <w:rPr>
                <w:rFonts w:ascii="Times New Roman" w:hAnsi="Times New Roman" w:cs="Times New Roman"/>
                <w:lang w:val="en-US"/>
              </w:rPr>
            </w:pPr>
            <w:r w:rsidRPr="00DB5928">
              <w:rPr>
                <w:rFonts w:ascii="Times New Roman" w:hAnsi="Times New Roman" w:cs="Times New Roman"/>
              </w:rPr>
              <w:t>Система автоматично завантажує профіль користувача</w:t>
            </w:r>
          </w:p>
          <w:p w14:paraId="68E3EBF1" w14:textId="42E471C1" w:rsidR="00DB5928" w:rsidRPr="00DB5928" w:rsidRDefault="0000231F" w:rsidP="00DB5928">
            <w:pPr>
              <w:pStyle w:val="a9"/>
              <w:numPr>
                <w:ilvl w:val="1"/>
                <w:numId w:val="41"/>
              </w:numPr>
              <w:spacing w:after="0" w:line="240" w:lineRule="auto"/>
              <w:jc w:val="both"/>
              <w:rPr>
                <w:rFonts w:ascii="Times New Roman" w:hAnsi="Times New Roman" w:cs="Times New Roman"/>
                <w:lang w:val="en-US"/>
              </w:rPr>
            </w:pPr>
            <w:r w:rsidRPr="00DB5928">
              <w:rPr>
                <w:rFonts w:ascii="Times New Roman" w:hAnsi="Times New Roman" w:cs="Times New Roman"/>
              </w:rPr>
              <w:t>Система перенаправляє безпосередньо на головну сторінку без відображення форми входу</w:t>
            </w:r>
          </w:p>
          <w:p w14:paraId="02C2BC90" w14:textId="62781A4C" w:rsidR="0000231F" w:rsidRPr="00DB5928" w:rsidRDefault="0000231F" w:rsidP="00DB5928">
            <w:pPr>
              <w:pStyle w:val="a9"/>
              <w:numPr>
                <w:ilvl w:val="1"/>
                <w:numId w:val="41"/>
              </w:numPr>
              <w:spacing w:line="240" w:lineRule="auto"/>
              <w:ind w:left="714" w:hanging="357"/>
              <w:jc w:val="both"/>
              <w:rPr>
                <w:rFonts w:ascii="Times New Roman" w:hAnsi="Times New Roman" w:cs="Times New Roman"/>
              </w:rPr>
            </w:pPr>
            <w:proofErr w:type="spellStart"/>
            <w:r w:rsidRPr="00DB5928">
              <w:rPr>
                <w:rFonts w:ascii="Times New Roman" w:hAnsi="Times New Roman" w:cs="Times New Roman"/>
              </w:rPr>
              <w:t>Use</w:t>
            </w:r>
            <w:proofErr w:type="spellEnd"/>
            <w:r w:rsidRPr="00DB5928">
              <w:rPr>
                <w:rFonts w:ascii="Times New Roman" w:hAnsi="Times New Roman" w:cs="Times New Roman"/>
              </w:rPr>
              <w:t xml:space="preserve"> </w:t>
            </w:r>
            <w:proofErr w:type="spellStart"/>
            <w:r w:rsidRPr="00DB5928">
              <w:rPr>
                <w:rFonts w:ascii="Times New Roman" w:hAnsi="Times New Roman" w:cs="Times New Roman"/>
              </w:rPr>
              <w:t>case</w:t>
            </w:r>
            <w:proofErr w:type="spellEnd"/>
            <w:r w:rsidRPr="00DB5928">
              <w:rPr>
                <w:rFonts w:ascii="Times New Roman" w:hAnsi="Times New Roman" w:cs="Times New Roman"/>
              </w:rPr>
              <w:t xml:space="preserve"> завершено з автоматичним входом</w:t>
            </w:r>
          </w:p>
        </w:tc>
      </w:tr>
      <w:tr w:rsidR="0000231F" w:rsidRPr="000311AE" w14:paraId="64FD2B32" w14:textId="77777777" w:rsidTr="00271F70">
        <w:tc>
          <w:tcPr>
            <w:tcW w:w="0" w:type="auto"/>
            <w:hideMark/>
          </w:tcPr>
          <w:p w14:paraId="3F1A123B"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lastRenderedPageBreak/>
              <w:t xml:space="preserve">Негативні сценарії </w:t>
            </w:r>
            <w:r w:rsidRPr="000311AE">
              <w:rPr>
                <w:rFonts w:ascii="Times New Roman" w:hAnsi="Times New Roman" w:cs="Times New Roman"/>
                <w:b/>
                <w:bCs/>
              </w:rPr>
              <w:lastRenderedPageBreak/>
              <w:t>(виключення)</w:t>
            </w:r>
          </w:p>
        </w:tc>
        <w:tc>
          <w:tcPr>
            <w:tcW w:w="0" w:type="auto"/>
            <w:hideMark/>
          </w:tcPr>
          <w:p w14:paraId="3E04ABF0" w14:textId="77777777" w:rsidR="005602B8" w:rsidRPr="005602B8" w:rsidRDefault="005602B8" w:rsidP="005602B8">
            <w:pPr>
              <w:spacing w:after="0" w:line="240" w:lineRule="auto"/>
              <w:jc w:val="both"/>
              <w:rPr>
                <w:rFonts w:ascii="Times New Roman" w:eastAsia="Times New Roman" w:hAnsi="Times New Roman" w:cs="Times New Roman"/>
                <w:lang w:eastAsia="uk-UA"/>
                <w14:ligatures w14:val="none"/>
              </w:rPr>
            </w:pPr>
            <w:r w:rsidRPr="005602B8">
              <w:rPr>
                <w:rFonts w:ascii="Times New Roman" w:eastAsia="Times New Roman" w:hAnsi="Times New Roman" w:cs="Times New Roman"/>
                <w:b/>
                <w:bCs/>
                <w:lang w:eastAsia="uk-UA"/>
                <w14:ligatures w14:val="none"/>
              </w:rPr>
              <w:lastRenderedPageBreak/>
              <w:t>Н1: Неправильний пароль</w:t>
            </w:r>
          </w:p>
          <w:p w14:paraId="5444FDAA" w14:textId="77777777" w:rsidR="005602B8" w:rsidRPr="005602B8" w:rsidRDefault="005602B8" w:rsidP="00394E4F">
            <w:pPr>
              <w:numPr>
                <w:ilvl w:val="0"/>
                <w:numId w:val="43"/>
              </w:numPr>
              <w:spacing w:after="0" w:line="240" w:lineRule="auto"/>
              <w:ind w:left="714" w:hanging="357"/>
              <w:jc w:val="both"/>
              <w:rPr>
                <w:rFonts w:ascii="Times New Roman" w:eastAsia="Times New Roman" w:hAnsi="Times New Roman" w:cs="Times New Roman"/>
                <w:lang w:eastAsia="uk-UA"/>
                <w14:ligatures w14:val="none"/>
              </w:rPr>
            </w:pPr>
            <w:r w:rsidRPr="005602B8">
              <w:rPr>
                <w:rFonts w:ascii="Times New Roman" w:eastAsia="Times New Roman" w:hAnsi="Times New Roman" w:cs="Times New Roman"/>
                <w:lang w:eastAsia="uk-UA"/>
                <w14:ligatures w14:val="none"/>
              </w:rPr>
              <w:t xml:space="preserve">На кроці 7: Хеш введеного пароля не співпадає з хешем збереженого </w:t>
            </w:r>
            <w:r w:rsidRPr="005602B8">
              <w:rPr>
                <w:rFonts w:ascii="Times New Roman" w:eastAsia="Times New Roman" w:hAnsi="Times New Roman" w:cs="Times New Roman"/>
                <w:lang w:eastAsia="uk-UA"/>
                <w14:ligatures w14:val="none"/>
              </w:rPr>
              <w:lastRenderedPageBreak/>
              <w:t>пароля у базі даних</w:t>
            </w:r>
          </w:p>
          <w:p w14:paraId="75C436AD" w14:textId="77777777" w:rsidR="005602B8" w:rsidRPr="005602B8" w:rsidRDefault="005602B8" w:rsidP="005602B8">
            <w:pPr>
              <w:numPr>
                <w:ilvl w:val="0"/>
                <w:numId w:val="43"/>
              </w:numPr>
              <w:spacing w:before="100" w:beforeAutospacing="1" w:after="100" w:afterAutospacing="1" w:line="240" w:lineRule="auto"/>
              <w:jc w:val="both"/>
              <w:rPr>
                <w:rFonts w:ascii="Times New Roman" w:eastAsia="Times New Roman" w:hAnsi="Times New Roman" w:cs="Times New Roman"/>
                <w:lang w:eastAsia="uk-UA"/>
                <w14:ligatures w14:val="none"/>
              </w:rPr>
            </w:pPr>
            <w:r w:rsidRPr="005602B8">
              <w:rPr>
                <w:rFonts w:ascii="Times New Roman" w:eastAsia="Times New Roman" w:hAnsi="Times New Roman" w:cs="Times New Roman"/>
                <w:lang w:eastAsia="uk-UA"/>
                <w14:ligatures w14:val="none"/>
              </w:rPr>
              <w:t xml:space="preserve">Система збільшує лічильник невдалих спроб входу для даного облікового запису (захист від </w:t>
            </w:r>
            <w:proofErr w:type="spellStart"/>
            <w:r w:rsidRPr="005602B8">
              <w:rPr>
                <w:rFonts w:ascii="Times New Roman" w:eastAsia="Times New Roman" w:hAnsi="Times New Roman" w:cs="Times New Roman"/>
                <w:lang w:eastAsia="uk-UA"/>
                <w14:ligatures w14:val="none"/>
              </w:rPr>
              <w:t>brute-force</w:t>
            </w:r>
            <w:proofErr w:type="spellEnd"/>
            <w:r w:rsidRPr="005602B8">
              <w:rPr>
                <w:rFonts w:ascii="Times New Roman" w:eastAsia="Times New Roman" w:hAnsi="Times New Roman" w:cs="Times New Roman"/>
                <w:lang w:eastAsia="uk-UA"/>
                <w14:ligatures w14:val="none"/>
              </w:rPr>
              <w:t>)</w:t>
            </w:r>
          </w:p>
          <w:p w14:paraId="0372757A" w14:textId="5FB5BA0F" w:rsidR="005602B8" w:rsidRPr="005602B8" w:rsidRDefault="005602B8" w:rsidP="005602B8">
            <w:pPr>
              <w:numPr>
                <w:ilvl w:val="0"/>
                <w:numId w:val="43"/>
              </w:numPr>
              <w:spacing w:before="100" w:beforeAutospacing="1" w:after="100" w:afterAutospacing="1" w:line="240" w:lineRule="auto"/>
              <w:jc w:val="both"/>
              <w:rPr>
                <w:rFonts w:ascii="Times New Roman" w:eastAsia="Times New Roman" w:hAnsi="Times New Roman" w:cs="Times New Roman"/>
                <w:lang w:eastAsia="uk-UA"/>
                <w14:ligatures w14:val="none"/>
              </w:rPr>
            </w:pPr>
            <w:r w:rsidRPr="005602B8">
              <w:rPr>
                <w:rFonts w:ascii="Times New Roman" w:eastAsia="Times New Roman" w:hAnsi="Times New Roman" w:cs="Times New Roman"/>
                <w:lang w:eastAsia="uk-UA"/>
                <w14:ligatures w14:val="none"/>
              </w:rPr>
              <w:t>Система відображає загальне повідомлення безпеки згідно US 2 (критерій</w:t>
            </w:r>
            <w:r w:rsidRPr="00394E4F">
              <w:rPr>
                <w:rFonts w:ascii="Times New Roman" w:eastAsia="Times New Roman" w:hAnsi="Times New Roman" w:cs="Times New Roman"/>
                <w:lang w:val="en-US" w:eastAsia="uk-UA"/>
                <w14:ligatures w14:val="none"/>
              </w:rPr>
              <w:t xml:space="preserve"> </w:t>
            </w:r>
            <w:r w:rsidRPr="005602B8">
              <w:rPr>
                <w:rFonts w:ascii="Times New Roman" w:eastAsia="Times New Roman" w:hAnsi="Times New Roman" w:cs="Times New Roman"/>
                <w:lang w:eastAsia="uk-UA"/>
                <w14:ligatures w14:val="none"/>
              </w:rPr>
              <w:t>3) та FR 18:</w:t>
            </w:r>
            <w:r w:rsidRPr="005602B8">
              <w:rPr>
                <w:rFonts w:ascii="Times New Roman" w:eastAsia="Times New Roman" w:hAnsi="Times New Roman" w:cs="Times New Roman"/>
                <w:i/>
                <w:iCs/>
                <w:lang w:eastAsia="uk-UA"/>
                <w14:ligatures w14:val="none"/>
              </w:rPr>
              <w:t xml:space="preserve">"Невірний </w:t>
            </w:r>
            <w:proofErr w:type="spellStart"/>
            <w:r w:rsidRPr="005602B8">
              <w:rPr>
                <w:rFonts w:ascii="Times New Roman" w:eastAsia="Times New Roman" w:hAnsi="Times New Roman" w:cs="Times New Roman"/>
                <w:i/>
                <w:iCs/>
                <w:lang w:eastAsia="uk-UA"/>
                <w14:ligatures w14:val="none"/>
              </w:rPr>
              <w:t>email</w:t>
            </w:r>
            <w:proofErr w:type="spellEnd"/>
            <w:r w:rsidRPr="005602B8">
              <w:rPr>
                <w:rFonts w:ascii="Times New Roman" w:eastAsia="Times New Roman" w:hAnsi="Times New Roman" w:cs="Times New Roman"/>
                <w:i/>
                <w:iCs/>
                <w:lang w:eastAsia="uk-UA"/>
                <w14:ligatures w14:val="none"/>
              </w:rPr>
              <w:t xml:space="preserve"> або пароль. Перевірте введені дані"</w:t>
            </w:r>
          </w:p>
          <w:p w14:paraId="591168B7" w14:textId="77777777" w:rsidR="005602B8" w:rsidRPr="005602B8" w:rsidRDefault="005602B8" w:rsidP="005602B8">
            <w:pPr>
              <w:numPr>
                <w:ilvl w:val="0"/>
                <w:numId w:val="43"/>
              </w:numPr>
              <w:spacing w:before="100" w:beforeAutospacing="1" w:after="100" w:afterAutospacing="1" w:line="240" w:lineRule="auto"/>
              <w:jc w:val="both"/>
              <w:rPr>
                <w:rFonts w:ascii="Times New Roman" w:eastAsia="Times New Roman" w:hAnsi="Times New Roman" w:cs="Times New Roman"/>
                <w:lang w:eastAsia="uk-UA"/>
                <w14:ligatures w14:val="none"/>
              </w:rPr>
            </w:pPr>
            <w:r w:rsidRPr="005602B8">
              <w:rPr>
                <w:rFonts w:ascii="Times New Roman" w:eastAsia="Times New Roman" w:hAnsi="Times New Roman" w:cs="Times New Roman"/>
                <w:lang w:eastAsia="uk-UA"/>
                <w14:ligatures w14:val="none"/>
              </w:rPr>
              <w:t xml:space="preserve">Система </w:t>
            </w:r>
            <w:r w:rsidRPr="005602B8">
              <w:rPr>
                <w:rFonts w:ascii="Times New Roman" w:eastAsia="Times New Roman" w:hAnsi="Times New Roman" w:cs="Times New Roman"/>
                <w:b/>
                <w:bCs/>
                <w:lang w:eastAsia="uk-UA"/>
                <w14:ligatures w14:val="none"/>
              </w:rPr>
              <w:t>не розкриває</w:t>
            </w:r>
            <w:r w:rsidRPr="005602B8">
              <w:rPr>
                <w:rFonts w:ascii="Times New Roman" w:eastAsia="Times New Roman" w:hAnsi="Times New Roman" w:cs="Times New Roman"/>
                <w:lang w:eastAsia="uk-UA"/>
                <w14:ligatures w14:val="none"/>
              </w:rPr>
              <w:t>, що саме невірно (</w:t>
            </w:r>
            <w:proofErr w:type="spellStart"/>
            <w:r w:rsidRPr="005602B8">
              <w:rPr>
                <w:rFonts w:ascii="Times New Roman" w:eastAsia="Times New Roman" w:hAnsi="Times New Roman" w:cs="Times New Roman"/>
                <w:lang w:eastAsia="uk-UA"/>
                <w14:ligatures w14:val="none"/>
              </w:rPr>
              <w:t>email</w:t>
            </w:r>
            <w:proofErr w:type="spellEnd"/>
            <w:r w:rsidRPr="005602B8">
              <w:rPr>
                <w:rFonts w:ascii="Times New Roman" w:eastAsia="Times New Roman" w:hAnsi="Times New Roman" w:cs="Times New Roman"/>
                <w:lang w:eastAsia="uk-UA"/>
                <w14:ligatures w14:val="none"/>
              </w:rPr>
              <w:t xml:space="preserve"> чи пароль), для запобігання </w:t>
            </w:r>
            <w:proofErr w:type="spellStart"/>
            <w:r w:rsidRPr="005602B8">
              <w:rPr>
                <w:rFonts w:ascii="Times New Roman" w:eastAsia="Times New Roman" w:hAnsi="Times New Roman" w:cs="Times New Roman"/>
                <w:lang w:eastAsia="uk-UA"/>
                <w14:ligatures w14:val="none"/>
              </w:rPr>
              <w:t>enumeration</w:t>
            </w:r>
            <w:proofErr w:type="spellEnd"/>
            <w:r w:rsidRPr="005602B8">
              <w:rPr>
                <w:rFonts w:ascii="Times New Roman" w:eastAsia="Times New Roman" w:hAnsi="Times New Roman" w:cs="Times New Roman"/>
                <w:lang w:eastAsia="uk-UA"/>
                <w14:ligatures w14:val="none"/>
              </w:rPr>
              <w:t>-атакам</w:t>
            </w:r>
          </w:p>
          <w:p w14:paraId="0BEB1272" w14:textId="77777777" w:rsidR="005602B8" w:rsidRPr="005602B8" w:rsidRDefault="005602B8" w:rsidP="005602B8">
            <w:pPr>
              <w:numPr>
                <w:ilvl w:val="0"/>
                <w:numId w:val="43"/>
              </w:numPr>
              <w:spacing w:before="100" w:beforeAutospacing="1" w:after="100" w:afterAutospacing="1" w:line="240" w:lineRule="auto"/>
              <w:jc w:val="both"/>
              <w:rPr>
                <w:rFonts w:ascii="Times New Roman" w:eastAsia="Times New Roman" w:hAnsi="Times New Roman" w:cs="Times New Roman"/>
                <w:lang w:eastAsia="uk-UA"/>
                <w14:ligatures w14:val="none"/>
              </w:rPr>
            </w:pPr>
            <w:r w:rsidRPr="005602B8">
              <w:rPr>
                <w:rFonts w:ascii="Times New Roman" w:eastAsia="Times New Roman" w:hAnsi="Times New Roman" w:cs="Times New Roman"/>
                <w:lang w:eastAsia="uk-UA"/>
                <w14:ligatures w14:val="none"/>
              </w:rPr>
              <w:t xml:space="preserve">Система надає активне посилання </w:t>
            </w:r>
            <w:r w:rsidRPr="005602B8">
              <w:rPr>
                <w:rFonts w:ascii="Times New Roman" w:eastAsia="Times New Roman" w:hAnsi="Times New Roman" w:cs="Times New Roman"/>
                <w:b/>
                <w:bCs/>
                <w:lang w:eastAsia="uk-UA"/>
                <w14:ligatures w14:val="none"/>
              </w:rPr>
              <w:t>"Забули пароль?"</w:t>
            </w:r>
            <w:r w:rsidRPr="005602B8">
              <w:rPr>
                <w:rFonts w:ascii="Times New Roman" w:eastAsia="Times New Roman" w:hAnsi="Times New Roman" w:cs="Times New Roman"/>
                <w:lang w:eastAsia="uk-UA"/>
                <w14:ligatures w14:val="none"/>
              </w:rPr>
              <w:t xml:space="preserve"> для допомоги користувачу</w:t>
            </w:r>
          </w:p>
          <w:p w14:paraId="542F4A59" w14:textId="77777777" w:rsidR="005602B8" w:rsidRPr="005602B8" w:rsidRDefault="005602B8" w:rsidP="005602B8">
            <w:pPr>
              <w:numPr>
                <w:ilvl w:val="0"/>
                <w:numId w:val="43"/>
              </w:numPr>
              <w:spacing w:before="100" w:beforeAutospacing="1" w:after="100" w:afterAutospacing="1" w:line="240" w:lineRule="auto"/>
              <w:jc w:val="both"/>
              <w:rPr>
                <w:rFonts w:ascii="Times New Roman" w:eastAsia="Times New Roman" w:hAnsi="Times New Roman" w:cs="Times New Roman"/>
                <w:lang w:eastAsia="uk-UA"/>
                <w14:ligatures w14:val="none"/>
              </w:rPr>
            </w:pPr>
            <w:r w:rsidRPr="005602B8">
              <w:rPr>
                <w:rFonts w:ascii="Times New Roman" w:eastAsia="Times New Roman" w:hAnsi="Times New Roman" w:cs="Times New Roman"/>
                <w:lang w:eastAsia="uk-UA"/>
                <w14:ligatures w14:val="none"/>
              </w:rPr>
              <w:t xml:space="preserve">Система детально </w:t>
            </w:r>
            <w:proofErr w:type="spellStart"/>
            <w:r w:rsidRPr="005602B8">
              <w:rPr>
                <w:rFonts w:ascii="Times New Roman" w:eastAsia="Times New Roman" w:hAnsi="Times New Roman" w:cs="Times New Roman"/>
                <w:lang w:eastAsia="uk-UA"/>
                <w14:ligatures w14:val="none"/>
              </w:rPr>
              <w:t>логує</w:t>
            </w:r>
            <w:proofErr w:type="spellEnd"/>
            <w:r w:rsidRPr="005602B8">
              <w:rPr>
                <w:rFonts w:ascii="Times New Roman" w:eastAsia="Times New Roman" w:hAnsi="Times New Roman" w:cs="Times New Roman"/>
                <w:lang w:eastAsia="uk-UA"/>
                <w14:ligatures w14:val="none"/>
              </w:rPr>
              <w:t xml:space="preserve"> невдалу спробу входу згідно FR 17 та US 2 (критерій 5) з деталями: введений </w:t>
            </w:r>
            <w:proofErr w:type="spellStart"/>
            <w:r w:rsidRPr="005602B8">
              <w:rPr>
                <w:rFonts w:ascii="Times New Roman" w:eastAsia="Times New Roman" w:hAnsi="Times New Roman" w:cs="Times New Roman"/>
                <w:lang w:eastAsia="uk-UA"/>
                <w14:ligatures w14:val="none"/>
              </w:rPr>
              <w:t>email</w:t>
            </w:r>
            <w:proofErr w:type="spellEnd"/>
            <w:r w:rsidRPr="005602B8">
              <w:rPr>
                <w:rFonts w:ascii="Times New Roman" w:eastAsia="Times New Roman" w:hAnsi="Times New Roman" w:cs="Times New Roman"/>
                <w:lang w:eastAsia="uk-UA"/>
                <w14:ligatures w14:val="none"/>
              </w:rPr>
              <w:t xml:space="preserve">, IP-адреса, </w:t>
            </w:r>
            <w:proofErr w:type="spellStart"/>
            <w:r w:rsidRPr="005602B8">
              <w:rPr>
                <w:rFonts w:ascii="Times New Roman" w:eastAsia="Times New Roman" w:hAnsi="Times New Roman" w:cs="Times New Roman"/>
                <w:lang w:eastAsia="uk-UA"/>
                <w14:ligatures w14:val="none"/>
              </w:rPr>
              <w:t>timestamp</w:t>
            </w:r>
            <w:proofErr w:type="spellEnd"/>
            <w:r w:rsidRPr="005602B8">
              <w:rPr>
                <w:rFonts w:ascii="Times New Roman" w:eastAsia="Times New Roman" w:hAnsi="Times New Roman" w:cs="Times New Roman"/>
                <w:lang w:eastAsia="uk-UA"/>
                <w14:ligatures w14:val="none"/>
              </w:rPr>
              <w:t xml:space="preserve">, причина відмови, </w:t>
            </w:r>
            <w:proofErr w:type="spellStart"/>
            <w:r w:rsidRPr="005602B8">
              <w:rPr>
                <w:rFonts w:ascii="Times New Roman" w:eastAsia="Times New Roman" w:hAnsi="Times New Roman" w:cs="Times New Roman"/>
                <w:lang w:eastAsia="uk-UA"/>
                <w14:ligatures w14:val="none"/>
              </w:rPr>
              <w:t>user</w:t>
            </w:r>
            <w:proofErr w:type="spellEnd"/>
            <w:r w:rsidRPr="005602B8">
              <w:rPr>
                <w:rFonts w:ascii="Times New Roman" w:eastAsia="Times New Roman" w:hAnsi="Times New Roman" w:cs="Times New Roman"/>
                <w:lang w:eastAsia="uk-UA"/>
                <w14:ligatures w14:val="none"/>
              </w:rPr>
              <w:t xml:space="preserve"> </w:t>
            </w:r>
            <w:proofErr w:type="spellStart"/>
            <w:r w:rsidRPr="005602B8">
              <w:rPr>
                <w:rFonts w:ascii="Times New Roman" w:eastAsia="Times New Roman" w:hAnsi="Times New Roman" w:cs="Times New Roman"/>
                <w:lang w:eastAsia="uk-UA"/>
                <w14:ligatures w14:val="none"/>
              </w:rPr>
              <w:t>agent</w:t>
            </w:r>
            <w:proofErr w:type="spellEnd"/>
          </w:p>
          <w:p w14:paraId="3544153E" w14:textId="77777777" w:rsidR="005602B8" w:rsidRPr="005602B8" w:rsidRDefault="005602B8" w:rsidP="005602B8">
            <w:pPr>
              <w:numPr>
                <w:ilvl w:val="0"/>
                <w:numId w:val="43"/>
              </w:numPr>
              <w:spacing w:before="100" w:beforeAutospacing="1" w:after="100" w:afterAutospacing="1" w:line="240" w:lineRule="auto"/>
              <w:jc w:val="both"/>
              <w:rPr>
                <w:rFonts w:ascii="Times New Roman" w:eastAsia="Times New Roman" w:hAnsi="Times New Roman" w:cs="Times New Roman"/>
                <w:lang w:eastAsia="uk-UA"/>
                <w14:ligatures w14:val="none"/>
              </w:rPr>
            </w:pPr>
            <w:r w:rsidRPr="005602B8">
              <w:rPr>
                <w:rFonts w:ascii="Times New Roman" w:eastAsia="Times New Roman" w:hAnsi="Times New Roman" w:cs="Times New Roman"/>
                <w:lang w:eastAsia="uk-UA"/>
                <w14:ligatures w14:val="none"/>
              </w:rPr>
              <w:t>Якщо це 3-тя невдала спроба — система може показати CAPTCHA для захисту від автоматизованих атак</w:t>
            </w:r>
          </w:p>
          <w:p w14:paraId="7DCC42EF" w14:textId="717BE75F" w:rsidR="005602B8" w:rsidRPr="005602B8" w:rsidRDefault="005602B8" w:rsidP="005602B8">
            <w:pPr>
              <w:numPr>
                <w:ilvl w:val="0"/>
                <w:numId w:val="43"/>
              </w:numPr>
              <w:spacing w:before="100" w:beforeAutospacing="1" w:after="100" w:afterAutospacing="1" w:line="240" w:lineRule="auto"/>
              <w:jc w:val="both"/>
              <w:rPr>
                <w:rFonts w:ascii="Times New Roman" w:eastAsia="Times New Roman" w:hAnsi="Times New Roman" w:cs="Times New Roman"/>
                <w:lang w:eastAsia="uk-UA"/>
                <w14:ligatures w14:val="none"/>
              </w:rPr>
            </w:pPr>
            <w:proofErr w:type="spellStart"/>
            <w:r w:rsidRPr="005602B8">
              <w:rPr>
                <w:rFonts w:ascii="Times New Roman" w:eastAsia="Times New Roman" w:hAnsi="Times New Roman" w:cs="Times New Roman"/>
                <w:b/>
                <w:bCs/>
                <w:lang w:eastAsia="uk-UA"/>
                <w14:ligatures w14:val="none"/>
              </w:rPr>
              <w:t>Use</w:t>
            </w:r>
            <w:proofErr w:type="spellEnd"/>
            <w:r w:rsidRPr="005602B8">
              <w:rPr>
                <w:rFonts w:ascii="Times New Roman" w:eastAsia="Times New Roman" w:hAnsi="Times New Roman" w:cs="Times New Roman"/>
                <w:b/>
                <w:bCs/>
                <w:lang w:eastAsia="uk-UA"/>
                <w14:ligatures w14:val="none"/>
              </w:rPr>
              <w:t xml:space="preserve"> </w:t>
            </w:r>
            <w:proofErr w:type="spellStart"/>
            <w:r w:rsidRPr="005602B8">
              <w:rPr>
                <w:rFonts w:ascii="Times New Roman" w:eastAsia="Times New Roman" w:hAnsi="Times New Roman" w:cs="Times New Roman"/>
                <w:b/>
                <w:bCs/>
                <w:lang w:eastAsia="uk-UA"/>
                <w14:ligatures w14:val="none"/>
              </w:rPr>
              <w:t>case</w:t>
            </w:r>
            <w:proofErr w:type="spellEnd"/>
            <w:r w:rsidRPr="005602B8">
              <w:rPr>
                <w:rFonts w:ascii="Times New Roman" w:eastAsia="Times New Roman" w:hAnsi="Times New Roman" w:cs="Times New Roman"/>
                <w:b/>
                <w:bCs/>
                <w:lang w:eastAsia="uk-UA"/>
                <w14:ligatures w14:val="none"/>
              </w:rPr>
              <w:t xml:space="preserve"> завершено без входу.</w:t>
            </w:r>
            <w:r w:rsidRPr="005602B8">
              <w:rPr>
                <w:rFonts w:ascii="Times New Roman" w:eastAsia="Times New Roman" w:hAnsi="Times New Roman" w:cs="Times New Roman"/>
                <w:lang w:eastAsia="uk-UA"/>
                <w14:ligatures w14:val="none"/>
              </w:rPr>
              <w:t xml:space="preserve"> Користувач може спробувати знову</w:t>
            </w:r>
          </w:p>
          <w:p w14:paraId="2030CEC6" w14:textId="77777777" w:rsidR="005602B8" w:rsidRPr="005602B8" w:rsidRDefault="005602B8" w:rsidP="00394E4F">
            <w:pPr>
              <w:spacing w:after="0" w:line="240" w:lineRule="auto"/>
              <w:jc w:val="both"/>
              <w:rPr>
                <w:rFonts w:ascii="Times New Roman" w:eastAsia="Times New Roman" w:hAnsi="Times New Roman" w:cs="Times New Roman"/>
                <w:lang w:eastAsia="uk-UA"/>
                <w14:ligatures w14:val="none"/>
              </w:rPr>
            </w:pPr>
            <w:r w:rsidRPr="005602B8">
              <w:rPr>
                <w:rFonts w:ascii="Times New Roman" w:eastAsia="Times New Roman" w:hAnsi="Times New Roman" w:cs="Times New Roman"/>
                <w:b/>
                <w:bCs/>
                <w:lang w:eastAsia="uk-UA"/>
                <w14:ligatures w14:val="none"/>
              </w:rPr>
              <w:t xml:space="preserve">Н2: </w:t>
            </w:r>
            <w:proofErr w:type="spellStart"/>
            <w:r w:rsidRPr="005602B8">
              <w:rPr>
                <w:rFonts w:ascii="Times New Roman" w:eastAsia="Times New Roman" w:hAnsi="Times New Roman" w:cs="Times New Roman"/>
                <w:b/>
                <w:bCs/>
                <w:lang w:eastAsia="uk-UA"/>
                <w14:ligatures w14:val="none"/>
              </w:rPr>
              <w:t>Email</w:t>
            </w:r>
            <w:proofErr w:type="spellEnd"/>
            <w:r w:rsidRPr="005602B8">
              <w:rPr>
                <w:rFonts w:ascii="Times New Roman" w:eastAsia="Times New Roman" w:hAnsi="Times New Roman" w:cs="Times New Roman"/>
                <w:b/>
                <w:bCs/>
                <w:lang w:eastAsia="uk-UA"/>
                <w14:ligatures w14:val="none"/>
              </w:rPr>
              <w:t xml:space="preserve"> не знайдено у базі даних</w:t>
            </w:r>
          </w:p>
          <w:p w14:paraId="0B7956D4" w14:textId="77777777" w:rsidR="005602B8" w:rsidRPr="005602B8" w:rsidRDefault="005602B8" w:rsidP="00394E4F">
            <w:pPr>
              <w:numPr>
                <w:ilvl w:val="0"/>
                <w:numId w:val="44"/>
              </w:numPr>
              <w:spacing w:after="0" w:line="240" w:lineRule="auto"/>
              <w:ind w:left="714" w:hanging="357"/>
              <w:jc w:val="both"/>
              <w:rPr>
                <w:rFonts w:ascii="Times New Roman" w:eastAsia="Times New Roman" w:hAnsi="Times New Roman" w:cs="Times New Roman"/>
                <w:lang w:eastAsia="uk-UA"/>
                <w14:ligatures w14:val="none"/>
              </w:rPr>
            </w:pPr>
            <w:r w:rsidRPr="005602B8">
              <w:rPr>
                <w:rFonts w:ascii="Times New Roman" w:eastAsia="Times New Roman" w:hAnsi="Times New Roman" w:cs="Times New Roman"/>
                <w:lang w:eastAsia="uk-UA"/>
                <w14:ligatures w14:val="none"/>
              </w:rPr>
              <w:t xml:space="preserve">На кроці 5: Введена </w:t>
            </w:r>
            <w:proofErr w:type="spellStart"/>
            <w:r w:rsidRPr="005602B8">
              <w:rPr>
                <w:rFonts w:ascii="Times New Roman" w:eastAsia="Times New Roman" w:hAnsi="Times New Roman" w:cs="Times New Roman"/>
                <w:lang w:eastAsia="uk-UA"/>
                <w14:ligatures w14:val="none"/>
              </w:rPr>
              <w:t>email</w:t>
            </w:r>
            <w:proofErr w:type="spellEnd"/>
            <w:r w:rsidRPr="005602B8">
              <w:rPr>
                <w:rFonts w:ascii="Times New Roman" w:eastAsia="Times New Roman" w:hAnsi="Times New Roman" w:cs="Times New Roman"/>
                <w:lang w:eastAsia="uk-UA"/>
                <w14:ligatures w14:val="none"/>
              </w:rPr>
              <w:t>-адреса не існує у базі зареєстрованих користувачів</w:t>
            </w:r>
          </w:p>
          <w:p w14:paraId="4904AEC6" w14:textId="463A12C6" w:rsidR="005602B8" w:rsidRPr="005602B8" w:rsidRDefault="005602B8" w:rsidP="005602B8">
            <w:pPr>
              <w:numPr>
                <w:ilvl w:val="0"/>
                <w:numId w:val="44"/>
              </w:numPr>
              <w:spacing w:before="100" w:beforeAutospacing="1" w:after="100" w:afterAutospacing="1" w:line="240" w:lineRule="auto"/>
              <w:jc w:val="both"/>
              <w:rPr>
                <w:rFonts w:ascii="Times New Roman" w:eastAsia="Times New Roman" w:hAnsi="Times New Roman" w:cs="Times New Roman"/>
                <w:lang w:eastAsia="uk-UA"/>
                <w14:ligatures w14:val="none"/>
              </w:rPr>
            </w:pPr>
            <w:r w:rsidRPr="005602B8">
              <w:rPr>
                <w:rFonts w:ascii="Times New Roman" w:eastAsia="Times New Roman" w:hAnsi="Times New Roman" w:cs="Times New Roman"/>
                <w:lang w:eastAsia="uk-UA"/>
                <w14:ligatures w14:val="none"/>
              </w:rPr>
              <w:t>Система відображає те саме загальне повідомлення згідно US 2 (критерій 3):</w:t>
            </w:r>
            <w:r w:rsidRPr="005602B8">
              <w:rPr>
                <w:rFonts w:ascii="Times New Roman" w:eastAsia="Times New Roman" w:hAnsi="Times New Roman" w:cs="Times New Roman"/>
                <w:i/>
                <w:iCs/>
                <w:lang w:eastAsia="uk-UA"/>
                <w14:ligatures w14:val="none"/>
              </w:rPr>
              <w:t xml:space="preserve">"Невірний </w:t>
            </w:r>
            <w:proofErr w:type="spellStart"/>
            <w:r w:rsidRPr="005602B8">
              <w:rPr>
                <w:rFonts w:ascii="Times New Roman" w:eastAsia="Times New Roman" w:hAnsi="Times New Roman" w:cs="Times New Roman"/>
                <w:i/>
                <w:iCs/>
                <w:lang w:eastAsia="uk-UA"/>
                <w14:ligatures w14:val="none"/>
              </w:rPr>
              <w:t>email</w:t>
            </w:r>
            <w:proofErr w:type="spellEnd"/>
            <w:r w:rsidRPr="005602B8">
              <w:rPr>
                <w:rFonts w:ascii="Times New Roman" w:eastAsia="Times New Roman" w:hAnsi="Times New Roman" w:cs="Times New Roman"/>
                <w:i/>
                <w:iCs/>
                <w:lang w:eastAsia="uk-UA"/>
                <w14:ligatures w14:val="none"/>
              </w:rPr>
              <w:t xml:space="preserve"> або пароль"</w:t>
            </w:r>
            <w:r w:rsidRPr="005602B8">
              <w:rPr>
                <w:rFonts w:ascii="Times New Roman" w:eastAsia="Times New Roman" w:hAnsi="Times New Roman" w:cs="Times New Roman"/>
                <w:lang w:eastAsia="uk-UA"/>
                <w14:ligatures w14:val="none"/>
              </w:rPr>
              <w:t xml:space="preserve"> (для безпеки, щоб не розкривати наявність/відсутність акаунтів)</w:t>
            </w:r>
          </w:p>
          <w:p w14:paraId="53B1BEC4" w14:textId="77777777" w:rsidR="005602B8" w:rsidRPr="005602B8" w:rsidRDefault="005602B8" w:rsidP="005602B8">
            <w:pPr>
              <w:numPr>
                <w:ilvl w:val="0"/>
                <w:numId w:val="44"/>
              </w:numPr>
              <w:spacing w:before="100" w:beforeAutospacing="1" w:after="100" w:afterAutospacing="1" w:line="240" w:lineRule="auto"/>
              <w:jc w:val="both"/>
              <w:rPr>
                <w:rFonts w:ascii="Times New Roman" w:eastAsia="Times New Roman" w:hAnsi="Times New Roman" w:cs="Times New Roman"/>
                <w:lang w:eastAsia="uk-UA"/>
                <w14:ligatures w14:val="none"/>
              </w:rPr>
            </w:pPr>
            <w:r w:rsidRPr="005602B8">
              <w:rPr>
                <w:rFonts w:ascii="Times New Roman" w:eastAsia="Times New Roman" w:hAnsi="Times New Roman" w:cs="Times New Roman"/>
                <w:lang w:eastAsia="uk-UA"/>
                <w14:ligatures w14:val="none"/>
              </w:rPr>
              <w:t xml:space="preserve">Система може ненав’язливо пропонувати: </w:t>
            </w:r>
            <w:r w:rsidRPr="005602B8">
              <w:rPr>
                <w:rFonts w:ascii="Times New Roman" w:eastAsia="Times New Roman" w:hAnsi="Times New Roman" w:cs="Times New Roman"/>
                <w:i/>
                <w:iCs/>
                <w:lang w:eastAsia="uk-UA"/>
                <w14:ligatures w14:val="none"/>
              </w:rPr>
              <w:t>"Не маєте акаунта? Зареєструйтеся."</w:t>
            </w:r>
          </w:p>
          <w:p w14:paraId="64F04110" w14:textId="77777777" w:rsidR="005602B8" w:rsidRPr="005602B8" w:rsidRDefault="005602B8" w:rsidP="005602B8">
            <w:pPr>
              <w:numPr>
                <w:ilvl w:val="0"/>
                <w:numId w:val="44"/>
              </w:numPr>
              <w:spacing w:before="100" w:beforeAutospacing="1" w:after="100" w:afterAutospacing="1" w:line="240" w:lineRule="auto"/>
              <w:jc w:val="both"/>
              <w:rPr>
                <w:rFonts w:ascii="Times New Roman" w:eastAsia="Times New Roman" w:hAnsi="Times New Roman" w:cs="Times New Roman"/>
                <w:lang w:eastAsia="uk-UA"/>
                <w14:ligatures w14:val="none"/>
              </w:rPr>
            </w:pPr>
            <w:r w:rsidRPr="005602B8">
              <w:rPr>
                <w:rFonts w:ascii="Times New Roman" w:eastAsia="Times New Roman" w:hAnsi="Times New Roman" w:cs="Times New Roman"/>
                <w:lang w:eastAsia="uk-UA"/>
                <w14:ligatures w14:val="none"/>
              </w:rPr>
              <w:t xml:space="preserve">Система </w:t>
            </w:r>
            <w:proofErr w:type="spellStart"/>
            <w:r w:rsidRPr="005602B8">
              <w:rPr>
                <w:rFonts w:ascii="Times New Roman" w:eastAsia="Times New Roman" w:hAnsi="Times New Roman" w:cs="Times New Roman"/>
                <w:lang w:eastAsia="uk-UA"/>
                <w14:ligatures w14:val="none"/>
              </w:rPr>
              <w:t>логує</w:t>
            </w:r>
            <w:proofErr w:type="spellEnd"/>
            <w:r w:rsidRPr="005602B8">
              <w:rPr>
                <w:rFonts w:ascii="Times New Roman" w:eastAsia="Times New Roman" w:hAnsi="Times New Roman" w:cs="Times New Roman"/>
                <w:lang w:eastAsia="uk-UA"/>
                <w14:ligatures w14:val="none"/>
              </w:rPr>
              <w:t xml:space="preserve"> спробу входу з неіснуючим </w:t>
            </w:r>
            <w:proofErr w:type="spellStart"/>
            <w:r w:rsidRPr="005602B8">
              <w:rPr>
                <w:rFonts w:ascii="Times New Roman" w:eastAsia="Times New Roman" w:hAnsi="Times New Roman" w:cs="Times New Roman"/>
                <w:lang w:eastAsia="uk-UA"/>
                <w14:ligatures w14:val="none"/>
              </w:rPr>
              <w:t>email</w:t>
            </w:r>
            <w:proofErr w:type="spellEnd"/>
            <w:r w:rsidRPr="005602B8">
              <w:rPr>
                <w:rFonts w:ascii="Times New Roman" w:eastAsia="Times New Roman" w:hAnsi="Times New Roman" w:cs="Times New Roman"/>
                <w:lang w:eastAsia="uk-UA"/>
                <w14:ligatures w14:val="none"/>
              </w:rPr>
              <w:t xml:space="preserve"> згідно US 2 (критерій 5)</w:t>
            </w:r>
          </w:p>
          <w:p w14:paraId="56A3568F" w14:textId="7E29A3A7" w:rsidR="005602B8" w:rsidRPr="005602B8" w:rsidRDefault="005602B8" w:rsidP="005602B8">
            <w:pPr>
              <w:numPr>
                <w:ilvl w:val="0"/>
                <w:numId w:val="44"/>
              </w:numPr>
              <w:spacing w:before="100" w:beforeAutospacing="1" w:after="100" w:afterAutospacing="1" w:line="240" w:lineRule="auto"/>
              <w:jc w:val="both"/>
              <w:rPr>
                <w:rFonts w:ascii="Times New Roman" w:eastAsia="Times New Roman" w:hAnsi="Times New Roman" w:cs="Times New Roman"/>
                <w:lang w:eastAsia="uk-UA"/>
                <w14:ligatures w14:val="none"/>
              </w:rPr>
            </w:pPr>
            <w:proofErr w:type="spellStart"/>
            <w:r w:rsidRPr="005602B8">
              <w:rPr>
                <w:rFonts w:ascii="Times New Roman" w:eastAsia="Times New Roman" w:hAnsi="Times New Roman" w:cs="Times New Roman"/>
                <w:b/>
                <w:bCs/>
                <w:lang w:eastAsia="uk-UA"/>
                <w14:ligatures w14:val="none"/>
              </w:rPr>
              <w:t>Use</w:t>
            </w:r>
            <w:proofErr w:type="spellEnd"/>
            <w:r w:rsidRPr="005602B8">
              <w:rPr>
                <w:rFonts w:ascii="Times New Roman" w:eastAsia="Times New Roman" w:hAnsi="Times New Roman" w:cs="Times New Roman"/>
                <w:b/>
                <w:bCs/>
                <w:lang w:eastAsia="uk-UA"/>
                <w14:ligatures w14:val="none"/>
              </w:rPr>
              <w:t xml:space="preserve"> </w:t>
            </w:r>
            <w:proofErr w:type="spellStart"/>
            <w:r w:rsidRPr="005602B8">
              <w:rPr>
                <w:rFonts w:ascii="Times New Roman" w:eastAsia="Times New Roman" w:hAnsi="Times New Roman" w:cs="Times New Roman"/>
                <w:b/>
                <w:bCs/>
                <w:lang w:eastAsia="uk-UA"/>
                <w14:ligatures w14:val="none"/>
              </w:rPr>
              <w:t>case</w:t>
            </w:r>
            <w:proofErr w:type="spellEnd"/>
            <w:r w:rsidRPr="005602B8">
              <w:rPr>
                <w:rFonts w:ascii="Times New Roman" w:eastAsia="Times New Roman" w:hAnsi="Times New Roman" w:cs="Times New Roman"/>
                <w:b/>
                <w:bCs/>
                <w:lang w:eastAsia="uk-UA"/>
                <w14:ligatures w14:val="none"/>
              </w:rPr>
              <w:t xml:space="preserve"> завершено без входу</w:t>
            </w:r>
          </w:p>
          <w:p w14:paraId="533C844A" w14:textId="77777777" w:rsidR="005602B8" w:rsidRPr="005602B8" w:rsidRDefault="005602B8" w:rsidP="00394E4F">
            <w:pPr>
              <w:spacing w:after="0" w:line="240" w:lineRule="auto"/>
              <w:jc w:val="both"/>
              <w:rPr>
                <w:rFonts w:ascii="Times New Roman" w:eastAsia="Times New Roman" w:hAnsi="Times New Roman" w:cs="Times New Roman"/>
                <w:lang w:eastAsia="uk-UA"/>
                <w14:ligatures w14:val="none"/>
              </w:rPr>
            </w:pPr>
            <w:r w:rsidRPr="005602B8">
              <w:rPr>
                <w:rFonts w:ascii="Times New Roman" w:eastAsia="Times New Roman" w:hAnsi="Times New Roman" w:cs="Times New Roman"/>
                <w:b/>
                <w:bCs/>
                <w:lang w:eastAsia="uk-UA"/>
                <w14:ligatures w14:val="none"/>
              </w:rPr>
              <w:t xml:space="preserve">Н3: Акаунт не </w:t>
            </w:r>
            <w:proofErr w:type="spellStart"/>
            <w:r w:rsidRPr="005602B8">
              <w:rPr>
                <w:rFonts w:ascii="Times New Roman" w:eastAsia="Times New Roman" w:hAnsi="Times New Roman" w:cs="Times New Roman"/>
                <w:b/>
                <w:bCs/>
                <w:lang w:eastAsia="uk-UA"/>
                <w14:ligatures w14:val="none"/>
              </w:rPr>
              <w:t>верифікований</w:t>
            </w:r>
            <w:proofErr w:type="spellEnd"/>
          </w:p>
          <w:p w14:paraId="53ABEAA4" w14:textId="77777777" w:rsidR="005602B8" w:rsidRPr="005602B8" w:rsidRDefault="005602B8" w:rsidP="00394E4F">
            <w:pPr>
              <w:numPr>
                <w:ilvl w:val="0"/>
                <w:numId w:val="45"/>
              </w:numPr>
              <w:spacing w:after="0" w:line="240" w:lineRule="auto"/>
              <w:ind w:left="714" w:hanging="357"/>
              <w:jc w:val="both"/>
              <w:rPr>
                <w:rFonts w:ascii="Times New Roman" w:eastAsia="Times New Roman" w:hAnsi="Times New Roman" w:cs="Times New Roman"/>
                <w:lang w:eastAsia="uk-UA"/>
                <w14:ligatures w14:val="none"/>
              </w:rPr>
            </w:pPr>
            <w:r w:rsidRPr="005602B8">
              <w:rPr>
                <w:rFonts w:ascii="Times New Roman" w:eastAsia="Times New Roman" w:hAnsi="Times New Roman" w:cs="Times New Roman"/>
                <w:lang w:eastAsia="uk-UA"/>
                <w14:ligatures w14:val="none"/>
              </w:rPr>
              <w:t xml:space="preserve">На кроці 8: Акаунт існує у базі, пароль правильний, але </w:t>
            </w:r>
            <w:proofErr w:type="spellStart"/>
            <w:r w:rsidRPr="005602B8">
              <w:rPr>
                <w:rFonts w:ascii="Times New Roman" w:eastAsia="Times New Roman" w:hAnsi="Times New Roman" w:cs="Times New Roman"/>
                <w:lang w:eastAsia="uk-UA"/>
                <w14:ligatures w14:val="none"/>
              </w:rPr>
              <w:t>email</w:t>
            </w:r>
            <w:proofErr w:type="spellEnd"/>
            <w:r w:rsidRPr="005602B8">
              <w:rPr>
                <w:rFonts w:ascii="Times New Roman" w:eastAsia="Times New Roman" w:hAnsi="Times New Roman" w:cs="Times New Roman"/>
                <w:lang w:eastAsia="uk-UA"/>
                <w14:ligatures w14:val="none"/>
              </w:rPr>
              <w:t xml:space="preserve"> не підтверджений (статус “Очікує верифікації”)</w:t>
            </w:r>
          </w:p>
          <w:p w14:paraId="055574AB" w14:textId="77777777" w:rsidR="005602B8" w:rsidRPr="005602B8" w:rsidRDefault="005602B8" w:rsidP="005602B8">
            <w:pPr>
              <w:numPr>
                <w:ilvl w:val="0"/>
                <w:numId w:val="45"/>
              </w:numPr>
              <w:spacing w:before="100" w:beforeAutospacing="1" w:after="100" w:afterAutospacing="1" w:line="240" w:lineRule="auto"/>
              <w:jc w:val="both"/>
              <w:rPr>
                <w:rFonts w:ascii="Times New Roman" w:eastAsia="Times New Roman" w:hAnsi="Times New Roman" w:cs="Times New Roman"/>
                <w:lang w:eastAsia="uk-UA"/>
                <w14:ligatures w14:val="none"/>
              </w:rPr>
            </w:pPr>
            <w:r w:rsidRPr="005602B8">
              <w:rPr>
                <w:rFonts w:ascii="Times New Roman" w:eastAsia="Times New Roman" w:hAnsi="Times New Roman" w:cs="Times New Roman"/>
                <w:lang w:eastAsia="uk-UA"/>
                <w14:ligatures w14:val="none"/>
              </w:rPr>
              <w:t>Система відображає повідомлення згідно FR 18:</w:t>
            </w:r>
            <w:r w:rsidRPr="005602B8">
              <w:rPr>
                <w:rFonts w:ascii="Times New Roman" w:eastAsia="Times New Roman" w:hAnsi="Times New Roman" w:cs="Times New Roman"/>
                <w:lang w:eastAsia="uk-UA"/>
                <w14:ligatures w14:val="none"/>
              </w:rPr>
              <w:br/>
            </w:r>
            <w:r w:rsidRPr="005602B8">
              <w:rPr>
                <w:rFonts w:ascii="Times New Roman" w:eastAsia="Times New Roman" w:hAnsi="Times New Roman" w:cs="Times New Roman"/>
                <w:i/>
                <w:iCs/>
                <w:lang w:eastAsia="uk-UA"/>
                <w14:ligatures w14:val="none"/>
              </w:rPr>
              <w:t xml:space="preserve">"Ваш акаунт ще не </w:t>
            </w:r>
            <w:proofErr w:type="spellStart"/>
            <w:r w:rsidRPr="005602B8">
              <w:rPr>
                <w:rFonts w:ascii="Times New Roman" w:eastAsia="Times New Roman" w:hAnsi="Times New Roman" w:cs="Times New Roman"/>
                <w:i/>
                <w:iCs/>
                <w:lang w:eastAsia="uk-UA"/>
                <w14:ligatures w14:val="none"/>
              </w:rPr>
              <w:t>верифікований</w:t>
            </w:r>
            <w:proofErr w:type="spellEnd"/>
            <w:r w:rsidRPr="005602B8">
              <w:rPr>
                <w:rFonts w:ascii="Times New Roman" w:eastAsia="Times New Roman" w:hAnsi="Times New Roman" w:cs="Times New Roman"/>
                <w:i/>
                <w:iCs/>
                <w:lang w:eastAsia="uk-UA"/>
                <w14:ligatures w14:val="none"/>
              </w:rPr>
              <w:t xml:space="preserve">. Перевірте </w:t>
            </w:r>
            <w:proofErr w:type="spellStart"/>
            <w:r w:rsidRPr="005602B8">
              <w:rPr>
                <w:rFonts w:ascii="Times New Roman" w:eastAsia="Times New Roman" w:hAnsi="Times New Roman" w:cs="Times New Roman"/>
                <w:i/>
                <w:iCs/>
                <w:lang w:eastAsia="uk-UA"/>
                <w14:ligatures w14:val="none"/>
              </w:rPr>
              <w:t>email</w:t>
            </w:r>
            <w:proofErr w:type="spellEnd"/>
            <w:r w:rsidRPr="005602B8">
              <w:rPr>
                <w:rFonts w:ascii="Times New Roman" w:eastAsia="Times New Roman" w:hAnsi="Times New Roman" w:cs="Times New Roman"/>
                <w:i/>
                <w:iCs/>
                <w:lang w:eastAsia="uk-UA"/>
                <w14:ligatures w14:val="none"/>
              </w:rPr>
              <w:t xml:space="preserve"> або </w:t>
            </w:r>
            <w:proofErr w:type="spellStart"/>
            <w:r w:rsidRPr="005602B8">
              <w:rPr>
                <w:rFonts w:ascii="Times New Roman" w:eastAsia="Times New Roman" w:hAnsi="Times New Roman" w:cs="Times New Roman"/>
                <w:i/>
                <w:iCs/>
                <w:lang w:eastAsia="uk-UA"/>
                <w14:ligatures w14:val="none"/>
              </w:rPr>
              <w:t>надішліть</w:t>
            </w:r>
            <w:proofErr w:type="spellEnd"/>
            <w:r w:rsidRPr="005602B8">
              <w:rPr>
                <w:rFonts w:ascii="Times New Roman" w:eastAsia="Times New Roman" w:hAnsi="Times New Roman" w:cs="Times New Roman"/>
                <w:i/>
                <w:iCs/>
                <w:lang w:eastAsia="uk-UA"/>
                <w14:ligatures w14:val="none"/>
              </w:rPr>
              <w:t xml:space="preserve"> посилання повторно."</w:t>
            </w:r>
          </w:p>
          <w:p w14:paraId="3A69647E" w14:textId="77777777" w:rsidR="005602B8" w:rsidRPr="005602B8" w:rsidRDefault="005602B8" w:rsidP="005602B8">
            <w:pPr>
              <w:numPr>
                <w:ilvl w:val="0"/>
                <w:numId w:val="45"/>
              </w:numPr>
              <w:spacing w:before="100" w:beforeAutospacing="1" w:after="100" w:afterAutospacing="1" w:line="240" w:lineRule="auto"/>
              <w:jc w:val="both"/>
              <w:rPr>
                <w:rFonts w:ascii="Times New Roman" w:eastAsia="Times New Roman" w:hAnsi="Times New Roman" w:cs="Times New Roman"/>
                <w:lang w:eastAsia="uk-UA"/>
                <w14:ligatures w14:val="none"/>
              </w:rPr>
            </w:pPr>
            <w:r w:rsidRPr="005602B8">
              <w:rPr>
                <w:rFonts w:ascii="Times New Roman" w:eastAsia="Times New Roman" w:hAnsi="Times New Roman" w:cs="Times New Roman"/>
                <w:lang w:eastAsia="uk-UA"/>
                <w14:ligatures w14:val="none"/>
              </w:rPr>
              <w:t xml:space="preserve">Система надає кнопку </w:t>
            </w:r>
            <w:r w:rsidRPr="005602B8">
              <w:rPr>
                <w:rFonts w:ascii="Times New Roman" w:eastAsia="Times New Roman" w:hAnsi="Times New Roman" w:cs="Times New Roman"/>
                <w:b/>
                <w:bCs/>
                <w:lang w:eastAsia="uk-UA"/>
                <w14:ligatures w14:val="none"/>
              </w:rPr>
              <w:t xml:space="preserve">"Надіслати </w:t>
            </w:r>
            <w:proofErr w:type="spellStart"/>
            <w:r w:rsidRPr="005602B8">
              <w:rPr>
                <w:rFonts w:ascii="Times New Roman" w:eastAsia="Times New Roman" w:hAnsi="Times New Roman" w:cs="Times New Roman"/>
                <w:b/>
                <w:bCs/>
                <w:lang w:eastAsia="uk-UA"/>
                <w14:ligatures w14:val="none"/>
              </w:rPr>
              <w:t>email</w:t>
            </w:r>
            <w:proofErr w:type="spellEnd"/>
            <w:r w:rsidRPr="005602B8">
              <w:rPr>
                <w:rFonts w:ascii="Times New Roman" w:eastAsia="Times New Roman" w:hAnsi="Times New Roman" w:cs="Times New Roman"/>
                <w:b/>
                <w:bCs/>
                <w:lang w:eastAsia="uk-UA"/>
                <w14:ligatures w14:val="none"/>
              </w:rPr>
              <w:t xml:space="preserve"> верифікації повторно"</w:t>
            </w:r>
          </w:p>
          <w:p w14:paraId="7840FB3B" w14:textId="77777777" w:rsidR="005602B8" w:rsidRPr="005602B8" w:rsidRDefault="005602B8" w:rsidP="005602B8">
            <w:pPr>
              <w:numPr>
                <w:ilvl w:val="0"/>
                <w:numId w:val="45"/>
              </w:numPr>
              <w:spacing w:before="100" w:beforeAutospacing="1" w:after="100" w:afterAutospacing="1" w:line="240" w:lineRule="auto"/>
              <w:jc w:val="both"/>
              <w:rPr>
                <w:rFonts w:ascii="Times New Roman" w:eastAsia="Times New Roman" w:hAnsi="Times New Roman" w:cs="Times New Roman"/>
                <w:lang w:eastAsia="uk-UA"/>
                <w14:ligatures w14:val="none"/>
              </w:rPr>
            </w:pPr>
            <w:r w:rsidRPr="005602B8">
              <w:rPr>
                <w:rFonts w:ascii="Times New Roman" w:eastAsia="Times New Roman" w:hAnsi="Times New Roman" w:cs="Times New Roman"/>
                <w:lang w:eastAsia="uk-UA"/>
                <w14:ligatures w14:val="none"/>
              </w:rPr>
              <w:t xml:space="preserve">При натисканні система генерує новий токен і відправляє </w:t>
            </w:r>
            <w:proofErr w:type="spellStart"/>
            <w:r w:rsidRPr="005602B8">
              <w:rPr>
                <w:rFonts w:ascii="Times New Roman" w:eastAsia="Times New Roman" w:hAnsi="Times New Roman" w:cs="Times New Roman"/>
                <w:lang w:eastAsia="uk-UA"/>
                <w14:ligatures w14:val="none"/>
              </w:rPr>
              <w:t>email</w:t>
            </w:r>
            <w:proofErr w:type="spellEnd"/>
          </w:p>
          <w:p w14:paraId="6FF2EEE2" w14:textId="77777777" w:rsidR="005602B8" w:rsidRPr="005602B8" w:rsidRDefault="005602B8" w:rsidP="005602B8">
            <w:pPr>
              <w:numPr>
                <w:ilvl w:val="0"/>
                <w:numId w:val="45"/>
              </w:numPr>
              <w:spacing w:before="100" w:beforeAutospacing="1" w:after="100" w:afterAutospacing="1" w:line="240" w:lineRule="auto"/>
              <w:jc w:val="both"/>
              <w:rPr>
                <w:rFonts w:ascii="Times New Roman" w:eastAsia="Times New Roman" w:hAnsi="Times New Roman" w:cs="Times New Roman"/>
                <w:lang w:eastAsia="uk-UA"/>
                <w14:ligatures w14:val="none"/>
              </w:rPr>
            </w:pPr>
            <w:r w:rsidRPr="005602B8">
              <w:rPr>
                <w:rFonts w:ascii="Times New Roman" w:eastAsia="Times New Roman" w:hAnsi="Times New Roman" w:cs="Times New Roman"/>
                <w:lang w:eastAsia="uk-UA"/>
                <w14:ligatures w14:val="none"/>
              </w:rPr>
              <w:t xml:space="preserve">Система </w:t>
            </w:r>
            <w:proofErr w:type="spellStart"/>
            <w:r w:rsidRPr="005602B8">
              <w:rPr>
                <w:rFonts w:ascii="Times New Roman" w:eastAsia="Times New Roman" w:hAnsi="Times New Roman" w:cs="Times New Roman"/>
                <w:lang w:eastAsia="uk-UA"/>
                <w14:ligatures w14:val="none"/>
              </w:rPr>
              <w:t>логує</w:t>
            </w:r>
            <w:proofErr w:type="spellEnd"/>
            <w:r w:rsidRPr="005602B8">
              <w:rPr>
                <w:rFonts w:ascii="Times New Roman" w:eastAsia="Times New Roman" w:hAnsi="Times New Roman" w:cs="Times New Roman"/>
                <w:lang w:eastAsia="uk-UA"/>
                <w14:ligatures w14:val="none"/>
              </w:rPr>
              <w:t xml:space="preserve"> спробу входу в </w:t>
            </w:r>
            <w:proofErr w:type="spellStart"/>
            <w:r w:rsidRPr="005602B8">
              <w:rPr>
                <w:rFonts w:ascii="Times New Roman" w:eastAsia="Times New Roman" w:hAnsi="Times New Roman" w:cs="Times New Roman"/>
                <w:lang w:eastAsia="uk-UA"/>
                <w14:ligatures w14:val="none"/>
              </w:rPr>
              <w:t>неверифікований</w:t>
            </w:r>
            <w:proofErr w:type="spellEnd"/>
            <w:r w:rsidRPr="005602B8">
              <w:rPr>
                <w:rFonts w:ascii="Times New Roman" w:eastAsia="Times New Roman" w:hAnsi="Times New Roman" w:cs="Times New Roman"/>
                <w:lang w:eastAsia="uk-UA"/>
                <w14:ligatures w14:val="none"/>
              </w:rPr>
              <w:t xml:space="preserve"> акаунт згідно FR 17</w:t>
            </w:r>
          </w:p>
          <w:p w14:paraId="3CFCBA55" w14:textId="0E652827" w:rsidR="005602B8" w:rsidRPr="005602B8" w:rsidRDefault="005602B8" w:rsidP="005602B8">
            <w:pPr>
              <w:numPr>
                <w:ilvl w:val="0"/>
                <w:numId w:val="45"/>
              </w:numPr>
              <w:spacing w:before="100" w:beforeAutospacing="1" w:after="100" w:afterAutospacing="1" w:line="240" w:lineRule="auto"/>
              <w:jc w:val="both"/>
              <w:rPr>
                <w:rFonts w:ascii="Times New Roman" w:eastAsia="Times New Roman" w:hAnsi="Times New Roman" w:cs="Times New Roman"/>
                <w:lang w:eastAsia="uk-UA"/>
                <w14:ligatures w14:val="none"/>
              </w:rPr>
            </w:pPr>
            <w:proofErr w:type="spellStart"/>
            <w:r w:rsidRPr="005602B8">
              <w:rPr>
                <w:rFonts w:ascii="Times New Roman" w:eastAsia="Times New Roman" w:hAnsi="Times New Roman" w:cs="Times New Roman"/>
                <w:b/>
                <w:bCs/>
                <w:lang w:eastAsia="uk-UA"/>
                <w14:ligatures w14:val="none"/>
              </w:rPr>
              <w:t>Use</w:t>
            </w:r>
            <w:proofErr w:type="spellEnd"/>
            <w:r w:rsidRPr="005602B8">
              <w:rPr>
                <w:rFonts w:ascii="Times New Roman" w:eastAsia="Times New Roman" w:hAnsi="Times New Roman" w:cs="Times New Roman"/>
                <w:b/>
                <w:bCs/>
                <w:lang w:eastAsia="uk-UA"/>
                <w14:ligatures w14:val="none"/>
              </w:rPr>
              <w:t xml:space="preserve"> </w:t>
            </w:r>
            <w:proofErr w:type="spellStart"/>
            <w:r w:rsidRPr="005602B8">
              <w:rPr>
                <w:rFonts w:ascii="Times New Roman" w:eastAsia="Times New Roman" w:hAnsi="Times New Roman" w:cs="Times New Roman"/>
                <w:b/>
                <w:bCs/>
                <w:lang w:eastAsia="uk-UA"/>
                <w14:ligatures w14:val="none"/>
              </w:rPr>
              <w:t>case</w:t>
            </w:r>
            <w:proofErr w:type="spellEnd"/>
            <w:r w:rsidRPr="005602B8">
              <w:rPr>
                <w:rFonts w:ascii="Times New Roman" w:eastAsia="Times New Roman" w:hAnsi="Times New Roman" w:cs="Times New Roman"/>
                <w:b/>
                <w:bCs/>
                <w:lang w:eastAsia="uk-UA"/>
                <w14:ligatures w14:val="none"/>
              </w:rPr>
              <w:t xml:space="preserve"> завершено без входу до верифікації</w:t>
            </w:r>
          </w:p>
          <w:p w14:paraId="46851829" w14:textId="77777777" w:rsidR="005602B8" w:rsidRPr="005602B8" w:rsidRDefault="005602B8" w:rsidP="00394E4F">
            <w:pPr>
              <w:spacing w:after="0" w:line="240" w:lineRule="auto"/>
              <w:jc w:val="both"/>
              <w:rPr>
                <w:rFonts w:ascii="Times New Roman" w:eastAsia="Times New Roman" w:hAnsi="Times New Roman" w:cs="Times New Roman"/>
                <w:lang w:eastAsia="uk-UA"/>
                <w14:ligatures w14:val="none"/>
              </w:rPr>
            </w:pPr>
            <w:r w:rsidRPr="005602B8">
              <w:rPr>
                <w:rFonts w:ascii="Times New Roman" w:eastAsia="Times New Roman" w:hAnsi="Times New Roman" w:cs="Times New Roman"/>
                <w:b/>
                <w:bCs/>
                <w:lang w:eastAsia="uk-UA"/>
                <w14:ligatures w14:val="none"/>
              </w:rPr>
              <w:t>Н4: Акаунт заблокований адміністратором</w:t>
            </w:r>
          </w:p>
          <w:p w14:paraId="7AFCA918" w14:textId="77777777" w:rsidR="005602B8" w:rsidRPr="005602B8" w:rsidRDefault="005602B8" w:rsidP="00394E4F">
            <w:pPr>
              <w:numPr>
                <w:ilvl w:val="0"/>
                <w:numId w:val="46"/>
              </w:numPr>
              <w:spacing w:after="0" w:line="240" w:lineRule="auto"/>
              <w:ind w:left="714" w:hanging="357"/>
              <w:jc w:val="both"/>
              <w:rPr>
                <w:rFonts w:ascii="Times New Roman" w:eastAsia="Times New Roman" w:hAnsi="Times New Roman" w:cs="Times New Roman"/>
                <w:lang w:eastAsia="uk-UA"/>
                <w14:ligatures w14:val="none"/>
              </w:rPr>
            </w:pPr>
            <w:r w:rsidRPr="005602B8">
              <w:rPr>
                <w:rFonts w:ascii="Times New Roman" w:eastAsia="Times New Roman" w:hAnsi="Times New Roman" w:cs="Times New Roman"/>
                <w:lang w:eastAsia="uk-UA"/>
                <w14:ligatures w14:val="none"/>
              </w:rPr>
              <w:t>На кроці 8: Акаунт має статус “Заблокований” або “</w:t>
            </w:r>
            <w:proofErr w:type="spellStart"/>
            <w:r w:rsidRPr="005602B8">
              <w:rPr>
                <w:rFonts w:ascii="Times New Roman" w:eastAsia="Times New Roman" w:hAnsi="Times New Roman" w:cs="Times New Roman"/>
                <w:lang w:eastAsia="uk-UA"/>
                <w14:ligatures w14:val="none"/>
              </w:rPr>
              <w:t>Деактивований</w:t>
            </w:r>
            <w:proofErr w:type="spellEnd"/>
            <w:r w:rsidRPr="005602B8">
              <w:rPr>
                <w:rFonts w:ascii="Times New Roman" w:eastAsia="Times New Roman" w:hAnsi="Times New Roman" w:cs="Times New Roman"/>
                <w:lang w:eastAsia="uk-UA"/>
                <w14:ligatures w14:val="none"/>
              </w:rPr>
              <w:t>”</w:t>
            </w:r>
          </w:p>
          <w:p w14:paraId="49EFF381" w14:textId="77777777" w:rsidR="005602B8" w:rsidRPr="005602B8" w:rsidRDefault="005602B8" w:rsidP="005602B8">
            <w:pPr>
              <w:numPr>
                <w:ilvl w:val="0"/>
                <w:numId w:val="46"/>
              </w:numPr>
              <w:spacing w:before="100" w:beforeAutospacing="1" w:after="100" w:afterAutospacing="1" w:line="240" w:lineRule="auto"/>
              <w:jc w:val="both"/>
              <w:rPr>
                <w:rFonts w:ascii="Times New Roman" w:eastAsia="Times New Roman" w:hAnsi="Times New Roman" w:cs="Times New Roman"/>
                <w:lang w:eastAsia="uk-UA"/>
                <w14:ligatures w14:val="none"/>
              </w:rPr>
            </w:pPr>
            <w:r w:rsidRPr="005602B8">
              <w:rPr>
                <w:rFonts w:ascii="Times New Roman" w:eastAsia="Times New Roman" w:hAnsi="Times New Roman" w:cs="Times New Roman"/>
                <w:lang w:eastAsia="uk-UA"/>
                <w14:ligatures w14:val="none"/>
              </w:rPr>
              <w:t>Система відображає згідно FR 18:</w:t>
            </w:r>
            <w:r w:rsidRPr="005602B8">
              <w:rPr>
                <w:rFonts w:ascii="Times New Roman" w:eastAsia="Times New Roman" w:hAnsi="Times New Roman" w:cs="Times New Roman"/>
                <w:lang w:eastAsia="uk-UA"/>
                <w14:ligatures w14:val="none"/>
              </w:rPr>
              <w:br/>
            </w:r>
            <w:r w:rsidRPr="005602B8">
              <w:rPr>
                <w:rFonts w:ascii="Times New Roman" w:eastAsia="Times New Roman" w:hAnsi="Times New Roman" w:cs="Times New Roman"/>
                <w:i/>
                <w:iCs/>
                <w:lang w:eastAsia="uk-UA"/>
                <w14:ligatures w14:val="none"/>
              </w:rPr>
              <w:t>"Ваш акаунт тимчасово заблокований. Зверніться до служби підтримки: support@cinecloud.com або +380-XXX-XXX-XXX"</w:t>
            </w:r>
          </w:p>
          <w:p w14:paraId="155D8A63" w14:textId="77777777" w:rsidR="005602B8" w:rsidRPr="005602B8" w:rsidRDefault="005602B8" w:rsidP="005602B8">
            <w:pPr>
              <w:numPr>
                <w:ilvl w:val="0"/>
                <w:numId w:val="46"/>
              </w:numPr>
              <w:spacing w:before="100" w:beforeAutospacing="1" w:after="100" w:afterAutospacing="1" w:line="240" w:lineRule="auto"/>
              <w:jc w:val="both"/>
              <w:rPr>
                <w:rFonts w:ascii="Times New Roman" w:eastAsia="Times New Roman" w:hAnsi="Times New Roman" w:cs="Times New Roman"/>
                <w:lang w:eastAsia="uk-UA"/>
                <w14:ligatures w14:val="none"/>
              </w:rPr>
            </w:pPr>
            <w:r w:rsidRPr="005602B8">
              <w:rPr>
                <w:rFonts w:ascii="Times New Roman" w:eastAsia="Times New Roman" w:hAnsi="Times New Roman" w:cs="Times New Roman"/>
                <w:lang w:eastAsia="uk-UA"/>
                <w14:ligatures w14:val="none"/>
              </w:rPr>
              <w:t>Система може вказати причину блокування (порушення умов, підозріла активність)</w:t>
            </w:r>
          </w:p>
          <w:p w14:paraId="4092A85E" w14:textId="77777777" w:rsidR="005602B8" w:rsidRPr="005602B8" w:rsidRDefault="005602B8" w:rsidP="005602B8">
            <w:pPr>
              <w:numPr>
                <w:ilvl w:val="0"/>
                <w:numId w:val="46"/>
              </w:numPr>
              <w:spacing w:before="100" w:beforeAutospacing="1" w:after="100" w:afterAutospacing="1" w:line="240" w:lineRule="auto"/>
              <w:jc w:val="both"/>
              <w:rPr>
                <w:rFonts w:ascii="Times New Roman" w:eastAsia="Times New Roman" w:hAnsi="Times New Roman" w:cs="Times New Roman"/>
                <w:lang w:eastAsia="uk-UA"/>
                <w14:ligatures w14:val="none"/>
              </w:rPr>
            </w:pPr>
            <w:r w:rsidRPr="005602B8">
              <w:rPr>
                <w:rFonts w:ascii="Times New Roman" w:eastAsia="Times New Roman" w:hAnsi="Times New Roman" w:cs="Times New Roman"/>
                <w:lang w:eastAsia="uk-UA"/>
                <w14:ligatures w14:val="none"/>
              </w:rPr>
              <w:t>Система надає контактну інформацію підтримки та посилання на FAQ</w:t>
            </w:r>
          </w:p>
          <w:p w14:paraId="55520506" w14:textId="77777777" w:rsidR="005602B8" w:rsidRPr="005602B8" w:rsidRDefault="005602B8" w:rsidP="005602B8">
            <w:pPr>
              <w:numPr>
                <w:ilvl w:val="0"/>
                <w:numId w:val="46"/>
              </w:numPr>
              <w:spacing w:before="100" w:beforeAutospacing="1" w:after="100" w:afterAutospacing="1" w:line="240" w:lineRule="auto"/>
              <w:jc w:val="both"/>
              <w:rPr>
                <w:rFonts w:ascii="Times New Roman" w:eastAsia="Times New Roman" w:hAnsi="Times New Roman" w:cs="Times New Roman"/>
                <w:lang w:eastAsia="uk-UA"/>
                <w14:ligatures w14:val="none"/>
              </w:rPr>
            </w:pPr>
            <w:r w:rsidRPr="005602B8">
              <w:rPr>
                <w:rFonts w:ascii="Times New Roman" w:eastAsia="Times New Roman" w:hAnsi="Times New Roman" w:cs="Times New Roman"/>
                <w:lang w:eastAsia="uk-UA"/>
                <w14:ligatures w14:val="none"/>
              </w:rPr>
              <w:t xml:space="preserve">Система </w:t>
            </w:r>
            <w:proofErr w:type="spellStart"/>
            <w:r w:rsidRPr="005602B8">
              <w:rPr>
                <w:rFonts w:ascii="Times New Roman" w:eastAsia="Times New Roman" w:hAnsi="Times New Roman" w:cs="Times New Roman"/>
                <w:lang w:eastAsia="uk-UA"/>
                <w14:ligatures w14:val="none"/>
              </w:rPr>
              <w:t>логує</w:t>
            </w:r>
            <w:proofErr w:type="spellEnd"/>
            <w:r w:rsidRPr="005602B8">
              <w:rPr>
                <w:rFonts w:ascii="Times New Roman" w:eastAsia="Times New Roman" w:hAnsi="Times New Roman" w:cs="Times New Roman"/>
                <w:lang w:eastAsia="uk-UA"/>
                <w14:ligatures w14:val="none"/>
              </w:rPr>
              <w:t xml:space="preserve"> спробу входу в заблокований акаунт згідно FR 17 та US 2 (критерій 5)</w:t>
            </w:r>
          </w:p>
          <w:p w14:paraId="41E5047E" w14:textId="3848784B" w:rsidR="005602B8" w:rsidRPr="005602B8" w:rsidRDefault="005602B8" w:rsidP="005602B8">
            <w:pPr>
              <w:numPr>
                <w:ilvl w:val="0"/>
                <w:numId w:val="46"/>
              </w:numPr>
              <w:spacing w:before="100" w:beforeAutospacing="1" w:after="100" w:afterAutospacing="1" w:line="240" w:lineRule="auto"/>
              <w:jc w:val="both"/>
              <w:rPr>
                <w:rFonts w:ascii="Times New Roman" w:eastAsia="Times New Roman" w:hAnsi="Times New Roman" w:cs="Times New Roman"/>
                <w:lang w:eastAsia="uk-UA"/>
                <w14:ligatures w14:val="none"/>
              </w:rPr>
            </w:pPr>
            <w:proofErr w:type="spellStart"/>
            <w:r w:rsidRPr="005602B8">
              <w:rPr>
                <w:rFonts w:ascii="Times New Roman" w:eastAsia="Times New Roman" w:hAnsi="Times New Roman" w:cs="Times New Roman"/>
                <w:b/>
                <w:bCs/>
                <w:lang w:eastAsia="uk-UA"/>
                <w14:ligatures w14:val="none"/>
              </w:rPr>
              <w:lastRenderedPageBreak/>
              <w:t>Use</w:t>
            </w:r>
            <w:proofErr w:type="spellEnd"/>
            <w:r w:rsidRPr="005602B8">
              <w:rPr>
                <w:rFonts w:ascii="Times New Roman" w:eastAsia="Times New Roman" w:hAnsi="Times New Roman" w:cs="Times New Roman"/>
                <w:b/>
                <w:bCs/>
                <w:lang w:eastAsia="uk-UA"/>
                <w14:ligatures w14:val="none"/>
              </w:rPr>
              <w:t xml:space="preserve"> </w:t>
            </w:r>
            <w:proofErr w:type="spellStart"/>
            <w:r w:rsidRPr="005602B8">
              <w:rPr>
                <w:rFonts w:ascii="Times New Roman" w:eastAsia="Times New Roman" w:hAnsi="Times New Roman" w:cs="Times New Roman"/>
                <w:b/>
                <w:bCs/>
                <w:lang w:eastAsia="uk-UA"/>
                <w14:ligatures w14:val="none"/>
              </w:rPr>
              <w:t>case</w:t>
            </w:r>
            <w:proofErr w:type="spellEnd"/>
            <w:r w:rsidRPr="005602B8">
              <w:rPr>
                <w:rFonts w:ascii="Times New Roman" w:eastAsia="Times New Roman" w:hAnsi="Times New Roman" w:cs="Times New Roman"/>
                <w:b/>
                <w:bCs/>
                <w:lang w:eastAsia="uk-UA"/>
                <w14:ligatures w14:val="none"/>
              </w:rPr>
              <w:t xml:space="preserve"> завершено без можливості входу</w:t>
            </w:r>
          </w:p>
          <w:p w14:paraId="09EA3ED4" w14:textId="77777777" w:rsidR="005602B8" w:rsidRPr="005602B8" w:rsidRDefault="005602B8" w:rsidP="00394E4F">
            <w:pPr>
              <w:spacing w:after="0" w:line="240" w:lineRule="auto"/>
              <w:jc w:val="both"/>
              <w:rPr>
                <w:rFonts w:ascii="Times New Roman" w:eastAsia="Times New Roman" w:hAnsi="Times New Roman" w:cs="Times New Roman"/>
                <w:lang w:eastAsia="uk-UA"/>
                <w14:ligatures w14:val="none"/>
              </w:rPr>
            </w:pPr>
            <w:r w:rsidRPr="005602B8">
              <w:rPr>
                <w:rFonts w:ascii="Times New Roman" w:eastAsia="Times New Roman" w:hAnsi="Times New Roman" w:cs="Times New Roman"/>
                <w:b/>
                <w:bCs/>
                <w:lang w:eastAsia="uk-UA"/>
                <w14:ligatures w14:val="none"/>
              </w:rPr>
              <w:t>Н5: Забагато невдалих спроб входу (</w:t>
            </w:r>
            <w:proofErr w:type="spellStart"/>
            <w:r w:rsidRPr="005602B8">
              <w:rPr>
                <w:rFonts w:ascii="Times New Roman" w:eastAsia="Times New Roman" w:hAnsi="Times New Roman" w:cs="Times New Roman"/>
                <w:b/>
                <w:bCs/>
                <w:lang w:eastAsia="uk-UA"/>
                <w14:ligatures w14:val="none"/>
              </w:rPr>
              <w:t>Anti-brute-force</w:t>
            </w:r>
            <w:proofErr w:type="spellEnd"/>
            <w:r w:rsidRPr="005602B8">
              <w:rPr>
                <w:rFonts w:ascii="Times New Roman" w:eastAsia="Times New Roman" w:hAnsi="Times New Roman" w:cs="Times New Roman"/>
                <w:b/>
                <w:bCs/>
                <w:lang w:eastAsia="uk-UA"/>
                <w14:ligatures w14:val="none"/>
              </w:rPr>
              <w:t xml:space="preserve"> захист)</w:t>
            </w:r>
          </w:p>
          <w:p w14:paraId="7A78F173" w14:textId="35C26C1F" w:rsidR="005602B8" w:rsidRPr="005602B8" w:rsidRDefault="005602B8" w:rsidP="00394E4F">
            <w:pPr>
              <w:numPr>
                <w:ilvl w:val="0"/>
                <w:numId w:val="47"/>
              </w:numPr>
              <w:spacing w:after="0" w:line="240" w:lineRule="auto"/>
              <w:ind w:left="714" w:hanging="357"/>
              <w:jc w:val="both"/>
              <w:rPr>
                <w:rFonts w:ascii="Times New Roman" w:eastAsia="Times New Roman" w:hAnsi="Times New Roman" w:cs="Times New Roman"/>
                <w:lang w:eastAsia="uk-UA"/>
                <w14:ligatures w14:val="none"/>
              </w:rPr>
            </w:pPr>
            <w:r w:rsidRPr="005602B8">
              <w:rPr>
                <w:rFonts w:ascii="Times New Roman" w:eastAsia="Times New Roman" w:hAnsi="Times New Roman" w:cs="Times New Roman"/>
                <w:lang w:eastAsia="uk-UA"/>
                <w14:ligatures w14:val="none"/>
              </w:rPr>
              <w:t>Умова: ≥</w:t>
            </w:r>
            <w:r w:rsidR="00394E4F">
              <w:rPr>
                <w:rFonts w:ascii="Times New Roman" w:eastAsia="Times New Roman" w:hAnsi="Times New Roman" w:cs="Times New Roman"/>
                <w:lang w:val="en-US" w:eastAsia="uk-UA"/>
                <w14:ligatures w14:val="none"/>
              </w:rPr>
              <w:t xml:space="preserve"> </w:t>
            </w:r>
            <w:r w:rsidRPr="005602B8">
              <w:rPr>
                <w:rFonts w:ascii="Times New Roman" w:eastAsia="Times New Roman" w:hAnsi="Times New Roman" w:cs="Times New Roman"/>
                <w:lang w:eastAsia="uk-UA"/>
                <w14:ligatures w14:val="none"/>
              </w:rPr>
              <w:t>5 невдалих спроб входу для одного акаунта за останні 15 хвилин</w:t>
            </w:r>
          </w:p>
          <w:p w14:paraId="0CD3CFF4" w14:textId="77777777" w:rsidR="005602B8" w:rsidRPr="005602B8" w:rsidRDefault="005602B8" w:rsidP="005602B8">
            <w:pPr>
              <w:numPr>
                <w:ilvl w:val="0"/>
                <w:numId w:val="47"/>
              </w:numPr>
              <w:spacing w:before="100" w:beforeAutospacing="1" w:after="100" w:afterAutospacing="1" w:line="240" w:lineRule="auto"/>
              <w:jc w:val="both"/>
              <w:rPr>
                <w:rFonts w:ascii="Times New Roman" w:eastAsia="Times New Roman" w:hAnsi="Times New Roman" w:cs="Times New Roman"/>
                <w:lang w:eastAsia="uk-UA"/>
                <w14:ligatures w14:val="none"/>
              </w:rPr>
            </w:pPr>
            <w:r w:rsidRPr="005602B8">
              <w:rPr>
                <w:rFonts w:ascii="Times New Roman" w:eastAsia="Times New Roman" w:hAnsi="Times New Roman" w:cs="Times New Roman"/>
                <w:lang w:eastAsia="uk-UA"/>
                <w14:ligatures w14:val="none"/>
              </w:rPr>
              <w:t>Система виявляє перевищення ліміту</w:t>
            </w:r>
          </w:p>
          <w:p w14:paraId="34DD6AD4" w14:textId="77777777" w:rsidR="005602B8" w:rsidRPr="005602B8" w:rsidRDefault="005602B8" w:rsidP="005602B8">
            <w:pPr>
              <w:numPr>
                <w:ilvl w:val="0"/>
                <w:numId w:val="47"/>
              </w:numPr>
              <w:spacing w:before="100" w:beforeAutospacing="1" w:after="100" w:afterAutospacing="1" w:line="240" w:lineRule="auto"/>
              <w:jc w:val="both"/>
              <w:rPr>
                <w:rFonts w:ascii="Times New Roman" w:eastAsia="Times New Roman" w:hAnsi="Times New Roman" w:cs="Times New Roman"/>
                <w:lang w:eastAsia="uk-UA"/>
                <w14:ligatures w14:val="none"/>
              </w:rPr>
            </w:pPr>
            <w:r w:rsidRPr="005602B8">
              <w:rPr>
                <w:rFonts w:ascii="Times New Roman" w:eastAsia="Times New Roman" w:hAnsi="Times New Roman" w:cs="Times New Roman"/>
                <w:lang w:eastAsia="uk-UA"/>
                <w14:ligatures w14:val="none"/>
              </w:rPr>
              <w:t>Система блокує акаунт на 30 хвилин (</w:t>
            </w:r>
            <w:proofErr w:type="spellStart"/>
            <w:r w:rsidRPr="005602B8">
              <w:rPr>
                <w:rFonts w:ascii="Times New Roman" w:eastAsia="Times New Roman" w:hAnsi="Times New Roman" w:cs="Times New Roman"/>
                <w:lang w:eastAsia="uk-UA"/>
                <w14:ligatures w14:val="none"/>
              </w:rPr>
              <w:t>rate</w:t>
            </w:r>
            <w:proofErr w:type="spellEnd"/>
            <w:r w:rsidRPr="005602B8">
              <w:rPr>
                <w:rFonts w:ascii="Times New Roman" w:eastAsia="Times New Roman" w:hAnsi="Times New Roman" w:cs="Times New Roman"/>
                <w:lang w:eastAsia="uk-UA"/>
                <w14:ligatures w14:val="none"/>
              </w:rPr>
              <w:t xml:space="preserve"> </w:t>
            </w:r>
            <w:proofErr w:type="spellStart"/>
            <w:r w:rsidRPr="005602B8">
              <w:rPr>
                <w:rFonts w:ascii="Times New Roman" w:eastAsia="Times New Roman" w:hAnsi="Times New Roman" w:cs="Times New Roman"/>
                <w:lang w:eastAsia="uk-UA"/>
                <w14:ligatures w14:val="none"/>
              </w:rPr>
              <w:t>limiting</w:t>
            </w:r>
            <w:proofErr w:type="spellEnd"/>
            <w:r w:rsidRPr="005602B8">
              <w:rPr>
                <w:rFonts w:ascii="Times New Roman" w:eastAsia="Times New Roman" w:hAnsi="Times New Roman" w:cs="Times New Roman"/>
                <w:lang w:eastAsia="uk-UA"/>
                <w14:ligatures w14:val="none"/>
              </w:rPr>
              <w:t>)</w:t>
            </w:r>
          </w:p>
          <w:p w14:paraId="2D5820C8" w14:textId="77777777" w:rsidR="005602B8" w:rsidRPr="005602B8" w:rsidRDefault="005602B8" w:rsidP="005602B8">
            <w:pPr>
              <w:numPr>
                <w:ilvl w:val="0"/>
                <w:numId w:val="47"/>
              </w:numPr>
              <w:spacing w:before="100" w:beforeAutospacing="1" w:after="100" w:afterAutospacing="1" w:line="240" w:lineRule="auto"/>
              <w:jc w:val="both"/>
              <w:rPr>
                <w:rFonts w:ascii="Times New Roman" w:eastAsia="Times New Roman" w:hAnsi="Times New Roman" w:cs="Times New Roman"/>
                <w:lang w:eastAsia="uk-UA"/>
                <w14:ligatures w14:val="none"/>
              </w:rPr>
            </w:pPr>
            <w:r w:rsidRPr="005602B8">
              <w:rPr>
                <w:rFonts w:ascii="Times New Roman" w:eastAsia="Times New Roman" w:hAnsi="Times New Roman" w:cs="Times New Roman"/>
                <w:lang w:eastAsia="uk-UA"/>
                <w14:ligatures w14:val="none"/>
              </w:rPr>
              <w:t>Система відображає:</w:t>
            </w:r>
            <w:r w:rsidRPr="005602B8">
              <w:rPr>
                <w:rFonts w:ascii="Times New Roman" w:eastAsia="Times New Roman" w:hAnsi="Times New Roman" w:cs="Times New Roman"/>
                <w:lang w:eastAsia="uk-UA"/>
                <w14:ligatures w14:val="none"/>
              </w:rPr>
              <w:br/>
            </w:r>
            <w:r w:rsidRPr="005602B8">
              <w:rPr>
                <w:rFonts w:ascii="Times New Roman" w:eastAsia="Times New Roman" w:hAnsi="Times New Roman" w:cs="Times New Roman"/>
                <w:i/>
                <w:iCs/>
                <w:lang w:eastAsia="uk-UA"/>
                <w14:ligatures w14:val="none"/>
              </w:rPr>
              <w:t>"Занадто багато невдалих спроб входу. Ваш акаунт тимчасово заблокований на 30 хвилин..."</w:t>
            </w:r>
          </w:p>
          <w:p w14:paraId="28EE635D" w14:textId="77777777" w:rsidR="005602B8" w:rsidRPr="005602B8" w:rsidRDefault="005602B8" w:rsidP="005602B8">
            <w:pPr>
              <w:numPr>
                <w:ilvl w:val="0"/>
                <w:numId w:val="47"/>
              </w:numPr>
              <w:spacing w:before="100" w:beforeAutospacing="1" w:after="100" w:afterAutospacing="1" w:line="240" w:lineRule="auto"/>
              <w:jc w:val="both"/>
              <w:rPr>
                <w:rFonts w:ascii="Times New Roman" w:eastAsia="Times New Roman" w:hAnsi="Times New Roman" w:cs="Times New Roman"/>
                <w:lang w:eastAsia="uk-UA"/>
                <w14:ligatures w14:val="none"/>
              </w:rPr>
            </w:pPr>
            <w:r w:rsidRPr="005602B8">
              <w:rPr>
                <w:rFonts w:ascii="Times New Roman" w:eastAsia="Times New Roman" w:hAnsi="Times New Roman" w:cs="Times New Roman"/>
                <w:lang w:eastAsia="uk-UA"/>
                <w14:ligatures w14:val="none"/>
              </w:rPr>
              <w:t xml:space="preserve">Система надсилає </w:t>
            </w:r>
            <w:proofErr w:type="spellStart"/>
            <w:r w:rsidRPr="005602B8">
              <w:rPr>
                <w:rFonts w:ascii="Times New Roman" w:eastAsia="Times New Roman" w:hAnsi="Times New Roman" w:cs="Times New Roman"/>
                <w:lang w:eastAsia="uk-UA"/>
                <w14:ligatures w14:val="none"/>
              </w:rPr>
              <w:t>email</w:t>
            </w:r>
            <w:proofErr w:type="spellEnd"/>
            <w:r w:rsidRPr="005602B8">
              <w:rPr>
                <w:rFonts w:ascii="Times New Roman" w:eastAsia="Times New Roman" w:hAnsi="Times New Roman" w:cs="Times New Roman"/>
                <w:lang w:eastAsia="uk-UA"/>
                <w14:ligatures w14:val="none"/>
              </w:rPr>
              <w:t xml:space="preserve"> із попередженням про підозрілу активність</w:t>
            </w:r>
          </w:p>
          <w:p w14:paraId="5C669DEE" w14:textId="77777777" w:rsidR="005602B8" w:rsidRPr="005602B8" w:rsidRDefault="005602B8" w:rsidP="005602B8">
            <w:pPr>
              <w:numPr>
                <w:ilvl w:val="0"/>
                <w:numId w:val="47"/>
              </w:numPr>
              <w:spacing w:before="100" w:beforeAutospacing="1" w:after="100" w:afterAutospacing="1" w:line="240" w:lineRule="auto"/>
              <w:jc w:val="both"/>
              <w:rPr>
                <w:rFonts w:ascii="Times New Roman" w:eastAsia="Times New Roman" w:hAnsi="Times New Roman" w:cs="Times New Roman"/>
                <w:lang w:eastAsia="uk-UA"/>
                <w14:ligatures w14:val="none"/>
              </w:rPr>
            </w:pPr>
            <w:proofErr w:type="spellStart"/>
            <w:r w:rsidRPr="005602B8">
              <w:rPr>
                <w:rFonts w:ascii="Times New Roman" w:eastAsia="Times New Roman" w:hAnsi="Times New Roman" w:cs="Times New Roman"/>
                <w:lang w:eastAsia="uk-UA"/>
                <w14:ligatures w14:val="none"/>
              </w:rPr>
              <w:t>Email</w:t>
            </w:r>
            <w:proofErr w:type="spellEnd"/>
            <w:r w:rsidRPr="005602B8">
              <w:rPr>
                <w:rFonts w:ascii="Times New Roman" w:eastAsia="Times New Roman" w:hAnsi="Times New Roman" w:cs="Times New Roman"/>
                <w:lang w:eastAsia="uk-UA"/>
                <w14:ligatures w14:val="none"/>
              </w:rPr>
              <w:t xml:space="preserve"> включає: час спроб, IP, </w:t>
            </w:r>
            <w:proofErr w:type="spellStart"/>
            <w:r w:rsidRPr="005602B8">
              <w:rPr>
                <w:rFonts w:ascii="Times New Roman" w:eastAsia="Times New Roman" w:hAnsi="Times New Roman" w:cs="Times New Roman"/>
                <w:lang w:eastAsia="uk-UA"/>
                <w14:ligatures w14:val="none"/>
              </w:rPr>
              <w:t>геолокацію</w:t>
            </w:r>
            <w:proofErr w:type="spellEnd"/>
            <w:r w:rsidRPr="005602B8">
              <w:rPr>
                <w:rFonts w:ascii="Times New Roman" w:eastAsia="Times New Roman" w:hAnsi="Times New Roman" w:cs="Times New Roman"/>
                <w:lang w:eastAsia="uk-UA"/>
                <w14:ligatures w14:val="none"/>
              </w:rPr>
              <w:t>, інструкцію щодо зміни пароля</w:t>
            </w:r>
          </w:p>
          <w:p w14:paraId="67C5A7AC" w14:textId="77777777" w:rsidR="005602B8" w:rsidRPr="005602B8" w:rsidRDefault="005602B8" w:rsidP="005602B8">
            <w:pPr>
              <w:numPr>
                <w:ilvl w:val="0"/>
                <w:numId w:val="47"/>
              </w:numPr>
              <w:spacing w:before="100" w:beforeAutospacing="1" w:after="100" w:afterAutospacing="1" w:line="240" w:lineRule="auto"/>
              <w:jc w:val="both"/>
              <w:rPr>
                <w:rFonts w:ascii="Times New Roman" w:eastAsia="Times New Roman" w:hAnsi="Times New Roman" w:cs="Times New Roman"/>
                <w:lang w:eastAsia="uk-UA"/>
                <w14:ligatures w14:val="none"/>
              </w:rPr>
            </w:pPr>
            <w:r w:rsidRPr="005602B8">
              <w:rPr>
                <w:rFonts w:ascii="Times New Roman" w:eastAsia="Times New Roman" w:hAnsi="Times New Roman" w:cs="Times New Roman"/>
                <w:lang w:eastAsia="uk-UA"/>
                <w14:ligatures w14:val="none"/>
              </w:rPr>
              <w:t xml:space="preserve">Система </w:t>
            </w:r>
            <w:proofErr w:type="spellStart"/>
            <w:r w:rsidRPr="005602B8">
              <w:rPr>
                <w:rFonts w:ascii="Times New Roman" w:eastAsia="Times New Roman" w:hAnsi="Times New Roman" w:cs="Times New Roman"/>
                <w:lang w:eastAsia="uk-UA"/>
                <w14:ligatures w14:val="none"/>
              </w:rPr>
              <w:t>логує</w:t>
            </w:r>
            <w:proofErr w:type="spellEnd"/>
            <w:r w:rsidRPr="005602B8">
              <w:rPr>
                <w:rFonts w:ascii="Times New Roman" w:eastAsia="Times New Roman" w:hAnsi="Times New Roman" w:cs="Times New Roman"/>
                <w:lang w:eastAsia="uk-UA"/>
                <w14:ligatures w14:val="none"/>
              </w:rPr>
              <w:t xml:space="preserve"> інцидент у журнал безпеки згідно FR 17</w:t>
            </w:r>
          </w:p>
          <w:p w14:paraId="3786F0D8" w14:textId="235BF7BC" w:rsidR="005602B8" w:rsidRPr="005602B8" w:rsidRDefault="005602B8" w:rsidP="005602B8">
            <w:pPr>
              <w:numPr>
                <w:ilvl w:val="0"/>
                <w:numId w:val="47"/>
              </w:numPr>
              <w:spacing w:before="100" w:beforeAutospacing="1" w:after="100" w:afterAutospacing="1" w:line="240" w:lineRule="auto"/>
              <w:jc w:val="both"/>
              <w:rPr>
                <w:rFonts w:ascii="Times New Roman" w:eastAsia="Times New Roman" w:hAnsi="Times New Roman" w:cs="Times New Roman"/>
                <w:lang w:eastAsia="uk-UA"/>
                <w14:ligatures w14:val="none"/>
              </w:rPr>
            </w:pPr>
            <w:proofErr w:type="spellStart"/>
            <w:r w:rsidRPr="005602B8">
              <w:rPr>
                <w:rFonts w:ascii="Times New Roman" w:eastAsia="Times New Roman" w:hAnsi="Times New Roman" w:cs="Times New Roman"/>
                <w:b/>
                <w:bCs/>
                <w:lang w:eastAsia="uk-UA"/>
                <w14:ligatures w14:val="none"/>
              </w:rPr>
              <w:t>Use</w:t>
            </w:r>
            <w:proofErr w:type="spellEnd"/>
            <w:r w:rsidRPr="005602B8">
              <w:rPr>
                <w:rFonts w:ascii="Times New Roman" w:eastAsia="Times New Roman" w:hAnsi="Times New Roman" w:cs="Times New Roman"/>
                <w:b/>
                <w:bCs/>
                <w:lang w:eastAsia="uk-UA"/>
                <w14:ligatures w14:val="none"/>
              </w:rPr>
              <w:t xml:space="preserve"> </w:t>
            </w:r>
            <w:proofErr w:type="spellStart"/>
            <w:r w:rsidRPr="005602B8">
              <w:rPr>
                <w:rFonts w:ascii="Times New Roman" w:eastAsia="Times New Roman" w:hAnsi="Times New Roman" w:cs="Times New Roman"/>
                <w:b/>
                <w:bCs/>
                <w:lang w:eastAsia="uk-UA"/>
                <w14:ligatures w14:val="none"/>
              </w:rPr>
              <w:t>case</w:t>
            </w:r>
            <w:proofErr w:type="spellEnd"/>
            <w:r w:rsidRPr="005602B8">
              <w:rPr>
                <w:rFonts w:ascii="Times New Roman" w:eastAsia="Times New Roman" w:hAnsi="Times New Roman" w:cs="Times New Roman"/>
                <w:b/>
                <w:bCs/>
                <w:lang w:eastAsia="uk-UA"/>
                <w14:ligatures w14:val="none"/>
              </w:rPr>
              <w:t xml:space="preserve"> завершено.</w:t>
            </w:r>
            <w:r w:rsidRPr="005602B8">
              <w:rPr>
                <w:rFonts w:ascii="Times New Roman" w:eastAsia="Times New Roman" w:hAnsi="Times New Roman" w:cs="Times New Roman"/>
                <w:lang w:eastAsia="uk-UA"/>
                <w14:ligatures w14:val="none"/>
              </w:rPr>
              <w:t xml:space="preserve"> Користувач може спробувати через 30 хвилин або відновити пароль</w:t>
            </w:r>
          </w:p>
          <w:p w14:paraId="4ED26D7A" w14:textId="77777777" w:rsidR="005602B8" w:rsidRPr="005602B8" w:rsidRDefault="005602B8" w:rsidP="00394E4F">
            <w:pPr>
              <w:spacing w:after="0" w:line="240" w:lineRule="auto"/>
              <w:jc w:val="both"/>
              <w:rPr>
                <w:rFonts w:ascii="Times New Roman" w:eastAsia="Times New Roman" w:hAnsi="Times New Roman" w:cs="Times New Roman"/>
                <w:lang w:eastAsia="uk-UA"/>
                <w14:ligatures w14:val="none"/>
              </w:rPr>
            </w:pPr>
            <w:r w:rsidRPr="005602B8">
              <w:rPr>
                <w:rFonts w:ascii="Times New Roman" w:eastAsia="Times New Roman" w:hAnsi="Times New Roman" w:cs="Times New Roman"/>
                <w:b/>
                <w:bCs/>
                <w:lang w:eastAsia="uk-UA"/>
                <w14:ligatures w14:val="none"/>
              </w:rPr>
              <w:t xml:space="preserve">Н6: Акаунт зареєстрований через соціальну мережу, спроба входу через </w:t>
            </w:r>
            <w:proofErr w:type="spellStart"/>
            <w:r w:rsidRPr="005602B8">
              <w:rPr>
                <w:rFonts w:ascii="Times New Roman" w:eastAsia="Times New Roman" w:hAnsi="Times New Roman" w:cs="Times New Roman"/>
                <w:b/>
                <w:bCs/>
                <w:lang w:eastAsia="uk-UA"/>
                <w14:ligatures w14:val="none"/>
              </w:rPr>
              <w:t>email</w:t>
            </w:r>
            <w:proofErr w:type="spellEnd"/>
            <w:r w:rsidRPr="005602B8">
              <w:rPr>
                <w:rFonts w:ascii="Times New Roman" w:eastAsia="Times New Roman" w:hAnsi="Times New Roman" w:cs="Times New Roman"/>
                <w:b/>
                <w:bCs/>
                <w:lang w:eastAsia="uk-UA"/>
                <w14:ligatures w14:val="none"/>
              </w:rPr>
              <w:t>/пароль</w:t>
            </w:r>
          </w:p>
          <w:p w14:paraId="79BEC772" w14:textId="77777777" w:rsidR="005602B8" w:rsidRPr="005602B8" w:rsidRDefault="005602B8" w:rsidP="00394E4F">
            <w:pPr>
              <w:numPr>
                <w:ilvl w:val="0"/>
                <w:numId w:val="48"/>
              </w:numPr>
              <w:spacing w:after="0" w:line="240" w:lineRule="auto"/>
              <w:ind w:left="714" w:hanging="357"/>
              <w:jc w:val="both"/>
              <w:rPr>
                <w:rFonts w:ascii="Times New Roman" w:eastAsia="Times New Roman" w:hAnsi="Times New Roman" w:cs="Times New Roman"/>
                <w:lang w:eastAsia="uk-UA"/>
                <w14:ligatures w14:val="none"/>
              </w:rPr>
            </w:pPr>
            <w:r w:rsidRPr="005602B8">
              <w:rPr>
                <w:rFonts w:ascii="Times New Roman" w:eastAsia="Times New Roman" w:hAnsi="Times New Roman" w:cs="Times New Roman"/>
                <w:lang w:eastAsia="uk-UA"/>
                <w14:ligatures w14:val="none"/>
              </w:rPr>
              <w:t xml:space="preserve">На кроках 5–6: Система знаходить акаунт за </w:t>
            </w:r>
            <w:proofErr w:type="spellStart"/>
            <w:r w:rsidRPr="005602B8">
              <w:rPr>
                <w:rFonts w:ascii="Times New Roman" w:eastAsia="Times New Roman" w:hAnsi="Times New Roman" w:cs="Times New Roman"/>
                <w:lang w:eastAsia="uk-UA"/>
                <w14:ligatures w14:val="none"/>
              </w:rPr>
              <w:t>email</w:t>
            </w:r>
            <w:proofErr w:type="spellEnd"/>
            <w:r w:rsidRPr="005602B8">
              <w:rPr>
                <w:rFonts w:ascii="Times New Roman" w:eastAsia="Times New Roman" w:hAnsi="Times New Roman" w:cs="Times New Roman"/>
                <w:lang w:eastAsia="uk-UA"/>
                <w14:ligatures w14:val="none"/>
              </w:rPr>
              <w:t>, але визначає, що він зареєстрований через соцмережу</w:t>
            </w:r>
          </w:p>
          <w:p w14:paraId="26F6505C" w14:textId="77777777" w:rsidR="005602B8" w:rsidRPr="005602B8" w:rsidRDefault="005602B8" w:rsidP="005602B8">
            <w:pPr>
              <w:numPr>
                <w:ilvl w:val="0"/>
                <w:numId w:val="48"/>
              </w:numPr>
              <w:spacing w:before="100" w:beforeAutospacing="1" w:after="100" w:afterAutospacing="1" w:line="240" w:lineRule="auto"/>
              <w:jc w:val="both"/>
              <w:rPr>
                <w:rFonts w:ascii="Times New Roman" w:eastAsia="Times New Roman" w:hAnsi="Times New Roman" w:cs="Times New Roman"/>
                <w:lang w:eastAsia="uk-UA"/>
                <w14:ligatures w14:val="none"/>
              </w:rPr>
            </w:pPr>
            <w:r w:rsidRPr="005602B8">
              <w:rPr>
                <w:rFonts w:ascii="Times New Roman" w:eastAsia="Times New Roman" w:hAnsi="Times New Roman" w:cs="Times New Roman"/>
                <w:lang w:eastAsia="uk-UA"/>
                <w14:ligatures w14:val="none"/>
              </w:rPr>
              <w:t>Система відображає повідомлення:</w:t>
            </w:r>
            <w:r w:rsidRPr="005602B8">
              <w:rPr>
                <w:rFonts w:ascii="Times New Roman" w:eastAsia="Times New Roman" w:hAnsi="Times New Roman" w:cs="Times New Roman"/>
                <w:lang w:eastAsia="uk-UA"/>
                <w14:ligatures w14:val="none"/>
              </w:rPr>
              <w:br/>
            </w:r>
            <w:r w:rsidRPr="005602B8">
              <w:rPr>
                <w:rFonts w:ascii="Times New Roman" w:eastAsia="Times New Roman" w:hAnsi="Times New Roman" w:cs="Times New Roman"/>
                <w:i/>
                <w:iCs/>
                <w:lang w:eastAsia="uk-UA"/>
                <w14:ligatures w14:val="none"/>
              </w:rPr>
              <w:t xml:space="preserve">"Цей акаунт зареєстрований через </w:t>
            </w:r>
            <w:proofErr w:type="spellStart"/>
            <w:r w:rsidRPr="005602B8">
              <w:rPr>
                <w:rFonts w:ascii="Times New Roman" w:eastAsia="Times New Roman" w:hAnsi="Times New Roman" w:cs="Times New Roman"/>
                <w:i/>
                <w:iCs/>
                <w:lang w:eastAsia="uk-UA"/>
                <w14:ligatures w14:val="none"/>
              </w:rPr>
              <w:t>Google</w:t>
            </w:r>
            <w:proofErr w:type="spellEnd"/>
            <w:r w:rsidRPr="005602B8">
              <w:rPr>
                <w:rFonts w:ascii="Times New Roman" w:eastAsia="Times New Roman" w:hAnsi="Times New Roman" w:cs="Times New Roman"/>
                <w:i/>
                <w:iCs/>
                <w:lang w:eastAsia="uk-UA"/>
                <w14:ligatures w14:val="none"/>
              </w:rPr>
              <w:t>/</w:t>
            </w:r>
            <w:proofErr w:type="spellStart"/>
            <w:r w:rsidRPr="005602B8">
              <w:rPr>
                <w:rFonts w:ascii="Times New Roman" w:eastAsia="Times New Roman" w:hAnsi="Times New Roman" w:cs="Times New Roman"/>
                <w:i/>
                <w:iCs/>
                <w:lang w:eastAsia="uk-UA"/>
                <w14:ligatures w14:val="none"/>
              </w:rPr>
              <w:t>Facebook</w:t>
            </w:r>
            <w:proofErr w:type="spellEnd"/>
            <w:r w:rsidRPr="005602B8">
              <w:rPr>
                <w:rFonts w:ascii="Times New Roman" w:eastAsia="Times New Roman" w:hAnsi="Times New Roman" w:cs="Times New Roman"/>
                <w:i/>
                <w:iCs/>
                <w:lang w:eastAsia="uk-UA"/>
                <w14:ligatures w14:val="none"/>
              </w:rPr>
              <w:t>. Використайте відповідну кнопку для входу."</w:t>
            </w:r>
          </w:p>
          <w:p w14:paraId="52759B48" w14:textId="77777777" w:rsidR="005602B8" w:rsidRPr="005602B8" w:rsidRDefault="005602B8" w:rsidP="005602B8">
            <w:pPr>
              <w:numPr>
                <w:ilvl w:val="0"/>
                <w:numId w:val="48"/>
              </w:numPr>
              <w:spacing w:before="100" w:beforeAutospacing="1" w:after="100" w:afterAutospacing="1" w:line="240" w:lineRule="auto"/>
              <w:jc w:val="both"/>
              <w:rPr>
                <w:rFonts w:ascii="Times New Roman" w:eastAsia="Times New Roman" w:hAnsi="Times New Roman" w:cs="Times New Roman"/>
                <w:lang w:eastAsia="uk-UA"/>
                <w14:ligatures w14:val="none"/>
              </w:rPr>
            </w:pPr>
            <w:r w:rsidRPr="005602B8">
              <w:rPr>
                <w:rFonts w:ascii="Times New Roman" w:eastAsia="Times New Roman" w:hAnsi="Times New Roman" w:cs="Times New Roman"/>
                <w:lang w:eastAsia="uk-UA"/>
                <w14:ligatures w14:val="none"/>
              </w:rPr>
              <w:t>Система підсвічує потрібну кнопку (</w:t>
            </w:r>
            <w:proofErr w:type="spellStart"/>
            <w:r w:rsidRPr="005602B8">
              <w:rPr>
                <w:rFonts w:ascii="Times New Roman" w:eastAsia="Times New Roman" w:hAnsi="Times New Roman" w:cs="Times New Roman"/>
                <w:lang w:eastAsia="uk-UA"/>
                <w14:ligatures w14:val="none"/>
              </w:rPr>
              <w:t>Google</w:t>
            </w:r>
            <w:proofErr w:type="spellEnd"/>
            <w:r w:rsidRPr="005602B8">
              <w:rPr>
                <w:rFonts w:ascii="Times New Roman" w:eastAsia="Times New Roman" w:hAnsi="Times New Roman" w:cs="Times New Roman"/>
                <w:lang w:eastAsia="uk-UA"/>
                <w14:ligatures w14:val="none"/>
              </w:rPr>
              <w:t xml:space="preserve"> або </w:t>
            </w:r>
            <w:proofErr w:type="spellStart"/>
            <w:r w:rsidRPr="005602B8">
              <w:rPr>
                <w:rFonts w:ascii="Times New Roman" w:eastAsia="Times New Roman" w:hAnsi="Times New Roman" w:cs="Times New Roman"/>
                <w:lang w:eastAsia="uk-UA"/>
                <w14:ligatures w14:val="none"/>
              </w:rPr>
              <w:t>Facebook</w:t>
            </w:r>
            <w:proofErr w:type="spellEnd"/>
            <w:r w:rsidRPr="005602B8">
              <w:rPr>
                <w:rFonts w:ascii="Times New Roman" w:eastAsia="Times New Roman" w:hAnsi="Times New Roman" w:cs="Times New Roman"/>
                <w:lang w:eastAsia="uk-UA"/>
                <w14:ligatures w14:val="none"/>
              </w:rPr>
              <w:t>)</w:t>
            </w:r>
          </w:p>
          <w:p w14:paraId="04D30C66" w14:textId="77777777" w:rsidR="005602B8" w:rsidRPr="005602B8" w:rsidRDefault="005602B8" w:rsidP="005602B8">
            <w:pPr>
              <w:numPr>
                <w:ilvl w:val="0"/>
                <w:numId w:val="48"/>
              </w:numPr>
              <w:spacing w:before="100" w:beforeAutospacing="1" w:after="100" w:afterAutospacing="1" w:line="240" w:lineRule="auto"/>
              <w:jc w:val="both"/>
              <w:rPr>
                <w:rFonts w:ascii="Times New Roman" w:eastAsia="Times New Roman" w:hAnsi="Times New Roman" w:cs="Times New Roman"/>
                <w:lang w:eastAsia="uk-UA"/>
                <w14:ligatures w14:val="none"/>
              </w:rPr>
            </w:pPr>
            <w:r w:rsidRPr="005602B8">
              <w:rPr>
                <w:rFonts w:ascii="Times New Roman" w:eastAsia="Times New Roman" w:hAnsi="Times New Roman" w:cs="Times New Roman"/>
                <w:lang w:eastAsia="uk-UA"/>
                <w14:ligatures w14:val="none"/>
              </w:rPr>
              <w:t xml:space="preserve">Система може запропонувати опцію </w:t>
            </w:r>
            <w:r w:rsidRPr="005602B8">
              <w:rPr>
                <w:rFonts w:ascii="Times New Roman" w:eastAsia="Times New Roman" w:hAnsi="Times New Roman" w:cs="Times New Roman"/>
                <w:b/>
                <w:bCs/>
                <w:lang w:eastAsia="uk-UA"/>
                <w14:ligatures w14:val="none"/>
              </w:rPr>
              <w:t>"Встановити пароль"</w:t>
            </w:r>
          </w:p>
          <w:p w14:paraId="2B5AD306" w14:textId="5DE1CAA5" w:rsidR="005602B8" w:rsidRPr="005602B8" w:rsidRDefault="005602B8" w:rsidP="005602B8">
            <w:pPr>
              <w:numPr>
                <w:ilvl w:val="0"/>
                <w:numId w:val="48"/>
              </w:numPr>
              <w:spacing w:before="100" w:beforeAutospacing="1" w:after="100" w:afterAutospacing="1" w:line="240" w:lineRule="auto"/>
              <w:jc w:val="both"/>
              <w:rPr>
                <w:rFonts w:ascii="Times New Roman" w:eastAsia="Times New Roman" w:hAnsi="Times New Roman" w:cs="Times New Roman"/>
                <w:lang w:eastAsia="uk-UA"/>
                <w14:ligatures w14:val="none"/>
              </w:rPr>
            </w:pPr>
            <w:proofErr w:type="spellStart"/>
            <w:r w:rsidRPr="005602B8">
              <w:rPr>
                <w:rFonts w:ascii="Times New Roman" w:eastAsia="Times New Roman" w:hAnsi="Times New Roman" w:cs="Times New Roman"/>
                <w:b/>
                <w:bCs/>
                <w:lang w:eastAsia="uk-UA"/>
                <w14:ligatures w14:val="none"/>
              </w:rPr>
              <w:t>Use</w:t>
            </w:r>
            <w:proofErr w:type="spellEnd"/>
            <w:r w:rsidRPr="005602B8">
              <w:rPr>
                <w:rFonts w:ascii="Times New Roman" w:eastAsia="Times New Roman" w:hAnsi="Times New Roman" w:cs="Times New Roman"/>
                <w:b/>
                <w:bCs/>
                <w:lang w:eastAsia="uk-UA"/>
                <w14:ligatures w14:val="none"/>
              </w:rPr>
              <w:t xml:space="preserve"> </w:t>
            </w:r>
            <w:proofErr w:type="spellStart"/>
            <w:r w:rsidRPr="005602B8">
              <w:rPr>
                <w:rFonts w:ascii="Times New Roman" w:eastAsia="Times New Roman" w:hAnsi="Times New Roman" w:cs="Times New Roman"/>
                <w:b/>
                <w:bCs/>
                <w:lang w:eastAsia="uk-UA"/>
                <w14:ligatures w14:val="none"/>
              </w:rPr>
              <w:t>case</w:t>
            </w:r>
            <w:proofErr w:type="spellEnd"/>
            <w:r w:rsidRPr="005602B8">
              <w:rPr>
                <w:rFonts w:ascii="Times New Roman" w:eastAsia="Times New Roman" w:hAnsi="Times New Roman" w:cs="Times New Roman"/>
                <w:b/>
                <w:bCs/>
                <w:lang w:eastAsia="uk-UA"/>
                <w14:ligatures w14:val="none"/>
              </w:rPr>
              <w:t xml:space="preserve"> завершено.</w:t>
            </w:r>
            <w:r w:rsidRPr="005602B8">
              <w:rPr>
                <w:rFonts w:ascii="Times New Roman" w:eastAsia="Times New Roman" w:hAnsi="Times New Roman" w:cs="Times New Roman"/>
                <w:lang w:eastAsia="uk-UA"/>
                <w14:ligatures w14:val="none"/>
              </w:rPr>
              <w:t xml:space="preserve"> Користувач має використати соціальну мережу</w:t>
            </w:r>
          </w:p>
          <w:p w14:paraId="565E6751" w14:textId="77777777" w:rsidR="005602B8" w:rsidRPr="005602B8" w:rsidRDefault="005602B8" w:rsidP="00394E4F">
            <w:pPr>
              <w:spacing w:after="0" w:line="240" w:lineRule="auto"/>
              <w:jc w:val="both"/>
              <w:rPr>
                <w:rFonts w:ascii="Times New Roman" w:eastAsia="Times New Roman" w:hAnsi="Times New Roman" w:cs="Times New Roman"/>
                <w:lang w:eastAsia="uk-UA"/>
                <w14:ligatures w14:val="none"/>
              </w:rPr>
            </w:pPr>
            <w:r w:rsidRPr="005602B8">
              <w:rPr>
                <w:rFonts w:ascii="Times New Roman" w:eastAsia="Times New Roman" w:hAnsi="Times New Roman" w:cs="Times New Roman"/>
                <w:b/>
                <w:bCs/>
                <w:lang w:eastAsia="uk-UA"/>
                <w14:ligatures w14:val="none"/>
              </w:rPr>
              <w:t>Н7: Збій системи аутентифікації</w:t>
            </w:r>
          </w:p>
          <w:p w14:paraId="7EAE7BF8" w14:textId="77777777" w:rsidR="005602B8" w:rsidRPr="005602B8" w:rsidRDefault="005602B8" w:rsidP="00394E4F">
            <w:pPr>
              <w:numPr>
                <w:ilvl w:val="0"/>
                <w:numId w:val="49"/>
              </w:numPr>
              <w:spacing w:after="0" w:line="240" w:lineRule="auto"/>
              <w:ind w:left="714" w:hanging="357"/>
              <w:jc w:val="both"/>
              <w:rPr>
                <w:rFonts w:ascii="Times New Roman" w:eastAsia="Times New Roman" w:hAnsi="Times New Roman" w:cs="Times New Roman"/>
                <w:lang w:eastAsia="uk-UA"/>
                <w14:ligatures w14:val="none"/>
              </w:rPr>
            </w:pPr>
            <w:r w:rsidRPr="005602B8">
              <w:rPr>
                <w:rFonts w:ascii="Times New Roman" w:eastAsia="Times New Roman" w:hAnsi="Times New Roman" w:cs="Times New Roman"/>
                <w:lang w:eastAsia="uk-UA"/>
                <w14:ligatures w14:val="none"/>
              </w:rPr>
              <w:t>На кроках 5–10: База даних недоступна або стався критичний збій</w:t>
            </w:r>
          </w:p>
          <w:p w14:paraId="06D6C85E" w14:textId="77777777" w:rsidR="005602B8" w:rsidRPr="005602B8" w:rsidRDefault="005602B8" w:rsidP="005602B8">
            <w:pPr>
              <w:numPr>
                <w:ilvl w:val="0"/>
                <w:numId w:val="49"/>
              </w:numPr>
              <w:spacing w:before="100" w:beforeAutospacing="1" w:after="100" w:afterAutospacing="1" w:line="240" w:lineRule="auto"/>
              <w:jc w:val="both"/>
              <w:rPr>
                <w:rFonts w:ascii="Times New Roman" w:eastAsia="Times New Roman" w:hAnsi="Times New Roman" w:cs="Times New Roman"/>
                <w:lang w:eastAsia="uk-UA"/>
                <w14:ligatures w14:val="none"/>
              </w:rPr>
            </w:pPr>
            <w:r w:rsidRPr="005602B8">
              <w:rPr>
                <w:rFonts w:ascii="Times New Roman" w:eastAsia="Times New Roman" w:hAnsi="Times New Roman" w:cs="Times New Roman"/>
                <w:lang w:eastAsia="uk-UA"/>
                <w14:ligatures w14:val="none"/>
              </w:rPr>
              <w:t xml:space="preserve">Система перехоплює виняток і обробляє його </w:t>
            </w:r>
            <w:proofErr w:type="spellStart"/>
            <w:r w:rsidRPr="005602B8">
              <w:rPr>
                <w:rFonts w:ascii="Times New Roman" w:eastAsia="Times New Roman" w:hAnsi="Times New Roman" w:cs="Times New Roman"/>
                <w:lang w:eastAsia="uk-UA"/>
                <w14:ligatures w14:val="none"/>
              </w:rPr>
              <w:t>коректно</w:t>
            </w:r>
            <w:proofErr w:type="spellEnd"/>
            <w:r w:rsidRPr="005602B8">
              <w:rPr>
                <w:rFonts w:ascii="Times New Roman" w:eastAsia="Times New Roman" w:hAnsi="Times New Roman" w:cs="Times New Roman"/>
                <w:lang w:eastAsia="uk-UA"/>
                <w14:ligatures w14:val="none"/>
              </w:rPr>
              <w:t xml:space="preserve"> (</w:t>
            </w:r>
            <w:proofErr w:type="spellStart"/>
            <w:r w:rsidRPr="005602B8">
              <w:rPr>
                <w:rFonts w:ascii="Times New Roman" w:eastAsia="Times New Roman" w:hAnsi="Times New Roman" w:cs="Times New Roman"/>
                <w:lang w:eastAsia="uk-UA"/>
                <w14:ligatures w14:val="none"/>
              </w:rPr>
              <w:t>gracefully</w:t>
            </w:r>
            <w:proofErr w:type="spellEnd"/>
            <w:r w:rsidRPr="005602B8">
              <w:rPr>
                <w:rFonts w:ascii="Times New Roman" w:eastAsia="Times New Roman" w:hAnsi="Times New Roman" w:cs="Times New Roman"/>
                <w:lang w:eastAsia="uk-UA"/>
                <w14:ligatures w14:val="none"/>
              </w:rPr>
              <w:t>)</w:t>
            </w:r>
          </w:p>
          <w:p w14:paraId="78D16795" w14:textId="77777777" w:rsidR="005602B8" w:rsidRPr="005602B8" w:rsidRDefault="005602B8" w:rsidP="005602B8">
            <w:pPr>
              <w:numPr>
                <w:ilvl w:val="0"/>
                <w:numId w:val="49"/>
              </w:numPr>
              <w:spacing w:before="100" w:beforeAutospacing="1" w:after="100" w:afterAutospacing="1" w:line="240" w:lineRule="auto"/>
              <w:jc w:val="both"/>
              <w:rPr>
                <w:rFonts w:ascii="Times New Roman" w:eastAsia="Times New Roman" w:hAnsi="Times New Roman" w:cs="Times New Roman"/>
                <w:lang w:eastAsia="uk-UA"/>
                <w14:ligatures w14:val="none"/>
              </w:rPr>
            </w:pPr>
            <w:r w:rsidRPr="005602B8">
              <w:rPr>
                <w:rFonts w:ascii="Times New Roman" w:eastAsia="Times New Roman" w:hAnsi="Times New Roman" w:cs="Times New Roman"/>
                <w:lang w:eastAsia="uk-UA"/>
                <w14:ligatures w14:val="none"/>
              </w:rPr>
              <w:t>Система відображає повідомлення згідно FR 18:</w:t>
            </w:r>
            <w:r w:rsidRPr="005602B8">
              <w:rPr>
                <w:rFonts w:ascii="Times New Roman" w:eastAsia="Times New Roman" w:hAnsi="Times New Roman" w:cs="Times New Roman"/>
                <w:lang w:eastAsia="uk-UA"/>
                <w14:ligatures w14:val="none"/>
              </w:rPr>
              <w:br/>
            </w:r>
            <w:r w:rsidRPr="005602B8">
              <w:rPr>
                <w:rFonts w:ascii="Times New Roman" w:eastAsia="Times New Roman" w:hAnsi="Times New Roman" w:cs="Times New Roman"/>
                <w:i/>
                <w:iCs/>
                <w:lang w:eastAsia="uk-UA"/>
                <w14:ligatures w14:val="none"/>
              </w:rPr>
              <w:t>"Виникла тимчасова технічна проблема. Спробуйте пізніше."</w:t>
            </w:r>
          </w:p>
          <w:p w14:paraId="147FAA21" w14:textId="77777777" w:rsidR="005602B8" w:rsidRPr="005602B8" w:rsidRDefault="005602B8" w:rsidP="005602B8">
            <w:pPr>
              <w:numPr>
                <w:ilvl w:val="0"/>
                <w:numId w:val="49"/>
              </w:numPr>
              <w:spacing w:before="100" w:beforeAutospacing="1" w:after="100" w:afterAutospacing="1" w:line="240" w:lineRule="auto"/>
              <w:jc w:val="both"/>
              <w:rPr>
                <w:rFonts w:ascii="Times New Roman" w:eastAsia="Times New Roman" w:hAnsi="Times New Roman" w:cs="Times New Roman"/>
                <w:lang w:eastAsia="uk-UA"/>
                <w14:ligatures w14:val="none"/>
              </w:rPr>
            </w:pPr>
            <w:r w:rsidRPr="005602B8">
              <w:rPr>
                <w:rFonts w:ascii="Times New Roman" w:eastAsia="Times New Roman" w:hAnsi="Times New Roman" w:cs="Times New Roman"/>
                <w:lang w:eastAsia="uk-UA"/>
                <w14:ligatures w14:val="none"/>
              </w:rPr>
              <w:t xml:space="preserve">Система </w:t>
            </w:r>
            <w:r w:rsidRPr="005602B8">
              <w:rPr>
                <w:rFonts w:ascii="Times New Roman" w:eastAsia="Times New Roman" w:hAnsi="Times New Roman" w:cs="Times New Roman"/>
                <w:b/>
                <w:bCs/>
                <w:lang w:eastAsia="uk-UA"/>
                <w14:ligatures w14:val="none"/>
              </w:rPr>
              <w:t>не розкриває</w:t>
            </w:r>
            <w:r w:rsidRPr="005602B8">
              <w:rPr>
                <w:rFonts w:ascii="Times New Roman" w:eastAsia="Times New Roman" w:hAnsi="Times New Roman" w:cs="Times New Roman"/>
                <w:lang w:eastAsia="uk-UA"/>
                <w14:ligatures w14:val="none"/>
              </w:rPr>
              <w:t xml:space="preserve"> технічні деталі користувачу</w:t>
            </w:r>
          </w:p>
          <w:p w14:paraId="00AE7627" w14:textId="77777777" w:rsidR="005602B8" w:rsidRPr="005602B8" w:rsidRDefault="005602B8" w:rsidP="005602B8">
            <w:pPr>
              <w:numPr>
                <w:ilvl w:val="0"/>
                <w:numId w:val="49"/>
              </w:numPr>
              <w:spacing w:before="100" w:beforeAutospacing="1" w:after="100" w:afterAutospacing="1" w:line="240" w:lineRule="auto"/>
              <w:jc w:val="both"/>
              <w:rPr>
                <w:rFonts w:ascii="Times New Roman" w:eastAsia="Times New Roman" w:hAnsi="Times New Roman" w:cs="Times New Roman"/>
                <w:lang w:eastAsia="uk-UA"/>
                <w14:ligatures w14:val="none"/>
              </w:rPr>
            </w:pPr>
            <w:r w:rsidRPr="005602B8">
              <w:rPr>
                <w:rFonts w:ascii="Times New Roman" w:eastAsia="Times New Roman" w:hAnsi="Times New Roman" w:cs="Times New Roman"/>
                <w:lang w:eastAsia="uk-UA"/>
                <w14:ligatures w14:val="none"/>
              </w:rPr>
              <w:t xml:space="preserve">Система детально </w:t>
            </w:r>
            <w:proofErr w:type="spellStart"/>
            <w:r w:rsidRPr="005602B8">
              <w:rPr>
                <w:rFonts w:ascii="Times New Roman" w:eastAsia="Times New Roman" w:hAnsi="Times New Roman" w:cs="Times New Roman"/>
                <w:lang w:eastAsia="uk-UA"/>
                <w14:ligatures w14:val="none"/>
              </w:rPr>
              <w:t>логує</w:t>
            </w:r>
            <w:proofErr w:type="spellEnd"/>
            <w:r w:rsidRPr="005602B8">
              <w:rPr>
                <w:rFonts w:ascii="Times New Roman" w:eastAsia="Times New Roman" w:hAnsi="Times New Roman" w:cs="Times New Roman"/>
                <w:lang w:eastAsia="uk-UA"/>
                <w14:ligatures w14:val="none"/>
              </w:rPr>
              <w:t xml:space="preserve"> помилку з повним </w:t>
            </w:r>
            <w:proofErr w:type="spellStart"/>
            <w:r w:rsidRPr="005602B8">
              <w:rPr>
                <w:rFonts w:ascii="Times New Roman" w:eastAsia="Times New Roman" w:hAnsi="Times New Roman" w:cs="Times New Roman"/>
                <w:lang w:eastAsia="uk-UA"/>
                <w14:ligatures w14:val="none"/>
              </w:rPr>
              <w:t>stack</w:t>
            </w:r>
            <w:proofErr w:type="spellEnd"/>
            <w:r w:rsidRPr="005602B8">
              <w:rPr>
                <w:rFonts w:ascii="Times New Roman" w:eastAsia="Times New Roman" w:hAnsi="Times New Roman" w:cs="Times New Roman"/>
                <w:lang w:eastAsia="uk-UA"/>
                <w14:ligatures w14:val="none"/>
              </w:rPr>
              <w:t xml:space="preserve"> </w:t>
            </w:r>
            <w:proofErr w:type="spellStart"/>
            <w:r w:rsidRPr="005602B8">
              <w:rPr>
                <w:rFonts w:ascii="Times New Roman" w:eastAsia="Times New Roman" w:hAnsi="Times New Roman" w:cs="Times New Roman"/>
                <w:lang w:eastAsia="uk-UA"/>
                <w14:ligatures w14:val="none"/>
              </w:rPr>
              <w:t>trace</w:t>
            </w:r>
            <w:proofErr w:type="spellEnd"/>
            <w:r w:rsidRPr="005602B8">
              <w:rPr>
                <w:rFonts w:ascii="Times New Roman" w:eastAsia="Times New Roman" w:hAnsi="Times New Roman" w:cs="Times New Roman"/>
                <w:lang w:eastAsia="uk-UA"/>
                <w14:ligatures w14:val="none"/>
              </w:rPr>
              <w:t xml:space="preserve"> згідно FR 17</w:t>
            </w:r>
          </w:p>
          <w:p w14:paraId="3FF7788E" w14:textId="77777777" w:rsidR="005602B8" w:rsidRPr="005602B8" w:rsidRDefault="005602B8" w:rsidP="005602B8">
            <w:pPr>
              <w:numPr>
                <w:ilvl w:val="0"/>
                <w:numId w:val="49"/>
              </w:numPr>
              <w:spacing w:before="100" w:beforeAutospacing="1" w:after="100" w:afterAutospacing="1" w:line="240" w:lineRule="auto"/>
              <w:jc w:val="both"/>
              <w:rPr>
                <w:rFonts w:ascii="Times New Roman" w:eastAsia="Times New Roman" w:hAnsi="Times New Roman" w:cs="Times New Roman"/>
                <w:lang w:eastAsia="uk-UA"/>
                <w14:ligatures w14:val="none"/>
              </w:rPr>
            </w:pPr>
            <w:r w:rsidRPr="005602B8">
              <w:rPr>
                <w:rFonts w:ascii="Times New Roman" w:eastAsia="Times New Roman" w:hAnsi="Times New Roman" w:cs="Times New Roman"/>
                <w:lang w:eastAsia="uk-UA"/>
                <w14:ligatures w14:val="none"/>
              </w:rPr>
              <w:t xml:space="preserve">Може сповістити </w:t>
            </w:r>
            <w:proofErr w:type="spellStart"/>
            <w:r w:rsidRPr="005602B8">
              <w:rPr>
                <w:rFonts w:ascii="Times New Roman" w:eastAsia="Times New Roman" w:hAnsi="Times New Roman" w:cs="Times New Roman"/>
                <w:lang w:eastAsia="uk-UA"/>
                <w14:ligatures w14:val="none"/>
              </w:rPr>
              <w:t>on-call</w:t>
            </w:r>
            <w:proofErr w:type="spellEnd"/>
            <w:r w:rsidRPr="005602B8">
              <w:rPr>
                <w:rFonts w:ascii="Times New Roman" w:eastAsia="Times New Roman" w:hAnsi="Times New Roman" w:cs="Times New Roman"/>
                <w:lang w:eastAsia="uk-UA"/>
                <w14:ligatures w14:val="none"/>
              </w:rPr>
              <w:t xml:space="preserve"> інженера про критичний збій</w:t>
            </w:r>
          </w:p>
          <w:p w14:paraId="7BECAC21" w14:textId="45FBB536" w:rsidR="005602B8" w:rsidRPr="005602B8" w:rsidRDefault="005602B8" w:rsidP="005602B8">
            <w:pPr>
              <w:numPr>
                <w:ilvl w:val="0"/>
                <w:numId w:val="49"/>
              </w:numPr>
              <w:spacing w:before="100" w:beforeAutospacing="1" w:after="100" w:afterAutospacing="1" w:line="240" w:lineRule="auto"/>
              <w:jc w:val="both"/>
              <w:rPr>
                <w:rFonts w:ascii="Times New Roman" w:eastAsia="Times New Roman" w:hAnsi="Times New Roman" w:cs="Times New Roman"/>
                <w:lang w:eastAsia="uk-UA"/>
                <w14:ligatures w14:val="none"/>
              </w:rPr>
            </w:pPr>
            <w:proofErr w:type="spellStart"/>
            <w:r w:rsidRPr="005602B8">
              <w:rPr>
                <w:rFonts w:ascii="Times New Roman" w:eastAsia="Times New Roman" w:hAnsi="Times New Roman" w:cs="Times New Roman"/>
                <w:b/>
                <w:bCs/>
                <w:lang w:eastAsia="uk-UA"/>
                <w14:ligatures w14:val="none"/>
              </w:rPr>
              <w:t>Use</w:t>
            </w:r>
            <w:proofErr w:type="spellEnd"/>
            <w:r w:rsidRPr="005602B8">
              <w:rPr>
                <w:rFonts w:ascii="Times New Roman" w:eastAsia="Times New Roman" w:hAnsi="Times New Roman" w:cs="Times New Roman"/>
                <w:b/>
                <w:bCs/>
                <w:lang w:eastAsia="uk-UA"/>
                <w14:ligatures w14:val="none"/>
              </w:rPr>
              <w:t xml:space="preserve"> </w:t>
            </w:r>
            <w:proofErr w:type="spellStart"/>
            <w:r w:rsidRPr="005602B8">
              <w:rPr>
                <w:rFonts w:ascii="Times New Roman" w:eastAsia="Times New Roman" w:hAnsi="Times New Roman" w:cs="Times New Roman"/>
                <w:b/>
                <w:bCs/>
                <w:lang w:eastAsia="uk-UA"/>
                <w14:ligatures w14:val="none"/>
              </w:rPr>
              <w:t>case</w:t>
            </w:r>
            <w:proofErr w:type="spellEnd"/>
            <w:r w:rsidRPr="005602B8">
              <w:rPr>
                <w:rFonts w:ascii="Times New Roman" w:eastAsia="Times New Roman" w:hAnsi="Times New Roman" w:cs="Times New Roman"/>
                <w:b/>
                <w:bCs/>
                <w:lang w:eastAsia="uk-UA"/>
                <w14:ligatures w14:val="none"/>
              </w:rPr>
              <w:t xml:space="preserve"> завершено.</w:t>
            </w:r>
            <w:r w:rsidRPr="005602B8">
              <w:rPr>
                <w:rFonts w:ascii="Times New Roman" w:eastAsia="Times New Roman" w:hAnsi="Times New Roman" w:cs="Times New Roman"/>
                <w:lang w:eastAsia="uk-UA"/>
                <w14:ligatures w14:val="none"/>
              </w:rPr>
              <w:t xml:space="preserve"> Користувач може спробувати пізніше</w:t>
            </w:r>
          </w:p>
          <w:p w14:paraId="41945863" w14:textId="77777777" w:rsidR="005602B8" w:rsidRPr="005602B8" w:rsidRDefault="005602B8" w:rsidP="00394E4F">
            <w:pPr>
              <w:spacing w:after="0" w:line="240" w:lineRule="auto"/>
              <w:jc w:val="both"/>
              <w:rPr>
                <w:rFonts w:ascii="Times New Roman" w:eastAsia="Times New Roman" w:hAnsi="Times New Roman" w:cs="Times New Roman"/>
                <w:lang w:eastAsia="uk-UA"/>
                <w14:ligatures w14:val="none"/>
              </w:rPr>
            </w:pPr>
            <w:r w:rsidRPr="005602B8">
              <w:rPr>
                <w:rFonts w:ascii="Times New Roman" w:eastAsia="Times New Roman" w:hAnsi="Times New Roman" w:cs="Times New Roman"/>
                <w:b/>
                <w:bCs/>
                <w:lang w:eastAsia="uk-UA"/>
                <w14:ligatures w14:val="none"/>
              </w:rPr>
              <w:t xml:space="preserve">Н8: </w:t>
            </w:r>
            <w:proofErr w:type="spellStart"/>
            <w:r w:rsidRPr="005602B8">
              <w:rPr>
                <w:rFonts w:ascii="Times New Roman" w:eastAsia="Times New Roman" w:hAnsi="Times New Roman" w:cs="Times New Roman"/>
                <w:b/>
                <w:bCs/>
                <w:lang w:eastAsia="uk-UA"/>
                <w14:ligatures w14:val="none"/>
              </w:rPr>
              <w:t>OAuth</w:t>
            </w:r>
            <w:proofErr w:type="spellEnd"/>
            <w:r w:rsidRPr="005602B8">
              <w:rPr>
                <w:rFonts w:ascii="Times New Roman" w:eastAsia="Times New Roman" w:hAnsi="Times New Roman" w:cs="Times New Roman"/>
                <w:b/>
                <w:bCs/>
                <w:lang w:eastAsia="uk-UA"/>
                <w14:ligatures w14:val="none"/>
              </w:rPr>
              <w:t xml:space="preserve"> токен соціальної мережі застарілий або відкликаний</w:t>
            </w:r>
          </w:p>
          <w:p w14:paraId="730FA51B" w14:textId="77777777" w:rsidR="005602B8" w:rsidRPr="005602B8" w:rsidRDefault="005602B8" w:rsidP="00394E4F">
            <w:pPr>
              <w:numPr>
                <w:ilvl w:val="0"/>
                <w:numId w:val="50"/>
              </w:numPr>
              <w:spacing w:after="0" w:line="240" w:lineRule="auto"/>
              <w:ind w:left="714" w:hanging="357"/>
              <w:jc w:val="both"/>
              <w:rPr>
                <w:rFonts w:ascii="Times New Roman" w:eastAsia="Times New Roman" w:hAnsi="Times New Roman" w:cs="Times New Roman"/>
                <w:lang w:eastAsia="uk-UA"/>
                <w14:ligatures w14:val="none"/>
              </w:rPr>
            </w:pPr>
            <w:r w:rsidRPr="005602B8">
              <w:rPr>
                <w:rFonts w:ascii="Times New Roman" w:eastAsia="Times New Roman" w:hAnsi="Times New Roman" w:cs="Times New Roman"/>
                <w:lang w:eastAsia="uk-UA"/>
                <w14:ligatures w14:val="none"/>
              </w:rPr>
              <w:t xml:space="preserve">При вході через соцмережу (А1/А2): </w:t>
            </w:r>
            <w:proofErr w:type="spellStart"/>
            <w:r w:rsidRPr="005602B8">
              <w:rPr>
                <w:rFonts w:ascii="Times New Roman" w:eastAsia="Times New Roman" w:hAnsi="Times New Roman" w:cs="Times New Roman"/>
                <w:lang w:eastAsia="uk-UA"/>
                <w14:ligatures w14:val="none"/>
              </w:rPr>
              <w:t>OAuth</w:t>
            </w:r>
            <w:proofErr w:type="spellEnd"/>
            <w:r w:rsidRPr="005602B8">
              <w:rPr>
                <w:rFonts w:ascii="Times New Roman" w:eastAsia="Times New Roman" w:hAnsi="Times New Roman" w:cs="Times New Roman"/>
                <w:lang w:eastAsia="uk-UA"/>
                <w14:ligatures w14:val="none"/>
              </w:rPr>
              <w:t xml:space="preserve"> токен недійсний або відкликаний</w:t>
            </w:r>
          </w:p>
          <w:p w14:paraId="3A3DE02A" w14:textId="77777777" w:rsidR="005602B8" w:rsidRPr="005602B8" w:rsidRDefault="005602B8" w:rsidP="005602B8">
            <w:pPr>
              <w:numPr>
                <w:ilvl w:val="0"/>
                <w:numId w:val="50"/>
              </w:numPr>
              <w:spacing w:before="100" w:beforeAutospacing="1" w:after="100" w:afterAutospacing="1" w:line="240" w:lineRule="auto"/>
              <w:jc w:val="both"/>
              <w:rPr>
                <w:rFonts w:ascii="Times New Roman" w:eastAsia="Times New Roman" w:hAnsi="Times New Roman" w:cs="Times New Roman"/>
                <w:lang w:eastAsia="uk-UA"/>
                <w14:ligatures w14:val="none"/>
              </w:rPr>
            </w:pPr>
            <w:r w:rsidRPr="005602B8">
              <w:rPr>
                <w:rFonts w:ascii="Times New Roman" w:eastAsia="Times New Roman" w:hAnsi="Times New Roman" w:cs="Times New Roman"/>
                <w:lang w:eastAsia="uk-UA"/>
                <w14:ligatures w14:val="none"/>
              </w:rPr>
              <w:t xml:space="preserve">Соціальна мережа повертає помилку: </w:t>
            </w:r>
            <w:r w:rsidRPr="005602B8">
              <w:rPr>
                <w:rFonts w:ascii="Times New Roman" w:eastAsia="Times New Roman" w:hAnsi="Times New Roman" w:cs="Times New Roman"/>
                <w:i/>
                <w:iCs/>
                <w:lang w:eastAsia="uk-UA"/>
                <w14:ligatures w14:val="none"/>
              </w:rPr>
              <w:t>"</w:t>
            </w:r>
            <w:proofErr w:type="spellStart"/>
            <w:r w:rsidRPr="005602B8">
              <w:rPr>
                <w:rFonts w:ascii="Times New Roman" w:eastAsia="Times New Roman" w:hAnsi="Times New Roman" w:cs="Times New Roman"/>
                <w:i/>
                <w:iCs/>
                <w:lang w:eastAsia="uk-UA"/>
                <w14:ligatures w14:val="none"/>
              </w:rPr>
              <w:t>invalid_grant</w:t>
            </w:r>
            <w:proofErr w:type="spellEnd"/>
            <w:r w:rsidRPr="005602B8">
              <w:rPr>
                <w:rFonts w:ascii="Times New Roman" w:eastAsia="Times New Roman" w:hAnsi="Times New Roman" w:cs="Times New Roman"/>
                <w:i/>
                <w:iCs/>
                <w:lang w:eastAsia="uk-UA"/>
                <w14:ligatures w14:val="none"/>
              </w:rPr>
              <w:t>"</w:t>
            </w:r>
            <w:r w:rsidRPr="005602B8">
              <w:rPr>
                <w:rFonts w:ascii="Times New Roman" w:eastAsia="Times New Roman" w:hAnsi="Times New Roman" w:cs="Times New Roman"/>
                <w:lang w:eastAsia="uk-UA"/>
                <w14:ligatures w14:val="none"/>
              </w:rPr>
              <w:t xml:space="preserve">, </w:t>
            </w:r>
            <w:r w:rsidRPr="005602B8">
              <w:rPr>
                <w:rFonts w:ascii="Times New Roman" w:eastAsia="Times New Roman" w:hAnsi="Times New Roman" w:cs="Times New Roman"/>
                <w:i/>
                <w:iCs/>
                <w:lang w:eastAsia="uk-UA"/>
                <w14:ligatures w14:val="none"/>
              </w:rPr>
              <w:t>"</w:t>
            </w:r>
            <w:proofErr w:type="spellStart"/>
            <w:r w:rsidRPr="005602B8">
              <w:rPr>
                <w:rFonts w:ascii="Times New Roman" w:eastAsia="Times New Roman" w:hAnsi="Times New Roman" w:cs="Times New Roman"/>
                <w:i/>
                <w:iCs/>
                <w:lang w:eastAsia="uk-UA"/>
                <w14:ligatures w14:val="none"/>
              </w:rPr>
              <w:t>token_expired</w:t>
            </w:r>
            <w:proofErr w:type="spellEnd"/>
            <w:r w:rsidRPr="005602B8">
              <w:rPr>
                <w:rFonts w:ascii="Times New Roman" w:eastAsia="Times New Roman" w:hAnsi="Times New Roman" w:cs="Times New Roman"/>
                <w:i/>
                <w:iCs/>
                <w:lang w:eastAsia="uk-UA"/>
                <w14:ligatures w14:val="none"/>
              </w:rPr>
              <w:t>"</w:t>
            </w:r>
          </w:p>
          <w:p w14:paraId="72CD7FB3" w14:textId="77777777" w:rsidR="005602B8" w:rsidRPr="005602B8" w:rsidRDefault="005602B8" w:rsidP="005602B8">
            <w:pPr>
              <w:numPr>
                <w:ilvl w:val="0"/>
                <w:numId w:val="50"/>
              </w:numPr>
              <w:spacing w:before="100" w:beforeAutospacing="1" w:after="100" w:afterAutospacing="1" w:line="240" w:lineRule="auto"/>
              <w:jc w:val="both"/>
              <w:rPr>
                <w:rFonts w:ascii="Times New Roman" w:eastAsia="Times New Roman" w:hAnsi="Times New Roman" w:cs="Times New Roman"/>
                <w:lang w:eastAsia="uk-UA"/>
                <w14:ligatures w14:val="none"/>
              </w:rPr>
            </w:pPr>
            <w:r w:rsidRPr="005602B8">
              <w:rPr>
                <w:rFonts w:ascii="Times New Roman" w:eastAsia="Times New Roman" w:hAnsi="Times New Roman" w:cs="Times New Roman"/>
                <w:lang w:eastAsia="uk-UA"/>
                <w14:ligatures w14:val="none"/>
              </w:rPr>
              <w:t>Система відображає повідомлення:</w:t>
            </w:r>
            <w:r w:rsidRPr="005602B8">
              <w:rPr>
                <w:rFonts w:ascii="Times New Roman" w:eastAsia="Times New Roman" w:hAnsi="Times New Roman" w:cs="Times New Roman"/>
                <w:lang w:eastAsia="uk-UA"/>
                <w14:ligatures w14:val="none"/>
              </w:rPr>
              <w:br/>
            </w:r>
            <w:r w:rsidRPr="005602B8">
              <w:rPr>
                <w:rFonts w:ascii="Times New Roman" w:eastAsia="Times New Roman" w:hAnsi="Times New Roman" w:cs="Times New Roman"/>
                <w:i/>
                <w:iCs/>
                <w:lang w:eastAsia="uk-UA"/>
                <w14:ligatures w14:val="none"/>
              </w:rPr>
              <w:t xml:space="preserve">"Не вдалося авторизуватися через </w:t>
            </w:r>
            <w:proofErr w:type="spellStart"/>
            <w:r w:rsidRPr="005602B8">
              <w:rPr>
                <w:rFonts w:ascii="Times New Roman" w:eastAsia="Times New Roman" w:hAnsi="Times New Roman" w:cs="Times New Roman"/>
                <w:i/>
                <w:iCs/>
                <w:lang w:eastAsia="uk-UA"/>
                <w14:ligatures w14:val="none"/>
              </w:rPr>
              <w:t>Google</w:t>
            </w:r>
            <w:proofErr w:type="spellEnd"/>
            <w:r w:rsidRPr="005602B8">
              <w:rPr>
                <w:rFonts w:ascii="Times New Roman" w:eastAsia="Times New Roman" w:hAnsi="Times New Roman" w:cs="Times New Roman"/>
                <w:i/>
                <w:iCs/>
                <w:lang w:eastAsia="uk-UA"/>
                <w14:ligatures w14:val="none"/>
              </w:rPr>
              <w:t>/</w:t>
            </w:r>
            <w:proofErr w:type="spellStart"/>
            <w:r w:rsidRPr="005602B8">
              <w:rPr>
                <w:rFonts w:ascii="Times New Roman" w:eastAsia="Times New Roman" w:hAnsi="Times New Roman" w:cs="Times New Roman"/>
                <w:i/>
                <w:iCs/>
                <w:lang w:eastAsia="uk-UA"/>
                <w14:ligatures w14:val="none"/>
              </w:rPr>
              <w:t>Facebook</w:t>
            </w:r>
            <w:proofErr w:type="spellEnd"/>
            <w:r w:rsidRPr="005602B8">
              <w:rPr>
                <w:rFonts w:ascii="Times New Roman" w:eastAsia="Times New Roman" w:hAnsi="Times New Roman" w:cs="Times New Roman"/>
                <w:i/>
                <w:iCs/>
                <w:lang w:eastAsia="uk-UA"/>
                <w14:ligatures w14:val="none"/>
              </w:rPr>
              <w:t xml:space="preserve">. Спробуйте ще раз або використайте </w:t>
            </w:r>
            <w:proofErr w:type="spellStart"/>
            <w:r w:rsidRPr="005602B8">
              <w:rPr>
                <w:rFonts w:ascii="Times New Roman" w:eastAsia="Times New Roman" w:hAnsi="Times New Roman" w:cs="Times New Roman"/>
                <w:i/>
                <w:iCs/>
                <w:lang w:eastAsia="uk-UA"/>
                <w14:ligatures w14:val="none"/>
              </w:rPr>
              <w:t>email</w:t>
            </w:r>
            <w:proofErr w:type="spellEnd"/>
            <w:r w:rsidRPr="005602B8">
              <w:rPr>
                <w:rFonts w:ascii="Times New Roman" w:eastAsia="Times New Roman" w:hAnsi="Times New Roman" w:cs="Times New Roman"/>
                <w:i/>
                <w:iCs/>
                <w:lang w:eastAsia="uk-UA"/>
                <w14:ligatures w14:val="none"/>
              </w:rPr>
              <w:t>/пароль."</w:t>
            </w:r>
          </w:p>
          <w:p w14:paraId="50A8EB11" w14:textId="77777777" w:rsidR="005602B8" w:rsidRPr="005602B8" w:rsidRDefault="005602B8" w:rsidP="005602B8">
            <w:pPr>
              <w:numPr>
                <w:ilvl w:val="0"/>
                <w:numId w:val="50"/>
              </w:numPr>
              <w:spacing w:before="100" w:beforeAutospacing="1" w:after="100" w:afterAutospacing="1" w:line="240" w:lineRule="auto"/>
              <w:jc w:val="both"/>
              <w:rPr>
                <w:rFonts w:ascii="Times New Roman" w:eastAsia="Times New Roman" w:hAnsi="Times New Roman" w:cs="Times New Roman"/>
                <w:lang w:eastAsia="uk-UA"/>
                <w14:ligatures w14:val="none"/>
              </w:rPr>
            </w:pPr>
            <w:r w:rsidRPr="005602B8">
              <w:rPr>
                <w:rFonts w:ascii="Times New Roman" w:eastAsia="Times New Roman" w:hAnsi="Times New Roman" w:cs="Times New Roman"/>
                <w:lang w:eastAsia="uk-UA"/>
                <w14:ligatures w14:val="none"/>
              </w:rPr>
              <w:t>Система пропонує повторну спробу</w:t>
            </w:r>
          </w:p>
          <w:p w14:paraId="7B4EBA86" w14:textId="77777777" w:rsidR="005602B8" w:rsidRPr="005602B8" w:rsidRDefault="005602B8" w:rsidP="005602B8">
            <w:pPr>
              <w:numPr>
                <w:ilvl w:val="0"/>
                <w:numId w:val="50"/>
              </w:numPr>
              <w:spacing w:before="100" w:beforeAutospacing="1" w:after="100" w:afterAutospacing="1" w:line="240" w:lineRule="auto"/>
              <w:jc w:val="both"/>
              <w:rPr>
                <w:rFonts w:ascii="Times New Roman" w:eastAsia="Times New Roman" w:hAnsi="Times New Roman" w:cs="Times New Roman"/>
                <w:lang w:eastAsia="uk-UA"/>
                <w14:ligatures w14:val="none"/>
              </w:rPr>
            </w:pPr>
            <w:r w:rsidRPr="005602B8">
              <w:rPr>
                <w:rFonts w:ascii="Times New Roman" w:eastAsia="Times New Roman" w:hAnsi="Times New Roman" w:cs="Times New Roman"/>
                <w:lang w:eastAsia="uk-UA"/>
                <w14:ligatures w14:val="none"/>
              </w:rPr>
              <w:t xml:space="preserve">Система </w:t>
            </w:r>
            <w:proofErr w:type="spellStart"/>
            <w:r w:rsidRPr="005602B8">
              <w:rPr>
                <w:rFonts w:ascii="Times New Roman" w:eastAsia="Times New Roman" w:hAnsi="Times New Roman" w:cs="Times New Roman"/>
                <w:lang w:eastAsia="uk-UA"/>
                <w14:ligatures w14:val="none"/>
              </w:rPr>
              <w:t>логує</w:t>
            </w:r>
            <w:proofErr w:type="spellEnd"/>
            <w:r w:rsidRPr="005602B8">
              <w:rPr>
                <w:rFonts w:ascii="Times New Roman" w:eastAsia="Times New Roman" w:hAnsi="Times New Roman" w:cs="Times New Roman"/>
                <w:lang w:eastAsia="uk-UA"/>
                <w14:ligatures w14:val="none"/>
              </w:rPr>
              <w:t xml:space="preserve"> помилку згідно FR 17</w:t>
            </w:r>
          </w:p>
          <w:p w14:paraId="119B487A" w14:textId="62E5096F" w:rsidR="005602B8" w:rsidRPr="005602B8" w:rsidRDefault="005602B8" w:rsidP="00394E4F">
            <w:pPr>
              <w:numPr>
                <w:ilvl w:val="0"/>
                <w:numId w:val="50"/>
              </w:numPr>
              <w:spacing w:before="100" w:beforeAutospacing="1" w:after="100" w:afterAutospacing="1" w:line="240" w:lineRule="auto"/>
              <w:jc w:val="both"/>
              <w:rPr>
                <w:rFonts w:ascii="Times New Roman" w:eastAsia="Times New Roman" w:hAnsi="Times New Roman" w:cs="Times New Roman"/>
                <w:lang w:eastAsia="uk-UA"/>
                <w14:ligatures w14:val="none"/>
              </w:rPr>
            </w:pPr>
            <w:proofErr w:type="spellStart"/>
            <w:r w:rsidRPr="005602B8">
              <w:rPr>
                <w:rFonts w:ascii="Times New Roman" w:eastAsia="Times New Roman" w:hAnsi="Times New Roman" w:cs="Times New Roman"/>
                <w:b/>
                <w:bCs/>
                <w:lang w:eastAsia="uk-UA"/>
                <w14:ligatures w14:val="none"/>
              </w:rPr>
              <w:t>Use</w:t>
            </w:r>
            <w:proofErr w:type="spellEnd"/>
            <w:r w:rsidRPr="005602B8">
              <w:rPr>
                <w:rFonts w:ascii="Times New Roman" w:eastAsia="Times New Roman" w:hAnsi="Times New Roman" w:cs="Times New Roman"/>
                <w:b/>
                <w:bCs/>
                <w:lang w:eastAsia="uk-UA"/>
                <w14:ligatures w14:val="none"/>
              </w:rPr>
              <w:t xml:space="preserve"> </w:t>
            </w:r>
            <w:proofErr w:type="spellStart"/>
            <w:r w:rsidRPr="005602B8">
              <w:rPr>
                <w:rFonts w:ascii="Times New Roman" w:eastAsia="Times New Roman" w:hAnsi="Times New Roman" w:cs="Times New Roman"/>
                <w:b/>
                <w:bCs/>
                <w:lang w:eastAsia="uk-UA"/>
                <w14:ligatures w14:val="none"/>
              </w:rPr>
              <w:t>case</w:t>
            </w:r>
            <w:proofErr w:type="spellEnd"/>
            <w:r w:rsidRPr="005602B8">
              <w:rPr>
                <w:rFonts w:ascii="Times New Roman" w:eastAsia="Times New Roman" w:hAnsi="Times New Roman" w:cs="Times New Roman"/>
                <w:b/>
                <w:bCs/>
                <w:lang w:eastAsia="uk-UA"/>
                <w14:ligatures w14:val="none"/>
              </w:rPr>
              <w:t xml:space="preserve"> завершено.</w:t>
            </w:r>
            <w:r w:rsidRPr="005602B8">
              <w:rPr>
                <w:rFonts w:ascii="Times New Roman" w:eastAsia="Times New Roman" w:hAnsi="Times New Roman" w:cs="Times New Roman"/>
                <w:lang w:eastAsia="uk-UA"/>
                <w14:ligatures w14:val="none"/>
              </w:rPr>
              <w:t xml:space="preserve"> Користувач може спробувати знову</w:t>
            </w:r>
          </w:p>
          <w:p w14:paraId="0D381809" w14:textId="77777777" w:rsidR="005602B8" w:rsidRPr="005602B8" w:rsidRDefault="005602B8" w:rsidP="00394E4F">
            <w:pPr>
              <w:spacing w:after="0" w:line="240" w:lineRule="auto"/>
              <w:jc w:val="both"/>
              <w:rPr>
                <w:rFonts w:ascii="Times New Roman" w:eastAsia="Times New Roman" w:hAnsi="Times New Roman" w:cs="Times New Roman"/>
                <w:lang w:eastAsia="uk-UA"/>
                <w14:ligatures w14:val="none"/>
              </w:rPr>
            </w:pPr>
            <w:r w:rsidRPr="005602B8">
              <w:rPr>
                <w:rFonts w:ascii="Times New Roman" w:eastAsia="Times New Roman" w:hAnsi="Times New Roman" w:cs="Times New Roman"/>
                <w:b/>
                <w:bCs/>
                <w:lang w:eastAsia="uk-UA"/>
                <w14:ligatures w14:val="none"/>
              </w:rPr>
              <w:t>Н9: Порожні поля входу</w:t>
            </w:r>
          </w:p>
          <w:p w14:paraId="3BFECF16" w14:textId="77777777" w:rsidR="005602B8" w:rsidRPr="005602B8" w:rsidRDefault="005602B8" w:rsidP="00394E4F">
            <w:pPr>
              <w:numPr>
                <w:ilvl w:val="0"/>
                <w:numId w:val="51"/>
              </w:numPr>
              <w:spacing w:after="0" w:line="240" w:lineRule="auto"/>
              <w:ind w:left="714" w:hanging="357"/>
              <w:jc w:val="both"/>
              <w:rPr>
                <w:rFonts w:ascii="Times New Roman" w:eastAsia="Times New Roman" w:hAnsi="Times New Roman" w:cs="Times New Roman"/>
                <w:lang w:eastAsia="uk-UA"/>
                <w14:ligatures w14:val="none"/>
              </w:rPr>
            </w:pPr>
            <w:r w:rsidRPr="005602B8">
              <w:rPr>
                <w:rFonts w:ascii="Times New Roman" w:eastAsia="Times New Roman" w:hAnsi="Times New Roman" w:cs="Times New Roman"/>
                <w:lang w:eastAsia="uk-UA"/>
                <w14:ligatures w14:val="none"/>
              </w:rPr>
              <w:lastRenderedPageBreak/>
              <w:t>На кроці 4: Користувач натискає “Увійти”, не заповнивши поля</w:t>
            </w:r>
          </w:p>
          <w:p w14:paraId="395B5336" w14:textId="77777777" w:rsidR="005602B8" w:rsidRPr="005602B8" w:rsidRDefault="005602B8" w:rsidP="005602B8">
            <w:pPr>
              <w:numPr>
                <w:ilvl w:val="0"/>
                <w:numId w:val="51"/>
              </w:numPr>
              <w:spacing w:before="100" w:beforeAutospacing="1" w:after="100" w:afterAutospacing="1" w:line="240" w:lineRule="auto"/>
              <w:jc w:val="both"/>
              <w:rPr>
                <w:rFonts w:ascii="Times New Roman" w:eastAsia="Times New Roman" w:hAnsi="Times New Roman" w:cs="Times New Roman"/>
                <w:lang w:eastAsia="uk-UA"/>
                <w14:ligatures w14:val="none"/>
              </w:rPr>
            </w:pPr>
            <w:r w:rsidRPr="005602B8">
              <w:rPr>
                <w:rFonts w:ascii="Times New Roman" w:eastAsia="Times New Roman" w:hAnsi="Times New Roman" w:cs="Times New Roman"/>
                <w:lang w:eastAsia="uk-UA"/>
                <w14:ligatures w14:val="none"/>
              </w:rPr>
              <w:t xml:space="preserve">Система показує </w:t>
            </w:r>
            <w:proofErr w:type="spellStart"/>
            <w:r w:rsidRPr="005602B8">
              <w:rPr>
                <w:rFonts w:ascii="Times New Roman" w:eastAsia="Times New Roman" w:hAnsi="Times New Roman" w:cs="Times New Roman"/>
                <w:lang w:eastAsia="uk-UA"/>
                <w14:ligatures w14:val="none"/>
              </w:rPr>
              <w:t>валідацію</w:t>
            </w:r>
            <w:proofErr w:type="spellEnd"/>
            <w:r w:rsidRPr="005602B8">
              <w:rPr>
                <w:rFonts w:ascii="Times New Roman" w:eastAsia="Times New Roman" w:hAnsi="Times New Roman" w:cs="Times New Roman"/>
                <w:lang w:eastAsia="uk-UA"/>
                <w14:ligatures w14:val="none"/>
              </w:rPr>
              <w:t xml:space="preserve">: </w:t>
            </w:r>
            <w:r w:rsidRPr="005602B8">
              <w:rPr>
                <w:rFonts w:ascii="Times New Roman" w:eastAsia="Times New Roman" w:hAnsi="Times New Roman" w:cs="Times New Roman"/>
                <w:i/>
                <w:iCs/>
                <w:lang w:eastAsia="uk-UA"/>
                <w14:ligatures w14:val="none"/>
              </w:rPr>
              <w:t xml:space="preserve">"Будь ласка, введіть </w:t>
            </w:r>
            <w:proofErr w:type="spellStart"/>
            <w:r w:rsidRPr="005602B8">
              <w:rPr>
                <w:rFonts w:ascii="Times New Roman" w:eastAsia="Times New Roman" w:hAnsi="Times New Roman" w:cs="Times New Roman"/>
                <w:i/>
                <w:iCs/>
                <w:lang w:eastAsia="uk-UA"/>
                <w14:ligatures w14:val="none"/>
              </w:rPr>
              <w:t>email</w:t>
            </w:r>
            <w:proofErr w:type="spellEnd"/>
            <w:r w:rsidRPr="005602B8">
              <w:rPr>
                <w:rFonts w:ascii="Times New Roman" w:eastAsia="Times New Roman" w:hAnsi="Times New Roman" w:cs="Times New Roman"/>
                <w:i/>
                <w:iCs/>
                <w:lang w:eastAsia="uk-UA"/>
                <w14:ligatures w14:val="none"/>
              </w:rPr>
              <w:t xml:space="preserve"> та пароль"</w:t>
            </w:r>
          </w:p>
          <w:p w14:paraId="7F941EBF" w14:textId="77777777" w:rsidR="005602B8" w:rsidRPr="005602B8" w:rsidRDefault="005602B8" w:rsidP="005602B8">
            <w:pPr>
              <w:numPr>
                <w:ilvl w:val="0"/>
                <w:numId w:val="51"/>
              </w:numPr>
              <w:spacing w:before="100" w:beforeAutospacing="1" w:after="100" w:afterAutospacing="1" w:line="240" w:lineRule="auto"/>
              <w:jc w:val="both"/>
              <w:rPr>
                <w:rFonts w:ascii="Times New Roman" w:eastAsia="Times New Roman" w:hAnsi="Times New Roman" w:cs="Times New Roman"/>
                <w:lang w:eastAsia="uk-UA"/>
                <w14:ligatures w14:val="none"/>
              </w:rPr>
            </w:pPr>
            <w:r w:rsidRPr="005602B8">
              <w:rPr>
                <w:rFonts w:ascii="Times New Roman" w:eastAsia="Times New Roman" w:hAnsi="Times New Roman" w:cs="Times New Roman"/>
                <w:lang w:eastAsia="uk-UA"/>
                <w14:ligatures w14:val="none"/>
              </w:rPr>
              <w:t>Порожні поля підсвічуються червоною рамкою</w:t>
            </w:r>
          </w:p>
          <w:p w14:paraId="0E8FE0B5" w14:textId="52228B83" w:rsidR="005602B8" w:rsidRPr="005602B8" w:rsidRDefault="005602B8" w:rsidP="005602B8">
            <w:pPr>
              <w:numPr>
                <w:ilvl w:val="0"/>
                <w:numId w:val="51"/>
              </w:numPr>
              <w:spacing w:before="100" w:beforeAutospacing="1" w:after="100" w:afterAutospacing="1" w:line="240" w:lineRule="auto"/>
              <w:jc w:val="both"/>
              <w:rPr>
                <w:rFonts w:ascii="Times New Roman" w:eastAsia="Times New Roman" w:hAnsi="Times New Roman" w:cs="Times New Roman"/>
                <w:lang w:eastAsia="uk-UA"/>
                <w14:ligatures w14:val="none"/>
              </w:rPr>
            </w:pPr>
            <w:r w:rsidRPr="005602B8">
              <w:rPr>
                <w:rFonts w:ascii="Times New Roman" w:eastAsia="Times New Roman" w:hAnsi="Times New Roman" w:cs="Times New Roman"/>
                <w:lang w:eastAsia="uk-UA"/>
                <w14:ligatures w14:val="none"/>
              </w:rPr>
              <w:t>Користувач повертається до кроку 3</w:t>
            </w:r>
          </w:p>
          <w:p w14:paraId="40AC2EBC" w14:textId="77777777" w:rsidR="005602B8" w:rsidRPr="005602B8" w:rsidRDefault="005602B8" w:rsidP="00394E4F">
            <w:pPr>
              <w:spacing w:after="0" w:line="240" w:lineRule="auto"/>
              <w:jc w:val="both"/>
              <w:rPr>
                <w:rFonts w:ascii="Times New Roman" w:eastAsia="Times New Roman" w:hAnsi="Times New Roman" w:cs="Times New Roman"/>
                <w:lang w:eastAsia="uk-UA"/>
                <w14:ligatures w14:val="none"/>
              </w:rPr>
            </w:pPr>
            <w:r w:rsidRPr="005602B8">
              <w:rPr>
                <w:rFonts w:ascii="Times New Roman" w:eastAsia="Times New Roman" w:hAnsi="Times New Roman" w:cs="Times New Roman"/>
                <w:b/>
                <w:bCs/>
                <w:lang w:eastAsia="uk-UA"/>
                <w14:ligatures w14:val="none"/>
              </w:rPr>
              <w:t>Н10: Застарілий "Запам’ятати мене" токен</w:t>
            </w:r>
          </w:p>
          <w:p w14:paraId="2889B7DE" w14:textId="77777777" w:rsidR="005602B8" w:rsidRPr="005602B8" w:rsidRDefault="005602B8" w:rsidP="00394E4F">
            <w:pPr>
              <w:numPr>
                <w:ilvl w:val="0"/>
                <w:numId w:val="52"/>
              </w:numPr>
              <w:spacing w:after="0" w:line="240" w:lineRule="auto"/>
              <w:ind w:left="714" w:hanging="357"/>
              <w:jc w:val="both"/>
              <w:rPr>
                <w:rFonts w:ascii="Times New Roman" w:eastAsia="Times New Roman" w:hAnsi="Times New Roman" w:cs="Times New Roman"/>
                <w:lang w:eastAsia="uk-UA"/>
                <w14:ligatures w14:val="none"/>
              </w:rPr>
            </w:pPr>
            <w:r w:rsidRPr="005602B8">
              <w:rPr>
                <w:rFonts w:ascii="Times New Roman" w:eastAsia="Times New Roman" w:hAnsi="Times New Roman" w:cs="Times New Roman"/>
                <w:lang w:eastAsia="uk-UA"/>
                <w14:ligatures w14:val="none"/>
              </w:rPr>
              <w:t>При автоматичному вході (А5): токен застарів або недійсний</w:t>
            </w:r>
          </w:p>
          <w:p w14:paraId="465F83C2" w14:textId="77777777" w:rsidR="005602B8" w:rsidRPr="005602B8" w:rsidRDefault="005602B8" w:rsidP="005602B8">
            <w:pPr>
              <w:numPr>
                <w:ilvl w:val="0"/>
                <w:numId w:val="52"/>
              </w:numPr>
              <w:spacing w:before="100" w:beforeAutospacing="1" w:after="100" w:afterAutospacing="1" w:line="240" w:lineRule="auto"/>
              <w:jc w:val="both"/>
              <w:rPr>
                <w:rFonts w:ascii="Times New Roman" w:eastAsia="Times New Roman" w:hAnsi="Times New Roman" w:cs="Times New Roman"/>
                <w:lang w:eastAsia="uk-UA"/>
                <w14:ligatures w14:val="none"/>
              </w:rPr>
            </w:pPr>
            <w:r w:rsidRPr="005602B8">
              <w:rPr>
                <w:rFonts w:ascii="Times New Roman" w:eastAsia="Times New Roman" w:hAnsi="Times New Roman" w:cs="Times New Roman"/>
                <w:lang w:eastAsia="uk-UA"/>
                <w14:ligatures w14:val="none"/>
              </w:rPr>
              <w:t xml:space="preserve">Система виявляє </w:t>
            </w:r>
            <w:proofErr w:type="spellStart"/>
            <w:r w:rsidRPr="005602B8">
              <w:rPr>
                <w:rFonts w:ascii="Times New Roman" w:eastAsia="Times New Roman" w:hAnsi="Times New Roman" w:cs="Times New Roman"/>
                <w:lang w:eastAsia="uk-UA"/>
                <w14:ligatures w14:val="none"/>
              </w:rPr>
              <w:t>невалідний</w:t>
            </w:r>
            <w:proofErr w:type="spellEnd"/>
            <w:r w:rsidRPr="005602B8">
              <w:rPr>
                <w:rFonts w:ascii="Times New Roman" w:eastAsia="Times New Roman" w:hAnsi="Times New Roman" w:cs="Times New Roman"/>
                <w:lang w:eastAsia="uk-UA"/>
                <w14:ligatures w14:val="none"/>
              </w:rPr>
              <w:t xml:space="preserve"> токен</w:t>
            </w:r>
          </w:p>
          <w:p w14:paraId="594E8796" w14:textId="77777777" w:rsidR="005602B8" w:rsidRPr="005602B8" w:rsidRDefault="005602B8" w:rsidP="005602B8">
            <w:pPr>
              <w:numPr>
                <w:ilvl w:val="0"/>
                <w:numId w:val="52"/>
              </w:numPr>
              <w:spacing w:before="100" w:beforeAutospacing="1" w:after="100" w:afterAutospacing="1" w:line="240" w:lineRule="auto"/>
              <w:jc w:val="both"/>
              <w:rPr>
                <w:rFonts w:ascii="Times New Roman" w:eastAsia="Times New Roman" w:hAnsi="Times New Roman" w:cs="Times New Roman"/>
                <w:lang w:eastAsia="uk-UA"/>
                <w14:ligatures w14:val="none"/>
              </w:rPr>
            </w:pPr>
            <w:r w:rsidRPr="005602B8">
              <w:rPr>
                <w:rFonts w:ascii="Times New Roman" w:eastAsia="Times New Roman" w:hAnsi="Times New Roman" w:cs="Times New Roman"/>
                <w:lang w:eastAsia="uk-UA"/>
                <w14:ligatures w14:val="none"/>
              </w:rPr>
              <w:t xml:space="preserve">Система видаляє його з </w:t>
            </w:r>
            <w:proofErr w:type="spellStart"/>
            <w:r w:rsidRPr="005602B8">
              <w:rPr>
                <w:rFonts w:ascii="Times New Roman" w:eastAsia="Times New Roman" w:hAnsi="Times New Roman" w:cs="Times New Roman"/>
                <w:lang w:eastAsia="uk-UA"/>
                <w14:ligatures w14:val="none"/>
              </w:rPr>
              <w:t>cookies</w:t>
            </w:r>
            <w:proofErr w:type="spellEnd"/>
          </w:p>
          <w:p w14:paraId="34B464BA" w14:textId="77777777" w:rsidR="005602B8" w:rsidRPr="005602B8" w:rsidRDefault="005602B8" w:rsidP="005602B8">
            <w:pPr>
              <w:numPr>
                <w:ilvl w:val="0"/>
                <w:numId w:val="52"/>
              </w:numPr>
              <w:spacing w:before="100" w:beforeAutospacing="1" w:after="100" w:afterAutospacing="1" w:line="240" w:lineRule="auto"/>
              <w:jc w:val="both"/>
              <w:rPr>
                <w:rFonts w:ascii="Times New Roman" w:eastAsia="Times New Roman" w:hAnsi="Times New Roman" w:cs="Times New Roman"/>
                <w:lang w:eastAsia="uk-UA"/>
                <w14:ligatures w14:val="none"/>
              </w:rPr>
            </w:pPr>
            <w:r w:rsidRPr="005602B8">
              <w:rPr>
                <w:rFonts w:ascii="Times New Roman" w:eastAsia="Times New Roman" w:hAnsi="Times New Roman" w:cs="Times New Roman"/>
                <w:lang w:eastAsia="uk-UA"/>
                <w14:ligatures w14:val="none"/>
              </w:rPr>
              <w:t>Система перенаправляє користувача на сторінку входу</w:t>
            </w:r>
          </w:p>
          <w:p w14:paraId="0789083E" w14:textId="77777777" w:rsidR="005602B8" w:rsidRPr="005602B8" w:rsidRDefault="005602B8" w:rsidP="005602B8">
            <w:pPr>
              <w:numPr>
                <w:ilvl w:val="0"/>
                <w:numId w:val="52"/>
              </w:numPr>
              <w:spacing w:before="100" w:beforeAutospacing="1" w:after="100" w:afterAutospacing="1" w:line="240" w:lineRule="auto"/>
              <w:jc w:val="both"/>
              <w:rPr>
                <w:rFonts w:ascii="Times New Roman" w:eastAsia="Times New Roman" w:hAnsi="Times New Roman" w:cs="Times New Roman"/>
                <w:lang w:eastAsia="uk-UA"/>
                <w14:ligatures w14:val="none"/>
              </w:rPr>
            </w:pPr>
            <w:r w:rsidRPr="005602B8">
              <w:rPr>
                <w:rFonts w:ascii="Times New Roman" w:eastAsia="Times New Roman" w:hAnsi="Times New Roman" w:cs="Times New Roman"/>
                <w:lang w:eastAsia="uk-UA"/>
                <w14:ligatures w14:val="none"/>
              </w:rPr>
              <w:t>Система відображає повідомлення:</w:t>
            </w:r>
            <w:r w:rsidRPr="005602B8">
              <w:rPr>
                <w:rFonts w:ascii="Times New Roman" w:eastAsia="Times New Roman" w:hAnsi="Times New Roman" w:cs="Times New Roman"/>
                <w:lang w:eastAsia="uk-UA"/>
                <w14:ligatures w14:val="none"/>
              </w:rPr>
              <w:br/>
            </w:r>
            <w:r w:rsidRPr="005602B8">
              <w:rPr>
                <w:rFonts w:ascii="Times New Roman" w:eastAsia="Times New Roman" w:hAnsi="Times New Roman" w:cs="Times New Roman"/>
                <w:i/>
                <w:iCs/>
                <w:lang w:eastAsia="uk-UA"/>
                <w14:ligatures w14:val="none"/>
              </w:rPr>
              <w:t>"Ваша сесія застаріла. Будь ласка, увійдіть знову."</w:t>
            </w:r>
          </w:p>
          <w:p w14:paraId="663A4886" w14:textId="07FE045E" w:rsidR="0000231F" w:rsidRPr="00213D5A" w:rsidRDefault="005602B8" w:rsidP="005602B8">
            <w:pPr>
              <w:numPr>
                <w:ilvl w:val="0"/>
                <w:numId w:val="52"/>
              </w:numPr>
              <w:spacing w:before="100" w:beforeAutospacing="1" w:after="100" w:afterAutospacing="1" w:line="240" w:lineRule="auto"/>
              <w:jc w:val="both"/>
              <w:rPr>
                <w:rFonts w:ascii="Times New Roman" w:eastAsia="Times New Roman" w:hAnsi="Times New Roman" w:cs="Times New Roman"/>
                <w:lang w:eastAsia="uk-UA"/>
                <w14:ligatures w14:val="none"/>
              </w:rPr>
            </w:pPr>
            <w:proofErr w:type="spellStart"/>
            <w:r w:rsidRPr="005602B8">
              <w:rPr>
                <w:rFonts w:ascii="Times New Roman" w:eastAsia="Times New Roman" w:hAnsi="Times New Roman" w:cs="Times New Roman"/>
                <w:b/>
                <w:bCs/>
                <w:lang w:eastAsia="uk-UA"/>
                <w14:ligatures w14:val="none"/>
              </w:rPr>
              <w:t>Use</w:t>
            </w:r>
            <w:proofErr w:type="spellEnd"/>
            <w:r w:rsidRPr="005602B8">
              <w:rPr>
                <w:rFonts w:ascii="Times New Roman" w:eastAsia="Times New Roman" w:hAnsi="Times New Roman" w:cs="Times New Roman"/>
                <w:b/>
                <w:bCs/>
                <w:lang w:eastAsia="uk-UA"/>
                <w14:ligatures w14:val="none"/>
              </w:rPr>
              <w:t xml:space="preserve"> </w:t>
            </w:r>
            <w:proofErr w:type="spellStart"/>
            <w:r w:rsidRPr="005602B8">
              <w:rPr>
                <w:rFonts w:ascii="Times New Roman" w:eastAsia="Times New Roman" w:hAnsi="Times New Roman" w:cs="Times New Roman"/>
                <w:b/>
                <w:bCs/>
                <w:lang w:eastAsia="uk-UA"/>
                <w14:ligatures w14:val="none"/>
              </w:rPr>
              <w:t>case</w:t>
            </w:r>
            <w:proofErr w:type="spellEnd"/>
            <w:r w:rsidRPr="005602B8">
              <w:rPr>
                <w:rFonts w:ascii="Times New Roman" w:eastAsia="Times New Roman" w:hAnsi="Times New Roman" w:cs="Times New Roman"/>
                <w:b/>
                <w:bCs/>
                <w:lang w:eastAsia="uk-UA"/>
                <w14:ligatures w14:val="none"/>
              </w:rPr>
              <w:t xml:space="preserve"> продовжується з кроку 2</w:t>
            </w:r>
          </w:p>
        </w:tc>
      </w:tr>
      <w:tr w:rsidR="0000231F" w:rsidRPr="000311AE" w14:paraId="629C0C29" w14:textId="77777777" w:rsidTr="00271F70">
        <w:tc>
          <w:tcPr>
            <w:tcW w:w="0" w:type="auto"/>
            <w:hideMark/>
          </w:tcPr>
          <w:p w14:paraId="5F6F1A4B"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lastRenderedPageBreak/>
              <w:t>Критерії приймання</w:t>
            </w:r>
          </w:p>
        </w:tc>
        <w:tc>
          <w:tcPr>
            <w:tcW w:w="0" w:type="auto"/>
            <w:hideMark/>
          </w:tcPr>
          <w:p w14:paraId="4AC9C71B" w14:textId="5D84183E" w:rsidR="00E54114" w:rsidRPr="00E54114" w:rsidRDefault="0000231F" w:rsidP="00E54114">
            <w:pPr>
              <w:pStyle w:val="a9"/>
              <w:numPr>
                <w:ilvl w:val="0"/>
                <w:numId w:val="54"/>
              </w:numPr>
              <w:spacing w:line="240" w:lineRule="auto"/>
              <w:ind w:left="466"/>
              <w:jc w:val="both"/>
              <w:rPr>
                <w:rFonts w:ascii="Times New Roman" w:hAnsi="Times New Roman" w:cs="Times New Roman"/>
                <w:lang w:val="en-US"/>
              </w:rPr>
            </w:pPr>
            <w:r w:rsidRPr="00E54114">
              <w:rPr>
                <w:rFonts w:ascii="Times New Roman" w:hAnsi="Times New Roman" w:cs="Times New Roman"/>
              </w:rPr>
              <w:t xml:space="preserve">Користувач може успішно увійти з правильними </w:t>
            </w:r>
            <w:proofErr w:type="spellStart"/>
            <w:r w:rsidRPr="00E54114">
              <w:rPr>
                <w:rFonts w:ascii="Times New Roman" w:hAnsi="Times New Roman" w:cs="Times New Roman"/>
              </w:rPr>
              <w:t>email</w:t>
            </w:r>
            <w:proofErr w:type="spellEnd"/>
            <w:r w:rsidRPr="00E54114">
              <w:rPr>
                <w:rFonts w:ascii="Times New Roman" w:hAnsi="Times New Roman" w:cs="Times New Roman"/>
              </w:rPr>
              <w:t xml:space="preserve"> та паролем згідно US 2 (критерій 1) та FR 01</w:t>
            </w:r>
          </w:p>
          <w:p w14:paraId="0E6A33D1" w14:textId="7130F7F9" w:rsidR="00E54114" w:rsidRPr="00E54114" w:rsidRDefault="0000231F" w:rsidP="00E54114">
            <w:pPr>
              <w:pStyle w:val="a9"/>
              <w:numPr>
                <w:ilvl w:val="0"/>
                <w:numId w:val="54"/>
              </w:numPr>
              <w:spacing w:line="240" w:lineRule="auto"/>
              <w:ind w:left="466"/>
              <w:jc w:val="both"/>
              <w:rPr>
                <w:rFonts w:ascii="Times New Roman" w:hAnsi="Times New Roman" w:cs="Times New Roman"/>
                <w:lang w:val="en-US"/>
              </w:rPr>
            </w:pPr>
            <w:r w:rsidRPr="00E54114">
              <w:rPr>
                <w:rFonts w:ascii="Times New Roman" w:hAnsi="Times New Roman" w:cs="Times New Roman"/>
              </w:rPr>
              <w:t xml:space="preserve">Можливість входу через </w:t>
            </w:r>
            <w:proofErr w:type="spellStart"/>
            <w:r w:rsidRPr="00E54114">
              <w:rPr>
                <w:rFonts w:ascii="Times New Roman" w:hAnsi="Times New Roman" w:cs="Times New Roman"/>
              </w:rPr>
              <w:t>Google</w:t>
            </w:r>
            <w:proofErr w:type="spellEnd"/>
            <w:r w:rsidRPr="00E54114">
              <w:rPr>
                <w:rFonts w:ascii="Times New Roman" w:hAnsi="Times New Roman" w:cs="Times New Roman"/>
              </w:rPr>
              <w:t xml:space="preserve"> та </w:t>
            </w:r>
            <w:proofErr w:type="spellStart"/>
            <w:r w:rsidRPr="00E54114">
              <w:rPr>
                <w:rFonts w:ascii="Times New Roman" w:hAnsi="Times New Roman" w:cs="Times New Roman"/>
              </w:rPr>
              <w:t>Facebook</w:t>
            </w:r>
            <w:proofErr w:type="spellEnd"/>
            <w:r w:rsidRPr="00E54114">
              <w:rPr>
                <w:rFonts w:ascii="Times New Roman" w:hAnsi="Times New Roman" w:cs="Times New Roman"/>
              </w:rPr>
              <w:t xml:space="preserve"> працює </w:t>
            </w:r>
            <w:proofErr w:type="spellStart"/>
            <w:r w:rsidRPr="00E54114">
              <w:rPr>
                <w:rFonts w:ascii="Times New Roman" w:hAnsi="Times New Roman" w:cs="Times New Roman"/>
              </w:rPr>
              <w:t>коректно</w:t>
            </w:r>
            <w:proofErr w:type="spellEnd"/>
            <w:r w:rsidRPr="00E54114">
              <w:rPr>
                <w:rFonts w:ascii="Times New Roman" w:hAnsi="Times New Roman" w:cs="Times New Roman"/>
              </w:rPr>
              <w:t xml:space="preserve"> згідно FR 02 та US 2 (критерій 2)</w:t>
            </w:r>
          </w:p>
          <w:p w14:paraId="2F63BE8B" w14:textId="0EAA3854" w:rsidR="00E54114" w:rsidRPr="00E54114" w:rsidRDefault="0000231F" w:rsidP="00E54114">
            <w:pPr>
              <w:pStyle w:val="a9"/>
              <w:numPr>
                <w:ilvl w:val="0"/>
                <w:numId w:val="54"/>
              </w:numPr>
              <w:spacing w:line="240" w:lineRule="auto"/>
              <w:ind w:left="466"/>
              <w:jc w:val="both"/>
              <w:rPr>
                <w:rFonts w:ascii="Times New Roman" w:hAnsi="Times New Roman" w:cs="Times New Roman"/>
                <w:lang w:val="en-US"/>
              </w:rPr>
            </w:pPr>
            <w:r w:rsidRPr="00E54114">
              <w:rPr>
                <w:rFonts w:ascii="Times New Roman" w:hAnsi="Times New Roman" w:cs="Times New Roman"/>
              </w:rPr>
              <w:t xml:space="preserve">При введенні невірних облікових даних відображається зрозуміле повідомлення "Невірний </w:t>
            </w:r>
            <w:proofErr w:type="spellStart"/>
            <w:r w:rsidRPr="00E54114">
              <w:rPr>
                <w:rFonts w:ascii="Times New Roman" w:hAnsi="Times New Roman" w:cs="Times New Roman"/>
              </w:rPr>
              <w:t>email</w:t>
            </w:r>
            <w:proofErr w:type="spellEnd"/>
            <w:r w:rsidRPr="00E54114">
              <w:rPr>
                <w:rFonts w:ascii="Times New Roman" w:hAnsi="Times New Roman" w:cs="Times New Roman"/>
              </w:rPr>
              <w:t xml:space="preserve"> або пароль" згідно US 2 (критерій 3) та FR 18</w:t>
            </w:r>
          </w:p>
          <w:p w14:paraId="1172B96D" w14:textId="6E8B5A17" w:rsidR="00E54114" w:rsidRPr="00E54114" w:rsidRDefault="0000231F" w:rsidP="00E54114">
            <w:pPr>
              <w:pStyle w:val="a9"/>
              <w:numPr>
                <w:ilvl w:val="0"/>
                <w:numId w:val="54"/>
              </w:numPr>
              <w:spacing w:line="240" w:lineRule="auto"/>
              <w:ind w:left="466"/>
              <w:jc w:val="both"/>
              <w:rPr>
                <w:rFonts w:ascii="Times New Roman" w:hAnsi="Times New Roman" w:cs="Times New Roman"/>
                <w:lang w:val="en-US"/>
              </w:rPr>
            </w:pPr>
            <w:r w:rsidRPr="00E54114">
              <w:rPr>
                <w:rFonts w:ascii="Times New Roman" w:hAnsi="Times New Roman" w:cs="Times New Roman"/>
              </w:rPr>
              <w:t>Опція "Запам'ятати мене" зберігає безпечну сесію користувача на 30 днів згідно US 2 (критерій 4)</w:t>
            </w:r>
          </w:p>
          <w:p w14:paraId="228BFBF5" w14:textId="26B24185" w:rsidR="00E54114" w:rsidRPr="00E54114" w:rsidRDefault="0000231F" w:rsidP="00E54114">
            <w:pPr>
              <w:pStyle w:val="a9"/>
              <w:numPr>
                <w:ilvl w:val="0"/>
                <w:numId w:val="54"/>
              </w:numPr>
              <w:spacing w:line="240" w:lineRule="auto"/>
              <w:ind w:left="466"/>
              <w:jc w:val="both"/>
              <w:rPr>
                <w:rFonts w:ascii="Times New Roman" w:hAnsi="Times New Roman" w:cs="Times New Roman"/>
                <w:lang w:val="en-US"/>
              </w:rPr>
            </w:pPr>
            <w:r w:rsidRPr="00E54114">
              <w:rPr>
                <w:rFonts w:ascii="Times New Roman" w:hAnsi="Times New Roman" w:cs="Times New Roman"/>
              </w:rPr>
              <w:t xml:space="preserve">Система </w:t>
            </w:r>
            <w:proofErr w:type="spellStart"/>
            <w:r w:rsidRPr="00E54114">
              <w:rPr>
                <w:rFonts w:ascii="Times New Roman" w:hAnsi="Times New Roman" w:cs="Times New Roman"/>
              </w:rPr>
              <w:t>логує</w:t>
            </w:r>
            <w:proofErr w:type="spellEnd"/>
            <w:r w:rsidRPr="00E54114">
              <w:rPr>
                <w:rFonts w:ascii="Times New Roman" w:hAnsi="Times New Roman" w:cs="Times New Roman"/>
              </w:rPr>
              <w:t xml:space="preserve"> всі спроби входу (успішні та невдалі) для безпеки та аудиту згідно FR 17 та US 2 (критерій 5)</w:t>
            </w:r>
          </w:p>
          <w:p w14:paraId="0967F2CE" w14:textId="702C7BA6" w:rsidR="00E54114" w:rsidRPr="00E54114" w:rsidRDefault="0000231F" w:rsidP="00E54114">
            <w:pPr>
              <w:pStyle w:val="a9"/>
              <w:numPr>
                <w:ilvl w:val="0"/>
                <w:numId w:val="54"/>
              </w:numPr>
              <w:spacing w:line="240" w:lineRule="auto"/>
              <w:ind w:left="466"/>
              <w:jc w:val="both"/>
              <w:rPr>
                <w:rFonts w:ascii="Times New Roman" w:hAnsi="Times New Roman" w:cs="Times New Roman"/>
                <w:lang w:val="en-US"/>
              </w:rPr>
            </w:pPr>
            <w:r w:rsidRPr="00E54114">
              <w:rPr>
                <w:rFonts w:ascii="Times New Roman" w:hAnsi="Times New Roman" w:cs="Times New Roman"/>
              </w:rPr>
              <w:t>Неправильні облікові дані відхиляються з відповідним повідомленням про помилку згідно FR 18</w:t>
            </w:r>
          </w:p>
          <w:p w14:paraId="4887D388" w14:textId="5CB9C7CF" w:rsidR="00E54114" w:rsidRPr="00E54114" w:rsidRDefault="0000231F" w:rsidP="00E54114">
            <w:pPr>
              <w:pStyle w:val="a9"/>
              <w:numPr>
                <w:ilvl w:val="0"/>
                <w:numId w:val="54"/>
              </w:numPr>
              <w:spacing w:line="240" w:lineRule="auto"/>
              <w:ind w:left="466"/>
              <w:jc w:val="both"/>
              <w:rPr>
                <w:rFonts w:ascii="Times New Roman" w:hAnsi="Times New Roman" w:cs="Times New Roman"/>
                <w:lang w:val="en-US"/>
              </w:rPr>
            </w:pPr>
            <w:r w:rsidRPr="00E54114">
              <w:rPr>
                <w:rFonts w:ascii="Times New Roman" w:hAnsi="Times New Roman" w:cs="Times New Roman"/>
              </w:rPr>
              <w:t xml:space="preserve">Реалізований захист від </w:t>
            </w:r>
            <w:proofErr w:type="spellStart"/>
            <w:r w:rsidRPr="00E54114">
              <w:rPr>
                <w:rFonts w:ascii="Times New Roman" w:hAnsi="Times New Roman" w:cs="Times New Roman"/>
              </w:rPr>
              <w:t>brute-force</w:t>
            </w:r>
            <w:proofErr w:type="spellEnd"/>
            <w:r w:rsidRPr="00E54114">
              <w:rPr>
                <w:rFonts w:ascii="Times New Roman" w:hAnsi="Times New Roman" w:cs="Times New Roman"/>
              </w:rPr>
              <w:t xml:space="preserve"> атак (автоматичне блокування акаунта після 5 невдалих спроб за 15 хвилин)</w:t>
            </w:r>
          </w:p>
          <w:p w14:paraId="2252E08E" w14:textId="7F9AA98B" w:rsidR="00E54114" w:rsidRPr="00E54114" w:rsidRDefault="0000231F" w:rsidP="00E54114">
            <w:pPr>
              <w:pStyle w:val="a9"/>
              <w:numPr>
                <w:ilvl w:val="0"/>
                <w:numId w:val="54"/>
              </w:numPr>
              <w:spacing w:line="240" w:lineRule="auto"/>
              <w:ind w:left="466"/>
              <w:jc w:val="both"/>
              <w:rPr>
                <w:rFonts w:ascii="Times New Roman" w:hAnsi="Times New Roman" w:cs="Times New Roman"/>
                <w:lang w:val="en-US"/>
              </w:rPr>
            </w:pPr>
            <w:r w:rsidRPr="00E54114">
              <w:rPr>
                <w:rFonts w:ascii="Times New Roman" w:hAnsi="Times New Roman" w:cs="Times New Roman"/>
              </w:rPr>
              <w:t xml:space="preserve">Незавершена верифікація </w:t>
            </w:r>
            <w:proofErr w:type="spellStart"/>
            <w:r w:rsidRPr="00E54114">
              <w:rPr>
                <w:rFonts w:ascii="Times New Roman" w:hAnsi="Times New Roman" w:cs="Times New Roman"/>
              </w:rPr>
              <w:t>email</w:t>
            </w:r>
            <w:proofErr w:type="spellEnd"/>
            <w:r w:rsidRPr="00E54114">
              <w:rPr>
                <w:rFonts w:ascii="Times New Roman" w:hAnsi="Times New Roman" w:cs="Times New Roman"/>
              </w:rPr>
              <w:t xml:space="preserve"> блокує вхід з можливістю повторного надсилання верифікації</w:t>
            </w:r>
          </w:p>
          <w:p w14:paraId="64E96754" w14:textId="7161FF6F" w:rsidR="00E54114" w:rsidRPr="00E54114" w:rsidRDefault="0000231F" w:rsidP="00E54114">
            <w:pPr>
              <w:pStyle w:val="a9"/>
              <w:numPr>
                <w:ilvl w:val="0"/>
                <w:numId w:val="54"/>
              </w:numPr>
              <w:spacing w:line="240" w:lineRule="auto"/>
              <w:ind w:left="466"/>
              <w:jc w:val="both"/>
              <w:rPr>
                <w:rFonts w:ascii="Times New Roman" w:hAnsi="Times New Roman" w:cs="Times New Roman"/>
                <w:lang w:val="en-US"/>
              </w:rPr>
            </w:pPr>
            <w:r w:rsidRPr="00E54114">
              <w:rPr>
                <w:rFonts w:ascii="Times New Roman" w:hAnsi="Times New Roman" w:cs="Times New Roman"/>
              </w:rPr>
              <w:t xml:space="preserve">Заблоковані або </w:t>
            </w:r>
            <w:proofErr w:type="spellStart"/>
            <w:r w:rsidRPr="00E54114">
              <w:rPr>
                <w:rFonts w:ascii="Times New Roman" w:hAnsi="Times New Roman" w:cs="Times New Roman"/>
              </w:rPr>
              <w:t>деактивовані</w:t>
            </w:r>
            <w:proofErr w:type="spellEnd"/>
            <w:r w:rsidRPr="00E54114">
              <w:rPr>
                <w:rFonts w:ascii="Times New Roman" w:hAnsi="Times New Roman" w:cs="Times New Roman"/>
              </w:rPr>
              <w:t xml:space="preserve"> акаунти не можуть увійти з інформативним повідомленням та контактами підтримки</w:t>
            </w:r>
          </w:p>
          <w:p w14:paraId="6413250A" w14:textId="64CE953F" w:rsidR="00E54114" w:rsidRPr="00E54114" w:rsidRDefault="0000231F" w:rsidP="00E54114">
            <w:pPr>
              <w:pStyle w:val="a9"/>
              <w:numPr>
                <w:ilvl w:val="0"/>
                <w:numId w:val="54"/>
              </w:numPr>
              <w:spacing w:line="240" w:lineRule="auto"/>
              <w:ind w:left="466"/>
              <w:jc w:val="both"/>
              <w:rPr>
                <w:rFonts w:ascii="Times New Roman" w:hAnsi="Times New Roman" w:cs="Times New Roman"/>
                <w:lang w:val="en-US"/>
              </w:rPr>
            </w:pPr>
            <w:r w:rsidRPr="00E54114">
              <w:rPr>
                <w:rFonts w:ascii="Times New Roman" w:hAnsi="Times New Roman" w:cs="Times New Roman"/>
              </w:rPr>
              <w:t>Після успішного входу завантажуються та синхронізуються персональні налаштування, історія переглядів та збережені списки користувача</w:t>
            </w:r>
          </w:p>
          <w:p w14:paraId="699F1DC8" w14:textId="3309F5D3" w:rsidR="00E54114" w:rsidRPr="00E54114" w:rsidRDefault="0000231F" w:rsidP="00E54114">
            <w:pPr>
              <w:pStyle w:val="a9"/>
              <w:numPr>
                <w:ilvl w:val="0"/>
                <w:numId w:val="54"/>
              </w:numPr>
              <w:spacing w:line="240" w:lineRule="auto"/>
              <w:ind w:left="466"/>
              <w:jc w:val="both"/>
              <w:rPr>
                <w:rFonts w:ascii="Times New Roman" w:hAnsi="Times New Roman" w:cs="Times New Roman"/>
                <w:lang w:val="en-US"/>
              </w:rPr>
            </w:pPr>
            <w:r w:rsidRPr="00E54114">
              <w:rPr>
                <w:rFonts w:ascii="Times New Roman" w:hAnsi="Times New Roman" w:cs="Times New Roman"/>
              </w:rPr>
              <w:t>Безпечна сесія користувача створюється з використанням JWT токенів або аналогічного механізму</w:t>
            </w:r>
          </w:p>
          <w:p w14:paraId="27297756" w14:textId="0972EAD5" w:rsidR="00E54114" w:rsidRPr="00E54114" w:rsidRDefault="0000231F" w:rsidP="00E54114">
            <w:pPr>
              <w:pStyle w:val="a9"/>
              <w:numPr>
                <w:ilvl w:val="0"/>
                <w:numId w:val="54"/>
              </w:numPr>
              <w:spacing w:line="240" w:lineRule="auto"/>
              <w:ind w:left="466"/>
              <w:jc w:val="both"/>
              <w:rPr>
                <w:rFonts w:ascii="Times New Roman" w:hAnsi="Times New Roman" w:cs="Times New Roman"/>
                <w:lang w:val="en-US"/>
              </w:rPr>
            </w:pPr>
            <w:r w:rsidRPr="00E54114">
              <w:rPr>
                <w:rFonts w:ascii="Times New Roman" w:hAnsi="Times New Roman" w:cs="Times New Roman"/>
              </w:rPr>
              <w:t>Ролі користувачів (Користувач/Адміністратор/Модератор) перевіряються при вході згідно FR 03</w:t>
            </w:r>
          </w:p>
          <w:p w14:paraId="57EB5DCE" w14:textId="406A0EB0" w:rsidR="00E54114" w:rsidRPr="00E54114" w:rsidRDefault="0000231F" w:rsidP="00E54114">
            <w:pPr>
              <w:pStyle w:val="a9"/>
              <w:numPr>
                <w:ilvl w:val="0"/>
                <w:numId w:val="54"/>
              </w:numPr>
              <w:spacing w:line="240" w:lineRule="auto"/>
              <w:ind w:left="466"/>
              <w:jc w:val="both"/>
              <w:rPr>
                <w:rFonts w:ascii="Times New Roman" w:hAnsi="Times New Roman" w:cs="Times New Roman"/>
                <w:lang w:val="en-US"/>
              </w:rPr>
            </w:pPr>
            <w:r w:rsidRPr="00E54114">
              <w:rPr>
                <w:rFonts w:ascii="Times New Roman" w:hAnsi="Times New Roman" w:cs="Times New Roman"/>
              </w:rPr>
              <w:t>Обмеження доступу до адміністративних функцій застосовуються на основі ролі згідно FR 04</w:t>
            </w:r>
          </w:p>
          <w:p w14:paraId="0AE4ABF8" w14:textId="305ECAA8" w:rsidR="00E54114" w:rsidRPr="00E54114" w:rsidRDefault="0000231F" w:rsidP="00E54114">
            <w:pPr>
              <w:pStyle w:val="a9"/>
              <w:numPr>
                <w:ilvl w:val="0"/>
                <w:numId w:val="54"/>
              </w:numPr>
              <w:spacing w:line="240" w:lineRule="auto"/>
              <w:ind w:left="466"/>
              <w:jc w:val="both"/>
              <w:rPr>
                <w:rFonts w:ascii="Times New Roman" w:hAnsi="Times New Roman" w:cs="Times New Roman"/>
                <w:lang w:val="en-US"/>
              </w:rPr>
            </w:pPr>
            <w:r w:rsidRPr="00E54114">
              <w:rPr>
                <w:rFonts w:ascii="Times New Roman" w:hAnsi="Times New Roman" w:cs="Times New Roman"/>
              </w:rPr>
              <w:t xml:space="preserve">Система </w:t>
            </w:r>
            <w:proofErr w:type="spellStart"/>
            <w:r w:rsidRPr="00E54114">
              <w:rPr>
                <w:rFonts w:ascii="Times New Roman" w:hAnsi="Times New Roman" w:cs="Times New Roman"/>
              </w:rPr>
              <w:t>логує</w:t>
            </w:r>
            <w:proofErr w:type="spellEnd"/>
            <w:r w:rsidRPr="00E54114">
              <w:rPr>
                <w:rFonts w:ascii="Times New Roman" w:hAnsi="Times New Roman" w:cs="Times New Roman"/>
              </w:rPr>
              <w:t xml:space="preserve"> детальну інформацію про кожну спробу входу: </w:t>
            </w:r>
            <w:proofErr w:type="spellStart"/>
            <w:r w:rsidRPr="00E54114">
              <w:rPr>
                <w:rFonts w:ascii="Times New Roman" w:hAnsi="Times New Roman" w:cs="Times New Roman"/>
              </w:rPr>
              <w:t>timestamp</w:t>
            </w:r>
            <w:proofErr w:type="spellEnd"/>
            <w:r w:rsidRPr="00E54114">
              <w:rPr>
                <w:rFonts w:ascii="Times New Roman" w:hAnsi="Times New Roman" w:cs="Times New Roman"/>
              </w:rPr>
              <w:t xml:space="preserve">, IP-адреса, </w:t>
            </w:r>
            <w:proofErr w:type="spellStart"/>
            <w:r w:rsidRPr="00E54114">
              <w:rPr>
                <w:rFonts w:ascii="Times New Roman" w:hAnsi="Times New Roman" w:cs="Times New Roman"/>
              </w:rPr>
              <w:t>user</w:t>
            </w:r>
            <w:proofErr w:type="spellEnd"/>
            <w:r w:rsidRPr="00E54114">
              <w:rPr>
                <w:rFonts w:ascii="Times New Roman" w:hAnsi="Times New Roman" w:cs="Times New Roman"/>
              </w:rPr>
              <w:t xml:space="preserve"> </w:t>
            </w:r>
            <w:proofErr w:type="spellStart"/>
            <w:r w:rsidRPr="00E54114">
              <w:rPr>
                <w:rFonts w:ascii="Times New Roman" w:hAnsi="Times New Roman" w:cs="Times New Roman"/>
              </w:rPr>
              <w:t>agent</w:t>
            </w:r>
            <w:proofErr w:type="spellEnd"/>
            <w:r w:rsidRPr="00E54114">
              <w:rPr>
                <w:rFonts w:ascii="Times New Roman" w:hAnsi="Times New Roman" w:cs="Times New Roman"/>
              </w:rPr>
              <w:t>, результат (успіх/невдача)</w:t>
            </w:r>
          </w:p>
          <w:p w14:paraId="699D6AB1" w14:textId="64F1FBB5" w:rsidR="00E54114" w:rsidRPr="00E54114" w:rsidRDefault="0000231F" w:rsidP="00E54114">
            <w:pPr>
              <w:pStyle w:val="a9"/>
              <w:numPr>
                <w:ilvl w:val="0"/>
                <w:numId w:val="54"/>
              </w:numPr>
              <w:spacing w:line="240" w:lineRule="auto"/>
              <w:ind w:left="466"/>
              <w:jc w:val="both"/>
              <w:rPr>
                <w:rFonts w:ascii="Times New Roman" w:hAnsi="Times New Roman" w:cs="Times New Roman"/>
                <w:lang w:val="en-US"/>
              </w:rPr>
            </w:pPr>
            <w:r w:rsidRPr="00E54114">
              <w:rPr>
                <w:rFonts w:ascii="Times New Roman" w:hAnsi="Times New Roman" w:cs="Times New Roman"/>
              </w:rPr>
              <w:t xml:space="preserve">При багатьох невдалих спробах автоматично надсилається </w:t>
            </w:r>
            <w:proofErr w:type="spellStart"/>
            <w:r w:rsidRPr="00E54114">
              <w:rPr>
                <w:rFonts w:ascii="Times New Roman" w:hAnsi="Times New Roman" w:cs="Times New Roman"/>
              </w:rPr>
              <w:t>email</w:t>
            </w:r>
            <w:proofErr w:type="spellEnd"/>
            <w:r w:rsidRPr="00E54114">
              <w:rPr>
                <w:rFonts w:ascii="Times New Roman" w:hAnsi="Times New Roman" w:cs="Times New Roman"/>
              </w:rPr>
              <w:t xml:space="preserve"> попередження власнику акаунта про підозрілу активність</w:t>
            </w:r>
          </w:p>
          <w:p w14:paraId="4F519C76" w14:textId="6EFDB806" w:rsidR="00E54114" w:rsidRPr="00E54114" w:rsidRDefault="0000231F" w:rsidP="00E54114">
            <w:pPr>
              <w:pStyle w:val="a9"/>
              <w:numPr>
                <w:ilvl w:val="0"/>
                <w:numId w:val="54"/>
              </w:numPr>
              <w:spacing w:line="240" w:lineRule="auto"/>
              <w:ind w:left="466"/>
              <w:jc w:val="both"/>
              <w:rPr>
                <w:rFonts w:ascii="Times New Roman" w:hAnsi="Times New Roman" w:cs="Times New Roman"/>
                <w:lang w:val="en-US"/>
              </w:rPr>
            </w:pPr>
            <w:r w:rsidRPr="00E54114">
              <w:rPr>
                <w:rFonts w:ascii="Times New Roman" w:hAnsi="Times New Roman" w:cs="Times New Roman"/>
              </w:rPr>
              <w:t xml:space="preserve">Паролі порівнюються у </w:t>
            </w:r>
            <w:proofErr w:type="spellStart"/>
            <w:r w:rsidRPr="00E54114">
              <w:rPr>
                <w:rFonts w:ascii="Times New Roman" w:hAnsi="Times New Roman" w:cs="Times New Roman"/>
              </w:rPr>
              <w:t>хешованому</w:t>
            </w:r>
            <w:proofErr w:type="spellEnd"/>
            <w:r w:rsidRPr="00E54114">
              <w:rPr>
                <w:rFonts w:ascii="Times New Roman" w:hAnsi="Times New Roman" w:cs="Times New Roman"/>
              </w:rPr>
              <w:t xml:space="preserve"> вигляді (</w:t>
            </w:r>
            <w:proofErr w:type="spellStart"/>
            <w:r w:rsidRPr="00E54114">
              <w:rPr>
                <w:rFonts w:ascii="Times New Roman" w:hAnsi="Times New Roman" w:cs="Times New Roman"/>
              </w:rPr>
              <w:t>bcrypt</w:t>
            </w:r>
            <w:proofErr w:type="spellEnd"/>
            <w:r w:rsidRPr="00E54114">
              <w:rPr>
                <w:rFonts w:ascii="Times New Roman" w:hAnsi="Times New Roman" w:cs="Times New Roman"/>
              </w:rPr>
              <w:t>/argon2), ніколи у відкритому форматі</w:t>
            </w:r>
          </w:p>
          <w:p w14:paraId="6F1A38E2" w14:textId="5169C514" w:rsidR="00E54114" w:rsidRPr="00E54114" w:rsidRDefault="0000231F" w:rsidP="00E54114">
            <w:pPr>
              <w:pStyle w:val="a9"/>
              <w:numPr>
                <w:ilvl w:val="0"/>
                <w:numId w:val="54"/>
              </w:numPr>
              <w:spacing w:line="240" w:lineRule="auto"/>
              <w:ind w:left="466"/>
              <w:jc w:val="both"/>
              <w:rPr>
                <w:rFonts w:ascii="Times New Roman" w:hAnsi="Times New Roman" w:cs="Times New Roman"/>
                <w:lang w:val="en-US"/>
              </w:rPr>
            </w:pPr>
            <w:proofErr w:type="spellStart"/>
            <w:r w:rsidRPr="00E54114">
              <w:rPr>
                <w:rFonts w:ascii="Times New Roman" w:hAnsi="Times New Roman" w:cs="Times New Roman"/>
              </w:rPr>
              <w:t>OAuth</w:t>
            </w:r>
            <w:proofErr w:type="spellEnd"/>
            <w:r w:rsidRPr="00E54114">
              <w:rPr>
                <w:rFonts w:ascii="Times New Roman" w:hAnsi="Times New Roman" w:cs="Times New Roman"/>
              </w:rPr>
              <w:t xml:space="preserve"> 2.0 інтеграція з </w:t>
            </w:r>
            <w:proofErr w:type="spellStart"/>
            <w:r w:rsidRPr="00E54114">
              <w:rPr>
                <w:rFonts w:ascii="Times New Roman" w:hAnsi="Times New Roman" w:cs="Times New Roman"/>
              </w:rPr>
              <w:t>Google</w:t>
            </w:r>
            <w:proofErr w:type="spellEnd"/>
            <w:r w:rsidRPr="00E54114">
              <w:rPr>
                <w:rFonts w:ascii="Times New Roman" w:hAnsi="Times New Roman" w:cs="Times New Roman"/>
              </w:rPr>
              <w:t xml:space="preserve"> та </w:t>
            </w:r>
            <w:proofErr w:type="spellStart"/>
            <w:r w:rsidRPr="00E54114">
              <w:rPr>
                <w:rFonts w:ascii="Times New Roman" w:hAnsi="Times New Roman" w:cs="Times New Roman"/>
              </w:rPr>
              <w:t>Facebook</w:t>
            </w:r>
            <w:proofErr w:type="spellEnd"/>
            <w:r w:rsidRPr="00E54114">
              <w:rPr>
                <w:rFonts w:ascii="Times New Roman" w:hAnsi="Times New Roman" w:cs="Times New Roman"/>
              </w:rPr>
              <w:t xml:space="preserve"> працює згідно </w:t>
            </w:r>
            <w:proofErr w:type="spellStart"/>
            <w:r w:rsidRPr="00E54114">
              <w:rPr>
                <w:rFonts w:ascii="Times New Roman" w:hAnsi="Times New Roman" w:cs="Times New Roman"/>
              </w:rPr>
              <w:t>security</w:t>
            </w:r>
            <w:proofErr w:type="spellEnd"/>
            <w:r w:rsidRPr="00E54114">
              <w:rPr>
                <w:rFonts w:ascii="Times New Roman" w:hAnsi="Times New Roman" w:cs="Times New Roman"/>
              </w:rPr>
              <w:t xml:space="preserve"> </w:t>
            </w:r>
            <w:proofErr w:type="spellStart"/>
            <w:r w:rsidRPr="00E54114">
              <w:rPr>
                <w:rFonts w:ascii="Times New Roman" w:hAnsi="Times New Roman" w:cs="Times New Roman"/>
              </w:rPr>
              <w:t>best</w:t>
            </w:r>
            <w:proofErr w:type="spellEnd"/>
            <w:r w:rsidRPr="00E54114">
              <w:rPr>
                <w:rFonts w:ascii="Times New Roman" w:hAnsi="Times New Roman" w:cs="Times New Roman"/>
              </w:rPr>
              <w:t xml:space="preserve"> </w:t>
            </w:r>
            <w:proofErr w:type="spellStart"/>
            <w:r w:rsidRPr="00E54114">
              <w:rPr>
                <w:rFonts w:ascii="Times New Roman" w:hAnsi="Times New Roman" w:cs="Times New Roman"/>
              </w:rPr>
              <w:t>practices</w:t>
            </w:r>
            <w:proofErr w:type="spellEnd"/>
          </w:p>
          <w:p w14:paraId="38321604" w14:textId="72791E78" w:rsidR="00E54114" w:rsidRPr="00E54114" w:rsidRDefault="0000231F" w:rsidP="00E54114">
            <w:pPr>
              <w:pStyle w:val="a9"/>
              <w:numPr>
                <w:ilvl w:val="0"/>
                <w:numId w:val="54"/>
              </w:numPr>
              <w:spacing w:line="240" w:lineRule="auto"/>
              <w:ind w:left="466"/>
              <w:jc w:val="both"/>
              <w:rPr>
                <w:rFonts w:ascii="Times New Roman" w:hAnsi="Times New Roman" w:cs="Times New Roman"/>
                <w:lang w:val="en-US"/>
              </w:rPr>
            </w:pPr>
            <w:r w:rsidRPr="00E54114">
              <w:rPr>
                <w:rFonts w:ascii="Times New Roman" w:hAnsi="Times New Roman" w:cs="Times New Roman"/>
              </w:rPr>
              <w:t xml:space="preserve">Системні помилки обробляються </w:t>
            </w:r>
            <w:proofErr w:type="spellStart"/>
            <w:r w:rsidRPr="00E54114">
              <w:rPr>
                <w:rFonts w:ascii="Times New Roman" w:hAnsi="Times New Roman" w:cs="Times New Roman"/>
              </w:rPr>
              <w:t>gracefully</w:t>
            </w:r>
            <w:proofErr w:type="spellEnd"/>
            <w:r w:rsidRPr="00E54114">
              <w:rPr>
                <w:rFonts w:ascii="Times New Roman" w:hAnsi="Times New Roman" w:cs="Times New Roman"/>
              </w:rPr>
              <w:t xml:space="preserve"> з </w:t>
            </w:r>
            <w:proofErr w:type="spellStart"/>
            <w:r w:rsidRPr="00E54114">
              <w:rPr>
                <w:rFonts w:ascii="Times New Roman" w:hAnsi="Times New Roman" w:cs="Times New Roman"/>
              </w:rPr>
              <w:t>user-friendly</w:t>
            </w:r>
            <w:proofErr w:type="spellEnd"/>
            <w:r w:rsidRPr="00E54114">
              <w:rPr>
                <w:rFonts w:ascii="Times New Roman" w:hAnsi="Times New Roman" w:cs="Times New Roman"/>
              </w:rPr>
              <w:t xml:space="preserve"> </w:t>
            </w:r>
            <w:r w:rsidRPr="00E54114">
              <w:rPr>
                <w:rFonts w:ascii="Times New Roman" w:hAnsi="Times New Roman" w:cs="Times New Roman"/>
              </w:rPr>
              <w:lastRenderedPageBreak/>
              <w:t>повідомленнями без розкриття технічних деталей</w:t>
            </w:r>
          </w:p>
          <w:p w14:paraId="5EAEC639" w14:textId="37BAB670" w:rsidR="00E54114" w:rsidRPr="00E54114" w:rsidRDefault="0000231F" w:rsidP="00E54114">
            <w:pPr>
              <w:pStyle w:val="a9"/>
              <w:numPr>
                <w:ilvl w:val="0"/>
                <w:numId w:val="54"/>
              </w:numPr>
              <w:spacing w:line="240" w:lineRule="auto"/>
              <w:ind w:left="466"/>
              <w:jc w:val="both"/>
              <w:rPr>
                <w:rFonts w:ascii="Times New Roman" w:hAnsi="Times New Roman" w:cs="Times New Roman"/>
                <w:lang w:val="en-US"/>
              </w:rPr>
            </w:pPr>
            <w:r w:rsidRPr="00E54114">
              <w:rPr>
                <w:rFonts w:ascii="Times New Roman" w:hAnsi="Times New Roman" w:cs="Times New Roman"/>
              </w:rPr>
              <w:t>Користувачі, зареєстровані через соціальні мережі, отримують чітку підказку використовувати відповідний метод входу</w:t>
            </w:r>
          </w:p>
          <w:p w14:paraId="6B7E760A" w14:textId="2B4E9827" w:rsidR="00E54114" w:rsidRPr="00E54114" w:rsidRDefault="0000231F" w:rsidP="00E54114">
            <w:pPr>
              <w:pStyle w:val="a9"/>
              <w:numPr>
                <w:ilvl w:val="0"/>
                <w:numId w:val="54"/>
              </w:numPr>
              <w:spacing w:line="240" w:lineRule="auto"/>
              <w:ind w:left="466"/>
              <w:jc w:val="both"/>
              <w:rPr>
                <w:rFonts w:ascii="Times New Roman" w:hAnsi="Times New Roman" w:cs="Times New Roman"/>
                <w:lang w:val="en-US"/>
              </w:rPr>
            </w:pPr>
            <w:r w:rsidRPr="00E54114">
              <w:rPr>
                <w:rFonts w:ascii="Times New Roman" w:hAnsi="Times New Roman" w:cs="Times New Roman"/>
              </w:rPr>
              <w:t>CAPTCHA відображається після 3-ої невдалої спроби для захисту від автоматизованих атак</w:t>
            </w:r>
          </w:p>
          <w:p w14:paraId="2A137E76" w14:textId="01898508" w:rsidR="00E54114" w:rsidRPr="00E54114" w:rsidRDefault="0000231F" w:rsidP="00E54114">
            <w:pPr>
              <w:pStyle w:val="a9"/>
              <w:numPr>
                <w:ilvl w:val="0"/>
                <w:numId w:val="54"/>
              </w:numPr>
              <w:spacing w:line="240" w:lineRule="auto"/>
              <w:ind w:left="466"/>
              <w:jc w:val="both"/>
              <w:rPr>
                <w:rFonts w:ascii="Times New Roman" w:hAnsi="Times New Roman" w:cs="Times New Roman"/>
                <w:lang w:val="en-US"/>
              </w:rPr>
            </w:pPr>
            <w:r w:rsidRPr="00E54114">
              <w:rPr>
                <w:rFonts w:ascii="Times New Roman" w:hAnsi="Times New Roman" w:cs="Times New Roman"/>
              </w:rPr>
              <w:t xml:space="preserve">Функція автоматичного входу з активною сесією працює </w:t>
            </w:r>
            <w:proofErr w:type="spellStart"/>
            <w:r w:rsidRPr="00E54114">
              <w:rPr>
                <w:rFonts w:ascii="Times New Roman" w:hAnsi="Times New Roman" w:cs="Times New Roman"/>
              </w:rPr>
              <w:t>коректно</w:t>
            </w:r>
            <w:proofErr w:type="spellEnd"/>
          </w:p>
          <w:p w14:paraId="7C07AD4B" w14:textId="451E505B" w:rsidR="00E54114" w:rsidRPr="00E54114" w:rsidRDefault="0000231F" w:rsidP="00E54114">
            <w:pPr>
              <w:pStyle w:val="a9"/>
              <w:numPr>
                <w:ilvl w:val="0"/>
                <w:numId w:val="54"/>
              </w:numPr>
              <w:spacing w:line="240" w:lineRule="auto"/>
              <w:ind w:left="466"/>
              <w:jc w:val="both"/>
              <w:rPr>
                <w:rFonts w:ascii="Times New Roman" w:hAnsi="Times New Roman" w:cs="Times New Roman"/>
                <w:lang w:val="en-US"/>
              </w:rPr>
            </w:pPr>
            <w:proofErr w:type="spellStart"/>
            <w:r w:rsidRPr="00E54114">
              <w:rPr>
                <w:rFonts w:ascii="Times New Roman" w:hAnsi="Times New Roman" w:cs="Times New Roman"/>
              </w:rPr>
              <w:t>httpOnly</w:t>
            </w:r>
            <w:proofErr w:type="spellEnd"/>
            <w:r w:rsidRPr="00E54114">
              <w:rPr>
                <w:rFonts w:ascii="Times New Roman" w:hAnsi="Times New Roman" w:cs="Times New Roman"/>
              </w:rPr>
              <w:t xml:space="preserve"> та </w:t>
            </w:r>
            <w:proofErr w:type="spellStart"/>
            <w:r w:rsidRPr="00E54114">
              <w:rPr>
                <w:rFonts w:ascii="Times New Roman" w:hAnsi="Times New Roman" w:cs="Times New Roman"/>
              </w:rPr>
              <w:t>secure</w:t>
            </w:r>
            <w:proofErr w:type="spellEnd"/>
            <w:r w:rsidRPr="00E54114">
              <w:rPr>
                <w:rFonts w:ascii="Times New Roman" w:hAnsi="Times New Roman" w:cs="Times New Roman"/>
              </w:rPr>
              <w:t xml:space="preserve"> </w:t>
            </w:r>
            <w:proofErr w:type="spellStart"/>
            <w:r w:rsidRPr="00E54114">
              <w:rPr>
                <w:rFonts w:ascii="Times New Roman" w:hAnsi="Times New Roman" w:cs="Times New Roman"/>
              </w:rPr>
              <w:t>flags</w:t>
            </w:r>
            <w:proofErr w:type="spellEnd"/>
            <w:r w:rsidRPr="00E54114">
              <w:rPr>
                <w:rFonts w:ascii="Times New Roman" w:hAnsi="Times New Roman" w:cs="Times New Roman"/>
              </w:rPr>
              <w:t xml:space="preserve"> встановлені для </w:t>
            </w:r>
            <w:proofErr w:type="spellStart"/>
            <w:r w:rsidRPr="00E54114">
              <w:rPr>
                <w:rFonts w:ascii="Times New Roman" w:hAnsi="Times New Roman" w:cs="Times New Roman"/>
              </w:rPr>
              <w:t>session</w:t>
            </w:r>
            <w:proofErr w:type="spellEnd"/>
            <w:r w:rsidRPr="00E54114">
              <w:rPr>
                <w:rFonts w:ascii="Times New Roman" w:hAnsi="Times New Roman" w:cs="Times New Roman"/>
              </w:rPr>
              <w:t xml:space="preserve"> </w:t>
            </w:r>
            <w:proofErr w:type="spellStart"/>
            <w:r w:rsidRPr="00E54114">
              <w:rPr>
                <w:rFonts w:ascii="Times New Roman" w:hAnsi="Times New Roman" w:cs="Times New Roman"/>
              </w:rPr>
              <w:t>cookies</w:t>
            </w:r>
            <w:proofErr w:type="spellEnd"/>
            <w:r w:rsidRPr="00E54114">
              <w:rPr>
                <w:rFonts w:ascii="Times New Roman" w:hAnsi="Times New Roman" w:cs="Times New Roman"/>
              </w:rPr>
              <w:t xml:space="preserve"> для захисту від XSS та MITM атак</w:t>
            </w:r>
          </w:p>
          <w:p w14:paraId="4450961F" w14:textId="7044F944" w:rsidR="0000231F" w:rsidRPr="00E54114" w:rsidRDefault="0000231F" w:rsidP="00E54114">
            <w:pPr>
              <w:pStyle w:val="a9"/>
              <w:numPr>
                <w:ilvl w:val="0"/>
                <w:numId w:val="54"/>
              </w:numPr>
              <w:spacing w:line="240" w:lineRule="auto"/>
              <w:ind w:left="454"/>
              <w:jc w:val="both"/>
              <w:rPr>
                <w:rFonts w:ascii="Times New Roman" w:hAnsi="Times New Roman" w:cs="Times New Roman"/>
              </w:rPr>
            </w:pPr>
            <w:r w:rsidRPr="00E54114">
              <w:rPr>
                <w:rFonts w:ascii="Times New Roman" w:hAnsi="Times New Roman" w:cs="Times New Roman"/>
              </w:rPr>
              <w:t xml:space="preserve">Система не розкриває інформацію про наявність/відсутність </w:t>
            </w:r>
            <w:proofErr w:type="spellStart"/>
            <w:r w:rsidRPr="00E54114">
              <w:rPr>
                <w:rFonts w:ascii="Times New Roman" w:hAnsi="Times New Roman" w:cs="Times New Roman"/>
              </w:rPr>
              <w:t>email</w:t>
            </w:r>
            <w:proofErr w:type="spellEnd"/>
            <w:r w:rsidRPr="00E54114">
              <w:rPr>
                <w:rFonts w:ascii="Times New Roman" w:hAnsi="Times New Roman" w:cs="Times New Roman"/>
              </w:rPr>
              <w:t xml:space="preserve"> у базі (захист від </w:t>
            </w:r>
            <w:proofErr w:type="spellStart"/>
            <w:r w:rsidRPr="00E54114">
              <w:rPr>
                <w:rFonts w:ascii="Times New Roman" w:hAnsi="Times New Roman" w:cs="Times New Roman"/>
              </w:rPr>
              <w:t>enumeration</w:t>
            </w:r>
            <w:proofErr w:type="spellEnd"/>
            <w:r w:rsidRPr="00E54114">
              <w:rPr>
                <w:rFonts w:ascii="Times New Roman" w:hAnsi="Times New Roman" w:cs="Times New Roman"/>
              </w:rPr>
              <w:t>)</w:t>
            </w:r>
          </w:p>
        </w:tc>
      </w:tr>
      <w:tr w:rsidR="0000231F" w:rsidRPr="000311AE" w14:paraId="0C4E75DE" w14:textId="77777777" w:rsidTr="00271F70">
        <w:tc>
          <w:tcPr>
            <w:tcW w:w="0" w:type="auto"/>
            <w:hideMark/>
          </w:tcPr>
          <w:p w14:paraId="178B6620"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lastRenderedPageBreak/>
              <w:t>Зв'язок із бізнес-вимогами</w:t>
            </w:r>
          </w:p>
        </w:tc>
        <w:tc>
          <w:tcPr>
            <w:tcW w:w="0" w:type="auto"/>
            <w:hideMark/>
          </w:tcPr>
          <w:p w14:paraId="06B49123" w14:textId="77777777" w:rsidR="004F3A6E" w:rsidRDefault="0000231F" w:rsidP="004375E2">
            <w:pPr>
              <w:spacing w:line="240" w:lineRule="auto"/>
              <w:jc w:val="both"/>
              <w:rPr>
                <w:rFonts w:ascii="Times New Roman" w:hAnsi="Times New Roman" w:cs="Times New Roman"/>
                <w:lang w:val="en-US"/>
              </w:rPr>
            </w:pPr>
            <w:r w:rsidRPr="000311AE">
              <w:rPr>
                <w:rFonts w:ascii="Times New Roman" w:hAnsi="Times New Roman" w:cs="Times New Roman"/>
                <w:b/>
                <w:bCs/>
              </w:rPr>
              <w:t>HLR 01 (Забезпечувати безпечний доступ користувачів через аутентифікацію та авторизацію):</w:t>
            </w:r>
            <w:r w:rsidRPr="000311AE">
              <w:rPr>
                <w:rFonts w:ascii="Times New Roman" w:hAnsi="Times New Roman" w:cs="Times New Roman"/>
              </w:rPr>
              <w:t xml:space="preserve"> Процес входу реалізує багаторівневу аутентифікацію з перевіркою </w:t>
            </w:r>
            <w:proofErr w:type="spellStart"/>
            <w:r w:rsidRPr="000311AE">
              <w:rPr>
                <w:rFonts w:ascii="Times New Roman" w:hAnsi="Times New Roman" w:cs="Times New Roman"/>
              </w:rPr>
              <w:t>credentials</w:t>
            </w:r>
            <w:proofErr w:type="spellEnd"/>
            <w:r w:rsidRPr="000311AE">
              <w:rPr>
                <w:rFonts w:ascii="Times New Roman" w:hAnsi="Times New Roman" w:cs="Times New Roman"/>
              </w:rPr>
              <w:t xml:space="preserve">, </w:t>
            </w:r>
            <w:proofErr w:type="spellStart"/>
            <w:r w:rsidRPr="000311AE">
              <w:rPr>
                <w:rFonts w:ascii="Times New Roman" w:hAnsi="Times New Roman" w:cs="Times New Roman"/>
              </w:rPr>
              <w:t>валідацією</w:t>
            </w:r>
            <w:proofErr w:type="spellEnd"/>
            <w:r w:rsidRPr="000311AE">
              <w:rPr>
                <w:rFonts w:ascii="Times New Roman" w:hAnsi="Times New Roman" w:cs="Times New Roman"/>
              </w:rPr>
              <w:t xml:space="preserve"> статусу акаунта, захистом від </w:t>
            </w:r>
            <w:proofErr w:type="spellStart"/>
            <w:r w:rsidRPr="000311AE">
              <w:rPr>
                <w:rFonts w:ascii="Times New Roman" w:hAnsi="Times New Roman" w:cs="Times New Roman"/>
              </w:rPr>
              <w:t>brute-force</w:t>
            </w:r>
            <w:proofErr w:type="spellEnd"/>
            <w:r w:rsidRPr="000311AE">
              <w:rPr>
                <w:rFonts w:ascii="Times New Roman" w:hAnsi="Times New Roman" w:cs="Times New Roman"/>
              </w:rPr>
              <w:t xml:space="preserve"> атак та безпечним управлінням сесіями</w:t>
            </w:r>
          </w:p>
          <w:p w14:paraId="063B59A0" w14:textId="2DEA0AFE" w:rsidR="004F3A6E" w:rsidRDefault="0000231F" w:rsidP="004375E2">
            <w:pPr>
              <w:spacing w:line="240" w:lineRule="auto"/>
              <w:jc w:val="both"/>
              <w:rPr>
                <w:rFonts w:ascii="Times New Roman" w:hAnsi="Times New Roman" w:cs="Times New Roman"/>
                <w:lang w:val="en-US"/>
              </w:rPr>
            </w:pPr>
            <w:r w:rsidRPr="000311AE">
              <w:rPr>
                <w:rFonts w:ascii="Times New Roman" w:hAnsi="Times New Roman" w:cs="Times New Roman"/>
                <w:b/>
                <w:bCs/>
              </w:rPr>
              <w:t>HLR 02 (Підтримувати багаторівневу систему ролей):</w:t>
            </w:r>
            <w:r w:rsidRPr="000311AE">
              <w:rPr>
                <w:rFonts w:ascii="Times New Roman" w:hAnsi="Times New Roman" w:cs="Times New Roman"/>
              </w:rPr>
              <w:t xml:space="preserve"> Система перевіряє та завантажує роль користувача при вході для застосування відповідних прав доступу до функцій платформи</w:t>
            </w:r>
          </w:p>
          <w:p w14:paraId="59D99C4F" w14:textId="73790ED8"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t>HLR 10 (Підтримувати сучасний, зручний інтерфейс):</w:t>
            </w:r>
            <w:r w:rsidRPr="000311AE">
              <w:rPr>
                <w:rFonts w:ascii="Times New Roman" w:hAnsi="Times New Roman" w:cs="Times New Roman"/>
              </w:rPr>
              <w:t xml:space="preserve"> Форма входу має інтуїтивний інтерфейс з множинними опціями автентифікації (</w:t>
            </w:r>
            <w:proofErr w:type="spellStart"/>
            <w:r w:rsidRPr="000311AE">
              <w:rPr>
                <w:rFonts w:ascii="Times New Roman" w:hAnsi="Times New Roman" w:cs="Times New Roman"/>
              </w:rPr>
              <w:t>email</w:t>
            </w:r>
            <w:proofErr w:type="spellEnd"/>
            <w:r w:rsidRPr="000311AE">
              <w:rPr>
                <w:rFonts w:ascii="Times New Roman" w:hAnsi="Times New Roman" w:cs="Times New Roman"/>
              </w:rPr>
              <w:t xml:space="preserve">/пароль, </w:t>
            </w:r>
            <w:proofErr w:type="spellStart"/>
            <w:r w:rsidRPr="000311AE">
              <w:rPr>
                <w:rFonts w:ascii="Times New Roman" w:hAnsi="Times New Roman" w:cs="Times New Roman"/>
              </w:rPr>
              <w:t>Google</w:t>
            </w:r>
            <w:proofErr w:type="spellEnd"/>
            <w:r w:rsidRPr="000311AE">
              <w:rPr>
                <w:rFonts w:ascii="Times New Roman" w:hAnsi="Times New Roman" w:cs="Times New Roman"/>
              </w:rPr>
              <w:t xml:space="preserve">, </w:t>
            </w:r>
            <w:proofErr w:type="spellStart"/>
            <w:r w:rsidRPr="000311AE">
              <w:rPr>
                <w:rFonts w:ascii="Times New Roman" w:hAnsi="Times New Roman" w:cs="Times New Roman"/>
              </w:rPr>
              <w:t>Facebook</w:t>
            </w:r>
            <w:proofErr w:type="spellEnd"/>
            <w:r w:rsidRPr="000311AE">
              <w:rPr>
                <w:rFonts w:ascii="Times New Roman" w:hAnsi="Times New Roman" w:cs="Times New Roman"/>
              </w:rPr>
              <w:t>), функцією "Запам'ятати мене" та корисними посиланнями для відновлення доступу</w:t>
            </w:r>
          </w:p>
        </w:tc>
      </w:tr>
    </w:tbl>
    <w:p w14:paraId="390C8018" w14:textId="7470A061" w:rsidR="00741058" w:rsidRDefault="00741058" w:rsidP="004375E2">
      <w:pPr>
        <w:spacing w:line="240" w:lineRule="auto"/>
        <w:jc w:val="both"/>
        <w:rPr>
          <w:rFonts w:ascii="Times New Roman" w:hAnsi="Times New Roman" w:cs="Times New Roman"/>
        </w:rPr>
      </w:pPr>
    </w:p>
    <w:p w14:paraId="1FC8C66A" w14:textId="7ADFFE5E" w:rsidR="0000231F" w:rsidRPr="00741058" w:rsidRDefault="00741058" w:rsidP="00741058">
      <w:pPr>
        <w:spacing w:after="160" w:line="278" w:lineRule="auto"/>
        <w:rPr>
          <w:rFonts w:ascii="Times New Roman" w:hAnsi="Times New Roman" w:cs="Times New Roman"/>
          <w:lang w:val="en-US"/>
        </w:rPr>
      </w:pPr>
      <w:r>
        <w:rPr>
          <w:rFonts w:ascii="Times New Roman" w:hAnsi="Times New Roman" w:cs="Times New Roman"/>
        </w:rPr>
        <w:br w:type="page"/>
      </w:r>
    </w:p>
    <w:p w14:paraId="2F9AE645" w14:textId="77777777" w:rsidR="0000231F" w:rsidRPr="000311AE" w:rsidRDefault="0000231F" w:rsidP="004375E2">
      <w:pPr>
        <w:spacing w:line="240" w:lineRule="auto"/>
        <w:jc w:val="both"/>
        <w:rPr>
          <w:rFonts w:ascii="Times New Roman" w:hAnsi="Times New Roman" w:cs="Times New Roman"/>
          <w:b/>
          <w:bCs/>
        </w:rPr>
      </w:pPr>
      <w:r w:rsidRPr="000311AE">
        <w:rPr>
          <w:rFonts w:ascii="Times New Roman" w:hAnsi="Times New Roman" w:cs="Times New Roman"/>
          <w:b/>
          <w:bCs/>
        </w:rPr>
        <w:lastRenderedPageBreak/>
        <w:t>USE CASE 03: РЕДАГУВАННЯ ПРОФІЛЮ</w:t>
      </w:r>
    </w:p>
    <w:tbl>
      <w:tblPr>
        <w:tblStyle w:val="af0"/>
        <w:tblW w:w="0" w:type="auto"/>
        <w:tblLook w:val="04A0" w:firstRow="1" w:lastRow="0" w:firstColumn="1" w:lastColumn="0" w:noHBand="0" w:noVBand="1"/>
      </w:tblPr>
      <w:tblGrid>
        <w:gridCol w:w="2023"/>
        <w:gridCol w:w="7553"/>
      </w:tblGrid>
      <w:tr w:rsidR="0000231F" w:rsidRPr="000311AE" w14:paraId="54AD4F23" w14:textId="77777777" w:rsidTr="00271F70">
        <w:tc>
          <w:tcPr>
            <w:tcW w:w="0" w:type="auto"/>
            <w:hideMark/>
          </w:tcPr>
          <w:p w14:paraId="6480BED4" w14:textId="77777777" w:rsidR="0000231F" w:rsidRPr="000311AE" w:rsidRDefault="0000231F" w:rsidP="004375E2">
            <w:pPr>
              <w:spacing w:line="240" w:lineRule="auto"/>
              <w:jc w:val="both"/>
              <w:rPr>
                <w:rFonts w:ascii="Times New Roman" w:hAnsi="Times New Roman" w:cs="Times New Roman"/>
                <w:b/>
                <w:bCs/>
              </w:rPr>
            </w:pPr>
            <w:r w:rsidRPr="000311AE">
              <w:rPr>
                <w:rFonts w:ascii="Times New Roman" w:hAnsi="Times New Roman" w:cs="Times New Roman"/>
                <w:b/>
                <w:bCs/>
              </w:rPr>
              <w:t>Елемент UC</w:t>
            </w:r>
          </w:p>
        </w:tc>
        <w:tc>
          <w:tcPr>
            <w:tcW w:w="0" w:type="auto"/>
            <w:hideMark/>
          </w:tcPr>
          <w:p w14:paraId="3A25BC15" w14:textId="77777777" w:rsidR="0000231F" w:rsidRPr="000311AE" w:rsidRDefault="0000231F" w:rsidP="004375E2">
            <w:pPr>
              <w:spacing w:line="240" w:lineRule="auto"/>
              <w:jc w:val="both"/>
              <w:rPr>
                <w:rFonts w:ascii="Times New Roman" w:hAnsi="Times New Roman" w:cs="Times New Roman"/>
                <w:b/>
                <w:bCs/>
              </w:rPr>
            </w:pPr>
            <w:r w:rsidRPr="000311AE">
              <w:rPr>
                <w:rFonts w:ascii="Times New Roman" w:hAnsi="Times New Roman" w:cs="Times New Roman"/>
                <w:b/>
                <w:bCs/>
              </w:rPr>
              <w:t>Опис елемента</w:t>
            </w:r>
          </w:p>
        </w:tc>
      </w:tr>
      <w:tr w:rsidR="0000231F" w:rsidRPr="000311AE" w14:paraId="5608CEE1" w14:textId="77777777" w:rsidTr="00271F70">
        <w:tc>
          <w:tcPr>
            <w:tcW w:w="0" w:type="auto"/>
            <w:hideMark/>
          </w:tcPr>
          <w:p w14:paraId="17C1E5EE"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t xml:space="preserve">Назва </w:t>
            </w:r>
            <w:proofErr w:type="spellStart"/>
            <w:r w:rsidRPr="000311AE">
              <w:rPr>
                <w:rFonts w:ascii="Times New Roman" w:hAnsi="Times New Roman" w:cs="Times New Roman"/>
                <w:b/>
                <w:bCs/>
              </w:rPr>
              <w:t>Use</w:t>
            </w:r>
            <w:proofErr w:type="spellEnd"/>
            <w:r w:rsidRPr="000311AE">
              <w:rPr>
                <w:rFonts w:ascii="Times New Roman" w:hAnsi="Times New Roman" w:cs="Times New Roman"/>
                <w:b/>
                <w:bCs/>
              </w:rPr>
              <w:t xml:space="preserve"> </w:t>
            </w:r>
            <w:proofErr w:type="spellStart"/>
            <w:r w:rsidRPr="000311AE">
              <w:rPr>
                <w:rFonts w:ascii="Times New Roman" w:hAnsi="Times New Roman" w:cs="Times New Roman"/>
                <w:b/>
                <w:bCs/>
              </w:rPr>
              <w:t>Case</w:t>
            </w:r>
            <w:proofErr w:type="spellEnd"/>
          </w:p>
        </w:tc>
        <w:tc>
          <w:tcPr>
            <w:tcW w:w="0" w:type="auto"/>
            <w:hideMark/>
          </w:tcPr>
          <w:p w14:paraId="049EAABD"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rPr>
              <w:t>Редагування персональної інформації профілю користувача</w:t>
            </w:r>
          </w:p>
        </w:tc>
      </w:tr>
      <w:tr w:rsidR="0000231F" w:rsidRPr="000311AE" w14:paraId="2261AE89" w14:textId="77777777" w:rsidTr="00271F70">
        <w:tc>
          <w:tcPr>
            <w:tcW w:w="0" w:type="auto"/>
            <w:hideMark/>
          </w:tcPr>
          <w:p w14:paraId="2AF56CC0"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t>Пріоритет</w:t>
            </w:r>
          </w:p>
        </w:tc>
        <w:tc>
          <w:tcPr>
            <w:tcW w:w="0" w:type="auto"/>
            <w:hideMark/>
          </w:tcPr>
          <w:p w14:paraId="2459C184" w14:textId="7FE8B28C" w:rsidR="0000231F" w:rsidRPr="004F3A6E" w:rsidRDefault="0000231F" w:rsidP="004375E2">
            <w:pPr>
              <w:spacing w:line="240" w:lineRule="auto"/>
              <w:jc w:val="both"/>
              <w:rPr>
                <w:rFonts w:ascii="Times New Roman" w:hAnsi="Times New Roman" w:cs="Times New Roman"/>
                <w:lang w:val="en-US"/>
              </w:rPr>
            </w:pPr>
            <w:r w:rsidRPr="000311AE">
              <w:rPr>
                <w:rFonts w:ascii="Times New Roman" w:hAnsi="Times New Roman" w:cs="Times New Roman"/>
              </w:rPr>
              <w:t>Середній</w:t>
            </w:r>
          </w:p>
        </w:tc>
      </w:tr>
      <w:tr w:rsidR="0000231F" w:rsidRPr="000311AE" w14:paraId="58C59190" w14:textId="77777777" w:rsidTr="00271F70">
        <w:tc>
          <w:tcPr>
            <w:tcW w:w="0" w:type="auto"/>
            <w:hideMark/>
          </w:tcPr>
          <w:p w14:paraId="18717F7C"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t>Опис (короткий опис сценарію)</w:t>
            </w:r>
          </w:p>
        </w:tc>
        <w:tc>
          <w:tcPr>
            <w:tcW w:w="0" w:type="auto"/>
            <w:hideMark/>
          </w:tcPr>
          <w:p w14:paraId="553476FC"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rPr>
              <w:t xml:space="preserve">Користувач </w:t>
            </w:r>
            <w:proofErr w:type="spellStart"/>
            <w:r w:rsidRPr="000311AE">
              <w:rPr>
                <w:rFonts w:ascii="Times New Roman" w:hAnsi="Times New Roman" w:cs="Times New Roman"/>
              </w:rPr>
              <w:t>Cinecloud</w:t>
            </w:r>
            <w:proofErr w:type="spellEnd"/>
            <w:r w:rsidRPr="000311AE">
              <w:rPr>
                <w:rFonts w:ascii="Times New Roman" w:hAnsi="Times New Roman" w:cs="Times New Roman"/>
              </w:rPr>
              <w:t xml:space="preserve"> редагує свій профіль, включаючи особисту інформацію (ім'я, прізвище), </w:t>
            </w:r>
            <w:proofErr w:type="spellStart"/>
            <w:r w:rsidRPr="000311AE">
              <w:rPr>
                <w:rFonts w:ascii="Times New Roman" w:hAnsi="Times New Roman" w:cs="Times New Roman"/>
              </w:rPr>
              <w:t>email</w:t>
            </w:r>
            <w:proofErr w:type="spellEnd"/>
            <w:r w:rsidRPr="000311AE">
              <w:rPr>
                <w:rFonts w:ascii="Times New Roman" w:hAnsi="Times New Roman" w:cs="Times New Roman"/>
              </w:rPr>
              <w:t xml:space="preserve"> адресу та пароль, щоб підтримувати актуальність своїх персональних даних та забезпечувати безпеку свого акаунта згідно US 3. Мета сценарію - надати користувачам повний контроль над своїми персональними даними з додатковими рівнями верифікації для критично важливих змін. Функція є важливою для довгострокового утримання користувачів, оскільки дозволяє їм підтримувати актуальність даних та забезпечувати безпеку акаунта.</w:t>
            </w:r>
          </w:p>
        </w:tc>
      </w:tr>
      <w:tr w:rsidR="0000231F" w:rsidRPr="000311AE" w14:paraId="0143B88F" w14:textId="77777777" w:rsidTr="00271F70">
        <w:tc>
          <w:tcPr>
            <w:tcW w:w="0" w:type="auto"/>
            <w:hideMark/>
          </w:tcPr>
          <w:p w14:paraId="2E6E305C"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t>Актори (діюча особа чи особи)</w:t>
            </w:r>
          </w:p>
        </w:tc>
        <w:tc>
          <w:tcPr>
            <w:tcW w:w="0" w:type="auto"/>
            <w:hideMark/>
          </w:tcPr>
          <w:p w14:paraId="014EED8B" w14:textId="77777777" w:rsidR="00741058" w:rsidRDefault="0000231F" w:rsidP="004375E2">
            <w:pPr>
              <w:spacing w:line="240" w:lineRule="auto"/>
              <w:jc w:val="both"/>
              <w:rPr>
                <w:rFonts w:ascii="Times New Roman" w:hAnsi="Times New Roman" w:cs="Times New Roman"/>
                <w:lang w:val="en-US"/>
              </w:rPr>
            </w:pPr>
            <w:r w:rsidRPr="000311AE">
              <w:rPr>
                <w:rFonts w:ascii="Times New Roman" w:hAnsi="Times New Roman" w:cs="Times New Roman"/>
                <w:b/>
                <w:bCs/>
              </w:rPr>
              <w:t>Основний актор:</w:t>
            </w:r>
            <w:r w:rsidRPr="000311AE">
              <w:rPr>
                <w:rFonts w:ascii="Times New Roman" w:hAnsi="Times New Roman" w:cs="Times New Roman"/>
              </w:rPr>
              <w:t xml:space="preserve"> Авторизований користувач (користувач з активною сесією)</w:t>
            </w:r>
          </w:p>
          <w:p w14:paraId="5441F43D" w14:textId="24197FF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t>Вторинні актори:</w:t>
            </w:r>
            <w:r w:rsidRPr="000311AE">
              <w:rPr>
                <w:rFonts w:ascii="Times New Roman" w:hAnsi="Times New Roman" w:cs="Times New Roman"/>
              </w:rPr>
              <w:t xml:space="preserve"> Система </w:t>
            </w:r>
            <w:proofErr w:type="spellStart"/>
            <w:r w:rsidRPr="000311AE">
              <w:rPr>
                <w:rFonts w:ascii="Times New Roman" w:hAnsi="Times New Roman" w:cs="Times New Roman"/>
              </w:rPr>
              <w:t>валідації</w:t>
            </w:r>
            <w:proofErr w:type="spellEnd"/>
            <w:r w:rsidRPr="000311AE">
              <w:rPr>
                <w:rFonts w:ascii="Times New Roman" w:hAnsi="Times New Roman" w:cs="Times New Roman"/>
              </w:rPr>
              <w:t xml:space="preserve"> та </w:t>
            </w:r>
            <w:proofErr w:type="spellStart"/>
            <w:r w:rsidRPr="000311AE">
              <w:rPr>
                <w:rFonts w:ascii="Times New Roman" w:hAnsi="Times New Roman" w:cs="Times New Roman"/>
              </w:rPr>
              <w:t>санітизації</w:t>
            </w:r>
            <w:proofErr w:type="spellEnd"/>
            <w:r w:rsidRPr="000311AE">
              <w:rPr>
                <w:rFonts w:ascii="Times New Roman" w:hAnsi="Times New Roman" w:cs="Times New Roman"/>
              </w:rPr>
              <w:t xml:space="preserve"> вхідних даних, </w:t>
            </w:r>
            <w:proofErr w:type="spellStart"/>
            <w:r w:rsidRPr="000311AE">
              <w:rPr>
                <w:rFonts w:ascii="Times New Roman" w:hAnsi="Times New Roman" w:cs="Times New Roman"/>
              </w:rPr>
              <w:t>Email</w:t>
            </w:r>
            <w:proofErr w:type="spellEnd"/>
            <w:r w:rsidRPr="000311AE">
              <w:rPr>
                <w:rFonts w:ascii="Times New Roman" w:hAnsi="Times New Roman" w:cs="Times New Roman"/>
              </w:rPr>
              <w:t xml:space="preserve"> сервіс (для підтвердження змін </w:t>
            </w:r>
            <w:proofErr w:type="spellStart"/>
            <w:r w:rsidRPr="000311AE">
              <w:rPr>
                <w:rFonts w:ascii="Times New Roman" w:hAnsi="Times New Roman" w:cs="Times New Roman"/>
              </w:rPr>
              <w:t>email</w:t>
            </w:r>
            <w:proofErr w:type="spellEnd"/>
            <w:r w:rsidRPr="000311AE">
              <w:rPr>
                <w:rFonts w:ascii="Times New Roman" w:hAnsi="Times New Roman" w:cs="Times New Roman"/>
              </w:rPr>
              <w:t xml:space="preserve">), Система хешування паролів, База даних користувачів з </w:t>
            </w:r>
            <w:proofErr w:type="spellStart"/>
            <w:r w:rsidRPr="000311AE">
              <w:rPr>
                <w:rFonts w:ascii="Times New Roman" w:hAnsi="Times New Roman" w:cs="Times New Roman"/>
              </w:rPr>
              <w:t>версіонуванням</w:t>
            </w:r>
            <w:proofErr w:type="spellEnd"/>
            <w:r w:rsidRPr="000311AE">
              <w:rPr>
                <w:rFonts w:ascii="Times New Roman" w:hAnsi="Times New Roman" w:cs="Times New Roman"/>
              </w:rPr>
              <w:t xml:space="preserve">, Система </w:t>
            </w:r>
            <w:proofErr w:type="spellStart"/>
            <w:r w:rsidRPr="000311AE">
              <w:rPr>
                <w:rFonts w:ascii="Times New Roman" w:hAnsi="Times New Roman" w:cs="Times New Roman"/>
              </w:rPr>
              <w:t>логування</w:t>
            </w:r>
            <w:proofErr w:type="spellEnd"/>
            <w:r w:rsidRPr="000311AE">
              <w:rPr>
                <w:rFonts w:ascii="Times New Roman" w:hAnsi="Times New Roman" w:cs="Times New Roman"/>
              </w:rPr>
              <w:t xml:space="preserve"> змін для аудиту згідно </w:t>
            </w:r>
            <w:proofErr w:type="spellStart"/>
            <w:r w:rsidRPr="000311AE">
              <w:rPr>
                <w:rFonts w:ascii="Times New Roman" w:hAnsi="Times New Roman" w:cs="Times New Roman"/>
              </w:rPr>
              <w:t>залежностей</w:t>
            </w:r>
            <w:proofErr w:type="spellEnd"/>
            <w:r w:rsidRPr="000311AE">
              <w:rPr>
                <w:rFonts w:ascii="Times New Roman" w:hAnsi="Times New Roman" w:cs="Times New Roman"/>
              </w:rPr>
              <w:t xml:space="preserve"> US 3</w:t>
            </w:r>
          </w:p>
        </w:tc>
      </w:tr>
      <w:tr w:rsidR="0000231F" w:rsidRPr="000311AE" w14:paraId="19C9BE23" w14:textId="77777777" w:rsidTr="00271F70">
        <w:tc>
          <w:tcPr>
            <w:tcW w:w="0" w:type="auto"/>
            <w:hideMark/>
          </w:tcPr>
          <w:p w14:paraId="1E0BE4BF"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t>Вимоги / Пов'язані вимоги</w:t>
            </w:r>
          </w:p>
        </w:tc>
        <w:tc>
          <w:tcPr>
            <w:tcW w:w="0" w:type="auto"/>
            <w:hideMark/>
          </w:tcPr>
          <w:p w14:paraId="742D018B" w14:textId="77777777" w:rsidR="004D2147" w:rsidRDefault="0000231F" w:rsidP="004375E2">
            <w:pPr>
              <w:spacing w:line="240" w:lineRule="auto"/>
              <w:jc w:val="both"/>
              <w:rPr>
                <w:rFonts w:ascii="Times New Roman" w:hAnsi="Times New Roman" w:cs="Times New Roman"/>
                <w:lang w:val="en-US"/>
              </w:rPr>
            </w:pPr>
            <w:proofErr w:type="spellStart"/>
            <w:r w:rsidRPr="000311AE">
              <w:rPr>
                <w:rFonts w:ascii="Times New Roman" w:hAnsi="Times New Roman" w:cs="Times New Roman"/>
                <w:b/>
                <w:bCs/>
              </w:rPr>
              <w:t>User</w:t>
            </w:r>
            <w:proofErr w:type="spellEnd"/>
            <w:r w:rsidRPr="000311AE">
              <w:rPr>
                <w:rFonts w:ascii="Times New Roman" w:hAnsi="Times New Roman" w:cs="Times New Roman"/>
                <w:b/>
                <w:bCs/>
              </w:rPr>
              <w:t xml:space="preserve"> </w:t>
            </w:r>
            <w:proofErr w:type="spellStart"/>
            <w:r w:rsidRPr="000311AE">
              <w:rPr>
                <w:rFonts w:ascii="Times New Roman" w:hAnsi="Times New Roman" w:cs="Times New Roman"/>
                <w:b/>
                <w:bCs/>
              </w:rPr>
              <w:t>Requirements</w:t>
            </w:r>
            <w:proofErr w:type="spellEnd"/>
            <w:r w:rsidRPr="000311AE">
              <w:rPr>
                <w:rFonts w:ascii="Times New Roman" w:hAnsi="Times New Roman" w:cs="Times New Roman"/>
                <w:b/>
                <w:bCs/>
              </w:rPr>
              <w:t>:</w:t>
            </w:r>
            <w:r w:rsidRPr="000311AE">
              <w:rPr>
                <w:rFonts w:ascii="Times New Roman" w:hAnsi="Times New Roman" w:cs="Times New Roman"/>
              </w:rPr>
              <w:t xml:space="preserve"> UR 03 (Редагувати профіль: ім'я, </w:t>
            </w:r>
            <w:proofErr w:type="spellStart"/>
            <w:r w:rsidRPr="000311AE">
              <w:rPr>
                <w:rFonts w:ascii="Times New Roman" w:hAnsi="Times New Roman" w:cs="Times New Roman"/>
              </w:rPr>
              <w:t>email</w:t>
            </w:r>
            <w:proofErr w:type="spellEnd"/>
            <w:r w:rsidRPr="000311AE">
              <w:rPr>
                <w:rFonts w:ascii="Times New Roman" w:hAnsi="Times New Roman" w:cs="Times New Roman"/>
              </w:rPr>
              <w:t>, пароль)</w:t>
            </w:r>
          </w:p>
          <w:p w14:paraId="29CBEAEB" w14:textId="77777777" w:rsidR="004D2147" w:rsidRDefault="0000231F" w:rsidP="004375E2">
            <w:pPr>
              <w:spacing w:line="240" w:lineRule="auto"/>
              <w:jc w:val="both"/>
              <w:rPr>
                <w:rFonts w:ascii="Times New Roman" w:hAnsi="Times New Roman" w:cs="Times New Roman"/>
                <w:lang w:val="en-US"/>
              </w:rPr>
            </w:pPr>
            <w:proofErr w:type="spellStart"/>
            <w:r w:rsidRPr="000311AE">
              <w:rPr>
                <w:rFonts w:ascii="Times New Roman" w:hAnsi="Times New Roman" w:cs="Times New Roman"/>
                <w:b/>
                <w:bCs/>
              </w:rPr>
              <w:t>Functional</w:t>
            </w:r>
            <w:proofErr w:type="spellEnd"/>
            <w:r w:rsidRPr="000311AE">
              <w:rPr>
                <w:rFonts w:ascii="Times New Roman" w:hAnsi="Times New Roman" w:cs="Times New Roman"/>
                <w:b/>
                <w:bCs/>
              </w:rPr>
              <w:t xml:space="preserve"> </w:t>
            </w:r>
            <w:proofErr w:type="spellStart"/>
            <w:r w:rsidRPr="000311AE">
              <w:rPr>
                <w:rFonts w:ascii="Times New Roman" w:hAnsi="Times New Roman" w:cs="Times New Roman"/>
                <w:b/>
                <w:bCs/>
              </w:rPr>
              <w:t>Requirements</w:t>
            </w:r>
            <w:proofErr w:type="spellEnd"/>
            <w:r w:rsidRPr="000311AE">
              <w:rPr>
                <w:rFonts w:ascii="Times New Roman" w:hAnsi="Times New Roman" w:cs="Times New Roman"/>
                <w:b/>
                <w:bCs/>
              </w:rPr>
              <w:t>:</w:t>
            </w:r>
            <w:r w:rsidRPr="000311AE">
              <w:rPr>
                <w:rFonts w:ascii="Times New Roman" w:hAnsi="Times New Roman" w:cs="Times New Roman"/>
              </w:rPr>
              <w:t xml:space="preserve"> FR 07 (Профіль користувача - зберігати та оновлювати дані), FR 17 (</w:t>
            </w:r>
            <w:proofErr w:type="spellStart"/>
            <w:r w:rsidRPr="000311AE">
              <w:rPr>
                <w:rFonts w:ascii="Times New Roman" w:hAnsi="Times New Roman" w:cs="Times New Roman"/>
              </w:rPr>
              <w:t>Логування</w:t>
            </w:r>
            <w:proofErr w:type="spellEnd"/>
            <w:r w:rsidRPr="000311AE">
              <w:rPr>
                <w:rFonts w:ascii="Times New Roman" w:hAnsi="Times New Roman" w:cs="Times New Roman"/>
              </w:rPr>
              <w:t xml:space="preserve"> помилок), FR 18 (Повідомлення про помилки)</w:t>
            </w:r>
          </w:p>
          <w:p w14:paraId="1091D46E" w14:textId="77777777" w:rsidR="004D2147" w:rsidRDefault="0000231F" w:rsidP="004375E2">
            <w:pPr>
              <w:spacing w:line="240" w:lineRule="auto"/>
              <w:jc w:val="both"/>
              <w:rPr>
                <w:rFonts w:ascii="Times New Roman" w:hAnsi="Times New Roman" w:cs="Times New Roman"/>
                <w:lang w:val="en-US"/>
              </w:rPr>
            </w:pPr>
            <w:proofErr w:type="spellStart"/>
            <w:r w:rsidRPr="000311AE">
              <w:rPr>
                <w:rFonts w:ascii="Times New Roman" w:hAnsi="Times New Roman" w:cs="Times New Roman"/>
                <w:b/>
                <w:bCs/>
              </w:rPr>
              <w:t>High-Level</w:t>
            </w:r>
            <w:proofErr w:type="spellEnd"/>
            <w:r w:rsidRPr="000311AE">
              <w:rPr>
                <w:rFonts w:ascii="Times New Roman" w:hAnsi="Times New Roman" w:cs="Times New Roman"/>
                <w:b/>
                <w:bCs/>
              </w:rPr>
              <w:t xml:space="preserve"> </w:t>
            </w:r>
            <w:proofErr w:type="spellStart"/>
            <w:r w:rsidRPr="000311AE">
              <w:rPr>
                <w:rFonts w:ascii="Times New Roman" w:hAnsi="Times New Roman" w:cs="Times New Roman"/>
                <w:b/>
                <w:bCs/>
              </w:rPr>
              <w:t>Requirements</w:t>
            </w:r>
            <w:proofErr w:type="spellEnd"/>
            <w:r w:rsidRPr="000311AE">
              <w:rPr>
                <w:rFonts w:ascii="Times New Roman" w:hAnsi="Times New Roman" w:cs="Times New Roman"/>
                <w:b/>
                <w:bCs/>
              </w:rPr>
              <w:t>:</w:t>
            </w:r>
            <w:r w:rsidRPr="000311AE">
              <w:rPr>
                <w:rFonts w:ascii="Times New Roman" w:hAnsi="Times New Roman" w:cs="Times New Roman"/>
              </w:rPr>
              <w:t xml:space="preserve"> HLR 01 (Безпечний доступ), HLR 10 (Зручний інтерфейс)</w:t>
            </w:r>
          </w:p>
          <w:p w14:paraId="49533FF7" w14:textId="0F0010D1" w:rsidR="0000231F" w:rsidRPr="000311AE" w:rsidRDefault="0000231F" w:rsidP="004375E2">
            <w:pPr>
              <w:spacing w:line="240" w:lineRule="auto"/>
              <w:jc w:val="both"/>
              <w:rPr>
                <w:rFonts w:ascii="Times New Roman" w:hAnsi="Times New Roman" w:cs="Times New Roman"/>
              </w:rPr>
            </w:pPr>
            <w:proofErr w:type="spellStart"/>
            <w:r w:rsidRPr="000311AE">
              <w:rPr>
                <w:rFonts w:ascii="Times New Roman" w:hAnsi="Times New Roman" w:cs="Times New Roman"/>
                <w:b/>
                <w:bCs/>
              </w:rPr>
              <w:t>User</w:t>
            </w:r>
            <w:proofErr w:type="spellEnd"/>
            <w:r w:rsidRPr="000311AE">
              <w:rPr>
                <w:rFonts w:ascii="Times New Roman" w:hAnsi="Times New Roman" w:cs="Times New Roman"/>
                <w:b/>
                <w:bCs/>
              </w:rPr>
              <w:t xml:space="preserve"> </w:t>
            </w:r>
            <w:proofErr w:type="spellStart"/>
            <w:r w:rsidRPr="000311AE">
              <w:rPr>
                <w:rFonts w:ascii="Times New Roman" w:hAnsi="Times New Roman" w:cs="Times New Roman"/>
                <w:b/>
                <w:bCs/>
              </w:rPr>
              <w:t>Story</w:t>
            </w:r>
            <w:proofErr w:type="spellEnd"/>
            <w:r w:rsidRPr="000311AE">
              <w:rPr>
                <w:rFonts w:ascii="Times New Roman" w:hAnsi="Times New Roman" w:cs="Times New Roman"/>
                <w:b/>
                <w:bCs/>
              </w:rPr>
              <w:t>:</w:t>
            </w:r>
            <w:r w:rsidRPr="000311AE">
              <w:rPr>
                <w:rFonts w:ascii="Times New Roman" w:hAnsi="Times New Roman" w:cs="Times New Roman"/>
              </w:rPr>
              <w:t xml:space="preserve"> US 3 (Редагування профілю)</w:t>
            </w:r>
          </w:p>
        </w:tc>
      </w:tr>
      <w:tr w:rsidR="0000231F" w:rsidRPr="000311AE" w14:paraId="11D914E3" w14:textId="77777777" w:rsidTr="00271F70">
        <w:tc>
          <w:tcPr>
            <w:tcW w:w="0" w:type="auto"/>
            <w:hideMark/>
          </w:tcPr>
          <w:p w14:paraId="6B9006F3"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t>Передумови (початковий стан)</w:t>
            </w:r>
          </w:p>
        </w:tc>
        <w:tc>
          <w:tcPr>
            <w:tcW w:w="0" w:type="auto"/>
            <w:hideMark/>
          </w:tcPr>
          <w:p w14:paraId="51B8CF51" w14:textId="026FAB8B" w:rsidR="004D2147" w:rsidRPr="004D2147" w:rsidRDefault="0000231F" w:rsidP="004D2147">
            <w:pPr>
              <w:pStyle w:val="a9"/>
              <w:numPr>
                <w:ilvl w:val="1"/>
                <w:numId w:val="55"/>
              </w:numPr>
              <w:spacing w:line="240" w:lineRule="auto"/>
              <w:ind w:left="370"/>
              <w:jc w:val="both"/>
              <w:rPr>
                <w:rFonts w:ascii="Times New Roman" w:hAnsi="Times New Roman" w:cs="Times New Roman"/>
                <w:lang w:val="en-US"/>
              </w:rPr>
            </w:pPr>
            <w:r w:rsidRPr="004D2147">
              <w:rPr>
                <w:rFonts w:ascii="Times New Roman" w:hAnsi="Times New Roman" w:cs="Times New Roman"/>
              </w:rPr>
              <w:t>Користувач авторизований у системі з активною сесією</w:t>
            </w:r>
          </w:p>
          <w:p w14:paraId="318F2DA9" w14:textId="7F759D95" w:rsidR="004D2147" w:rsidRPr="004D2147" w:rsidRDefault="0000231F" w:rsidP="004D2147">
            <w:pPr>
              <w:pStyle w:val="a9"/>
              <w:numPr>
                <w:ilvl w:val="1"/>
                <w:numId w:val="55"/>
              </w:numPr>
              <w:spacing w:line="240" w:lineRule="auto"/>
              <w:ind w:left="370"/>
              <w:jc w:val="both"/>
              <w:rPr>
                <w:rFonts w:ascii="Times New Roman" w:hAnsi="Times New Roman" w:cs="Times New Roman"/>
                <w:lang w:val="en-US"/>
              </w:rPr>
            </w:pPr>
            <w:r w:rsidRPr="004D2147">
              <w:rPr>
                <w:rFonts w:ascii="Times New Roman" w:hAnsi="Times New Roman" w:cs="Times New Roman"/>
              </w:rPr>
              <w:t>Акаунт користувача має статус "Активний"</w:t>
            </w:r>
          </w:p>
          <w:p w14:paraId="1975AFDB" w14:textId="3EBA9C2C" w:rsidR="004D2147" w:rsidRPr="004D2147" w:rsidRDefault="0000231F" w:rsidP="004D2147">
            <w:pPr>
              <w:pStyle w:val="a9"/>
              <w:numPr>
                <w:ilvl w:val="1"/>
                <w:numId w:val="55"/>
              </w:numPr>
              <w:spacing w:line="240" w:lineRule="auto"/>
              <w:ind w:left="370"/>
              <w:jc w:val="both"/>
              <w:rPr>
                <w:rFonts w:ascii="Times New Roman" w:hAnsi="Times New Roman" w:cs="Times New Roman"/>
                <w:lang w:val="en-US"/>
              </w:rPr>
            </w:pPr>
            <w:r w:rsidRPr="004D2147">
              <w:rPr>
                <w:rFonts w:ascii="Times New Roman" w:hAnsi="Times New Roman" w:cs="Times New Roman"/>
              </w:rPr>
              <w:t>База даних користувачів доступна для читання та запису</w:t>
            </w:r>
          </w:p>
          <w:p w14:paraId="52E6C393" w14:textId="1C92BCBD" w:rsidR="004D2147" w:rsidRPr="004D2147" w:rsidRDefault="0000231F" w:rsidP="004D2147">
            <w:pPr>
              <w:pStyle w:val="a9"/>
              <w:numPr>
                <w:ilvl w:val="1"/>
                <w:numId w:val="55"/>
              </w:numPr>
              <w:spacing w:line="240" w:lineRule="auto"/>
              <w:ind w:left="370"/>
              <w:jc w:val="both"/>
              <w:rPr>
                <w:rFonts w:ascii="Times New Roman" w:hAnsi="Times New Roman" w:cs="Times New Roman"/>
                <w:lang w:val="en-US"/>
              </w:rPr>
            </w:pPr>
            <w:proofErr w:type="spellStart"/>
            <w:r w:rsidRPr="004D2147">
              <w:rPr>
                <w:rFonts w:ascii="Times New Roman" w:hAnsi="Times New Roman" w:cs="Times New Roman"/>
              </w:rPr>
              <w:t>Email</w:t>
            </w:r>
            <w:proofErr w:type="spellEnd"/>
            <w:r w:rsidRPr="004D2147">
              <w:rPr>
                <w:rFonts w:ascii="Times New Roman" w:hAnsi="Times New Roman" w:cs="Times New Roman"/>
              </w:rPr>
              <w:t xml:space="preserve"> сервіс доступний для відправки підтверджень згідно </w:t>
            </w:r>
            <w:proofErr w:type="spellStart"/>
            <w:r w:rsidRPr="004D2147">
              <w:rPr>
                <w:rFonts w:ascii="Times New Roman" w:hAnsi="Times New Roman" w:cs="Times New Roman"/>
              </w:rPr>
              <w:t>залежностей</w:t>
            </w:r>
            <w:proofErr w:type="spellEnd"/>
            <w:r w:rsidRPr="004D2147">
              <w:rPr>
                <w:rFonts w:ascii="Times New Roman" w:hAnsi="Times New Roman" w:cs="Times New Roman"/>
              </w:rPr>
              <w:t xml:space="preserve"> US 3</w:t>
            </w:r>
          </w:p>
          <w:p w14:paraId="24C3CBFA" w14:textId="4CBAFD57" w:rsidR="004D2147" w:rsidRPr="004D2147" w:rsidRDefault="0000231F" w:rsidP="004D2147">
            <w:pPr>
              <w:pStyle w:val="a9"/>
              <w:numPr>
                <w:ilvl w:val="1"/>
                <w:numId w:val="55"/>
              </w:numPr>
              <w:spacing w:line="240" w:lineRule="auto"/>
              <w:ind w:left="370"/>
              <w:jc w:val="both"/>
              <w:rPr>
                <w:rFonts w:ascii="Times New Roman" w:hAnsi="Times New Roman" w:cs="Times New Roman"/>
                <w:lang w:val="en-US"/>
              </w:rPr>
            </w:pPr>
            <w:r w:rsidRPr="004D2147">
              <w:rPr>
                <w:rFonts w:ascii="Times New Roman" w:hAnsi="Times New Roman" w:cs="Times New Roman"/>
              </w:rPr>
              <w:t xml:space="preserve">Система </w:t>
            </w:r>
            <w:proofErr w:type="spellStart"/>
            <w:r w:rsidRPr="004D2147">
              <w:rPr>
                <w:rFonts w:ascii="Times New Roman" w:hAnsi="Times New Roman" w:cs="Times New Roman"/>
              </w:rPr>
              <w:t>валідації</w:t>
            </w:r>
            <w:proofErr w:type="spellEnd"/>
            <w:r w:rsidRPr="004D2147">
              <w:rPr>
                <w:rFonts w:ascii="Times New Roman" w:hAnsi="Times New Roman" w:cs="Times New Roman"/>
              </w:rPr>
              <w:t xml:space="preserve"> даних активна</w:t>
            </w:r>
          </w:p>
          <w:p w14:paraId="0F678800" w14:textId="1D2D10A7" w:rsidR="0000231F" w:rsidRPr="004D2147" w:rsidRDefault="0000231F" w:rsidP="004D2147">
            <w:pPr>
              <w:pStyle w:val="a9"/>
              <w:numPr>
                <w:ilvl w:val="1"/>
                <w:numId w:val="55"/>
              </w:numPr>
              <w:spacing w:line="240" w:lineRule="auto"/>
              <w:ind w:left="370"/>
              <w:jc w:val="both"/>
              <w:rPr>
                <w:rFonts w:ascii="Times New Roman" w:hAnsi="Times New Roman" w:cs="Times New Roman"/>
              </w:rPr>
            </w:pPr>
            <w:r w:rsidRPr="004D2147">
              <w:rPr>
                <w:rFonts w:ascii="Times New Roman" w:hAnsi="Times New Roman" w:cs="Times New Roman"/>
              </w:rPr>
              <w:t xml:space="preserve">Система </w:t>
            </w:r>
            <w:proofErr w:type="spellStart"/>
            <w:r w:rsidRPr="004D2147">
              <w:rPr>
                <w:rFonts w:ascii="Times New Roman" w:hAnsi="Times New Roman" w:cs="Times New Roman"/>
              </w:rPr>
              <w:t>логування</w:t>
            </w:r>
            <w:proofErr w:type="spellEnd"/>
            <w:r w:rsidRPr="004D2147">
              <w:rPr>
                <w:rFonts w:ascii="Times New Roman" w:hAnsi="Times New Roman" w:cs="Times New Roman"/>
              </w:rPr>
              <w:t xml:space="preserve"> змін функціонує</w:t>
            </w:r>
          </w:p>
        </w:tc>
      </w:tr>
      <w:tr w:rsidR="0000231F" w:rsidRPr="000311AE" w14:paraId="08348325" w14:textId="77777777" w:rsidTr="00271F70">
        <w:tc>
          <w:tcPr>
            <w:tcW w:w="0" w:type="auto"/>
            <w:hideMark/>
          </w:tcPr>
          <w:p w14:paraId="5002F45F"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t>Тригер</w:t>
            </w:r>
          </w:p>
        </w:tc>
        <w:tc>
          <w:tcPr>
            <w:tcW w:w="0" w:type="auto"/>
            <w:hideMark/>
          </w:tcPr>
          <w:p w14:paraId="1C65CB49"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rPr>
              <w:t>Користувач переходить до розділу "Налаштування профілю" або "Мій акаунт" та обирає опцію редагування персональних даних</w:t>
            </w:r>
          </w:p>
        </w:tc>
      </w:tr>
      <w:tr w:rsidR="0000231F" w:rsidRPr="000311AE" w14:paraId="7F99C990" w14:textId="77777777" w:rsidTr="00271F70">
        <w:tc>
          <w:tcPr>
            <w:tcW w:w="0" w:type="auto"/>
            <w:hideMark/>
          </w:tcPr>
          <w:p w14:paraId="6197CAD3"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t>Результат (</w:t>
            </w:r>
            <w:proofErr w:type="spellStart"/>
            <w:r w:rsidRPr="000311AE">
              <w:rPr>
                <w:rFonts w:ascii="Times New Roman" w:hAnsi="Times New Roman" w:cs="Times New Roman"/>
                <w:b/>
                <w:bCs/>
              </w:rPr>
              <w:t>післяумова</w:t>
            </w:r>
            <w:proofErr w:type="spellEnd"/>
            <w:r w:rsidRPr="000311AE">
              <w:rPr>
                <w:rFonts w:ascii="Times New Roman" w:hAnsi="Times New Roman" w:cs="Times New Roman"/>
                <w:b/>
                <w:bCs/>
              </w:rPr>
              <w:t>)</w:t>
            </w:r>
          </w:p>
        </w:tc>
        <w:tc>
          <w:tcPr>
            <w:tcW w:w="0" w:type="auto"/>
            <w:hideMark/>
          </w:tcPr>
          <w:p w14:paraId="1058980C" w14:textId="77777777" w:rsidR="00DA4E6C" w:rsidRDefault="0000231F" w:rsidP="004375E2">
            <w:pPr>
              <w:spacing w:line="240" w:lineRule="auto"/>
              <w:jc w:val="both"/>
              <w:rPr>
                <w:rFonts w:ascii="Times New Roman" w:hAnsi="Times New Roman" w:cs="Times New Roman"/>
                <w:lang w:val="en-US"/>
              </w:rPr>
            </w:pPr>
            <w:r w:rsidRPr="000311AE">
              <w:rPr>
                <w:rFonts w:ascii="Times New Roman" w:hAnsi="Times New Roman" w:cs="Times New Roman"/>
                <w:b/>
                <w:bCs/>
              </w:rPr>
              <w:t>Успішний сценарій:</w:t>
            </w:r>
            <w:r w:rsidRPr="000311AE">
              <w:rPr>
                <w:rFonts w:ascii="Times New Roman" w:hAnsi="Times New Roman" w:cs="Times New Roman"/>
              </w:rPr>
              <w:t xml:space="preserve"> Персональні дані користувача оновлені у базі даних згідно US 3 (критерій 1), зміни збережені з </w:t>
            </w:r>
            <w:proofErr w:type="spellStart"/>
            <w:r w:rsidRPr="000311AE">
              <w:rPr>
                <w:rFonts w:ascii="Times New Roman" w:hAnsi="Times New Roman" w:cs="Times New Roman"/>
              </w:rPr>
              <w:t>версіонуванням</w:t>
            </w:r>
            <w:proofErr w:type="spellEnd"/>
            <w:r w:rsidRPr="000311AE">
              <w:rPr>
                <w:rFonts w:ascii="Times New Roman" w:hAnsi="Times New Roman" w:cs="Times New Roman"/>
              </w:rPr>
              <w:t xml:space="preserve">, всі зміни </w:t>
            </w:r>
            <w:proofErr w:type="spellStart"/>
            <w:r w:rsidRPr="000311AE">
              <w:rPr>
                <w:rFonts w:ascii="Times New Roman" w:hAnsi="Times New Roman" w:cs="Times New Roman"/>
              </w:rPr>
              <w:t>залоговані</w:t>
            </w:r>
            <w:proofErr w:type="spellEnd"/>
            <w:r w:rsidRPr="000311AE">
              <w:rPr>
                <w:rFonts w:ascii="Times New Roman" w:hAnsi="Times New Roman" w:cs="Times New Roman"/>
              </w:rPr>
              <w:t xml:space="preserve"> для аудиту згідно US 3 (критерій 5) та FR 17, користувач отримав підтвердження про успішне оновлення, при зміні </w:t>
            </w:r>
            <w:proofErr w:type="spellStart"/>
            <w:r w:rsidRPr="000311AE">
              <w:rPr>
                <w:rFonts w:ascii="Times New Roman" w:hAnsi="Times New Roman" w:cs="Times New Roman"/>
              </w:rPr>
              <w:t>email</w:t>
            </w:r>
            <w:proofErr w:type="spellEnd"/>
            <w:r w:rsidRPr="000311AE">
              <w:rPr>
                <w:rFonts w:ascii="Times New Roman" w:hAnsi="Times New Roman" w:cs="Times New Roman"/>
              </w:rPr>
              <w:t xml:space="preserve"> надіслано підтвердження згідно US 3 (критерій 2)</w:t>
            </w:r>
          </w:p>
          <w:p w14:paraId="0083DA7F" w14:textId="5D61E9F1" w:rsidR="00DA4E6C" w:rsidRDefault="0000231F" w:rsidP="004375E2">
            <w:pPr>
              <w:spacing w:line="240" w:lineRule="auto"/>
              <w:jc w:val="both"/>
              <w:rPr>
                <w:rFonts w:ascii="Times New Roman" w:hAnsi="Times New Roman" w:cs="Times New Roman"/>
                <w:lang w:val="en-US"/>
              </w:rPr>
            </w:pPr>
            <w:r w:rsidRPr="000311AE">
              <w:rPr>
                <w:rFonts w:ascii="Times New Roman" w:hAnsi="Times New Roman" w:cs="Times New Roman"/>
                <w:b/>
                <w:bCs/>
              </w:rPr>
              <w:lastRenderedPageBreak/>
              <w:t>Альтернативний сценарій:</w:t>
            </w:r>
            <w:r w:rsidRPr="000311AE">
              <w:rPr>
                <w:rFonts w:ascii="Times New Roman" w:hAnsi="Times New Roman" w:cs="Times New Roman"/>
              </w:rPr>
              <w:t xml:space="preserve"> Зміна </w:t>
            </w:r>
            <w:proofErr w:type="spellStart"/>
            <w:r w:rsidRPr="000311AE">
              <w:rPr>
                <w:rFonts w:ascii="Times New Roman" w:hAnsi="Times New Roman" w:cs="Times New Roman"/>
              </w:rPr>
              <w:t>email</w:t>
            </w:r>
            <w:proofErr w:type="spellEnd"/>
            <w:r w:rsidRPr="000311AE">
              <w:rPr>
                <w:rFonts w:ascii="Times New Roman" w:hAnsi="Times New Roman" w:cs="Times New Roman"/>
              </w:rPr>
              <w:t xml:space="preserve"> вимагає верифікації нової адреси перед застосуванням, зміна пароля успішно виконана після підтвердження поточного пароля згідно US 3 (критерій 3)</w:t>
            </w:r>
          </w:p>
          <w:p w14:paraId="174CFD30" w14:textId="4C0F42D6"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t>Негативний сценарій:</w:t>
            </w:r>
            <w:r w:rsidRPr="000311AE">
              <w:rPr>
                <w:rFonts w:ascii="Times New Roman" w:hAnsi="Times New Roman" w:cs="Times New Roman"/>
              </w:rPr>
              <w:t xml:space="preserve"> Зміни відхилені через </w:t>
            </w:r>
            <w:proofErr w:type="spellStart"/>
            <w:r w:rsidRPr="000311AE">
              <w:rPr>
                <w:rFonts w:ascii="Times New Roman" w:hAnsi="Times New Roman" w:cs="Times New Roman"/>
              </w:rPr>
              <w:t>невалідні</w:t>
            </w:r>
            <w:proofErr w:type="spellEnd"/>
            <w:r w:rsidRPr="000311AE">
              <w:rPr>
                <w:rFonts w:ascii="Times New Roman" w:hAnsi="Times New Roman" w:cs="Times New Roman"/>
              </w:rPr>
              <w:t xml:space="preserve"> дані або порушення безпеки, користувач отримав зрозуміле повідомлення про причину згідно FR 18, спроба </w:t>
            </w:r>
            <w:proofErr w:type="spellStart"/>
            <w:r w:rsidRPr="000311AE">
              <w:rPr>
                <w:rFonts w:ascii="Times New Roman" w:hAnsi="Times New Roman" w:cs="Times New Roman"/>
              </w:rPr>
              <w:t>залогована</w:t>
            </w:r>
            <w:proofErr w:type="spellEnd"/>
            <w:r w:rsidRPr="000311AE">
              <w:rPr>
                <w:rFonts w:ascii="Times New Roman" w:hAnsi="Times New Roman" w:cs="Times New Roman"/>
              </w:rPr>
              <w:t>, стан профілю залишився незмінним</w:t>
            </w:r>
          </w:p>
        </w:tc>
      </w:tr>
      <w:tr w:rsidR="0000231F" w:rsidRPr="000311AE" w14:paraId="6DA0E568" w14:textId="77777777" w:rsidTr="00271F70">
        <w:tc>
          <w:tcPr>
            <w:tcW w:w="0" w:type="auto"/>
            <w:hideMark/>
          </w:tcPr>
          <w:p w14:paraId="49D6A32E"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lastRenderedPageBreak/>
              <w:t>Основний успішний сценарій</w:t>
            </w:r>
          </w:p>
        </w:tc>
        <w:tc>
          <w:tcPr>
            <w:tcW w:w="0" w:type="auto"/>
            <w:hideMark/>
          </w:tcPr>
          <w:p w14:paraId="553BC506" w14:textId="732AABDF" w:rsidR="00DA4E6C" w:rsidRPr="00DA4E6C" w:rsidRDefault="0000231F" w:rsidP="00DA4E6C">
            <w:pPr>
              <w:pStyle w:val="a9"/>
              <w:numPr>
                <w:ilvl w:val="0"/>
                <w:numId w:val="56"/>
              </w:numPr>
              <w:spacing w:line="240" w:lineRule="auto"/>
              <w:ind w:left="370"/>
              <w:jc w:val="both"/>
              <w:rPr>
                <w:rFonts w:ascii="Times New Roman" w:hAnsi="Times New Roman" w:cs="Times New Roman"/>
                <w:lang w:val="en-US"/>
              </w:rPr>
            </w:pPr>
            <w:r w:rsidRPr="00DA4E6C">
              <w:rPr>
                <w:rFonts w:ascii="Times New Roman" w:hAnsi="Times New Roman" w:cs="Times New Roman"/>
              </w:rPr>
              <w:t>Користувач натискає на іконку свого профілю у верхньому правому куті інтерфейсу</w:t>
            </w:r>
          </w:p>
          <w:p w14:paraId="2D58F16C" w14:textId="400766B8" w:rsidR="00DA4E6C" w:rsidRPr="00DA4E6C" w:rsidRDefault="0000231F" w:rsidP="00DA4E6C">
            <w:pPr>
              <w:pStyle w:val="a9"/>
              <w:numPr>
                <w:ilvl w:val="0"/>
                <w:numId w:val="56"/>
              </w:numPr>
              <w:spacing w:line="240" w:lineRule="auto"/>
              <w:ind w:left="370"/>
              <w:jc w:val="both"/>
              <w:rPr>
                <w:rFonts w:ascii="Times New Roman" w:hAnsi="Times New Roman" w:cs="Times New Roman"/>
                <w:lang w:val="en-US"/>
              </w:rPr>
            </w:pPr>
            <w:r w:rsidRPr="00DA4E6C">
              <w:rPr>
                <w:rFonts w:ascii="Times New Roman" w:hAnsi="Times New Roman" w:cs="Times New Roman"/>
              </w:rPr>
              <w:t xml:space="preserve">Система відображає </w:t>
            </w:r>
            <w:proofErr w:type="spellStart"/>
            <w:r w:rsidRPr="00DA4E6C">
              <w:rPr>
                <w:rFonts w:ascii="Times New Roman" w:hAnsi="Times New Roman" w:cs="Times New Roman"/>
              </w:rPr>
              <w:t>випадаюче</w:t>
            </w:r>
            <w:proofErr w:type="spellEnd"/>
            <w:r w:rsidRPr="00DA4E6C">
              <w:rPr>
                <w:rFonts w:ascii="Times New Roman" w:hAnsi="Times New Roman" w:cs="Times New Roman"/>
              </w:rPr>
              <w:t xml:space="preserve"> меню з опціями, включаючи "Налаштування профілю"</w:t>
            </w:r>
          </w:p>
          <w:p w14:paraId="4335AB26" w14:textId="0D0B8B38" w:rsidR="00DA4E6C" w:rsidRPr="00DA4E6C" w:rsidRDefault="0000231F" w:rsidP="00DA4E6C">
            <w:pPr>
              <w:pStyle w:val="a9"/>
              <w:numPr>
                <w:ilvl w:val="0"/>
                <w:numId w:val="56"/>
              </w:numPr>
              <w:spacing w:line="240" w:lineRule="auto"/>
              <w:ind w:left="370"/>
              <w:jc w:val="both"/>
              <w:rPr>
                <w:rFonts w:ascii="Times New Roman" w:hAnsi="Times New Roman" w:cs="Times New Roman"/>
                <w:lang w:val="en-US"/>
              </w:rPr>
            </w:pPr>
            <w:r w:rsidRPr="00DA4E6C">
              <w:rPr>
                <w:rFonts w:ascii="Times New Roman" w:hAnsi="Times New Roman" w:cs="Times New Roman"/>
              </w:rPr>
              <w:t>Користувач обирає "Налаштування профілю"</w:t>
            </w:r>
          </w:p>
          <w:p w14:paraId="0DBB6AC2" w14:textId="5470923D" w:rsidR="00DA4E6C" w:rsidRPr="00DA4E6C" w:rsidRDefault="0000231F" w:rsidP="00DA4E6C">
            <w:pPr>
              <w:pStyle w:val="a9"/>
              <w:numPr>
                <w:ilvl w:val="0"/>
                <w:numId w:val="56"/>
              </w:numPr>
              <w:spacing w:line="240" w:lineRule="auto"/>
              <w:ind w:left="370"/>
              <w:jc w:val="both"/>
              <w:rPr>
                <w:rFonts w:ascii="Times New Roman" w:hAnsi="Times New Roman" w:cs="Times New Roman"/>
                <w:lang w:val="en-US"/>
              </w:rPr>
            </w:pPr>
            <w:r w:rsidRPr="00DA4E6C">
              <w:rPr>
                <w:rFonts w:ascii="Times New Roman" w:hAnsi="Times New Roman" w:cs="Times New Roman"/>
              </w:rPr>
              <w:t xml:space="preserve">Система завантажує та відображає сторінку редагування профілю з поточними даними користувача: ім'я, прізвище, </w:t>
            </w:r>
            <w:proofErr w:type="spellStart"/>
            <w:r w:rsidRPr="00DA4E6C">
              <w:rPr>
                <w:rFonts w:ascii="Times New Roman" w:hAnsi="Times New Roman" w:cs="Times New Roman"/>
              </w:rPr>
              <w:t>email</w:t>
            </w:r>
            <w:proofErr w:type="spellEnd"/>
            <w:r w:rsidRPr="00DA4E6C">
              <w:rPr>
                <w:rFonts w:ascii="Times New Roman" w:hAnsi="Times New Roman" w:cs="Times New Roman"/>
              </w:rPr>
              <w:t>, дата народження, аватар, налаштування конфіденційності</w:t>
            </w:r>
          </w:p>
          <w:p w14:paraId="72BDB6A7" w14:textId="367CFCAA" w:rsidR="00DA4E6C" w:rsidRPr="00DA4E6C" w:rsidRDefault="0000231F" w:rsidP="00DA4E6C">
            <w:pPr>
              <w:pStyle w:val="a9"/>
              <w:numPr>
                <w:ilvl w:val="0"/>
                <w:numId w:val="56"/>
              </w:numPr>
              <w:spacing w:line="240" w:lineRule="auto"/>
              <w:ind w:left="370"/>
              <w:jc w:val="both"/>
              <w:rPr>
                <w:rFonts w:ascii="Times New Roman" w:hAnsi="Times New Roman" w:cs="Times New Roman"/>
                <w:lang w:val="en-US"/>
              </w:rPr>
            </w:pPr>
            <w:r w:rsidRPr="00DA4E6C">
              <w:rPr>
                <w:rFonts w:ascii="Times New Roman" w:hAnsi="Times New Roman" w:cs="Times New Roman"/>
              </w:rPr>
              <w:t xml:space="preserve">Система відображає поля з можливістю редагування: ім'я, прізвище (згідно US 3 критерій 1), </w:t>
            </w:r>
            <w:proofErr w:type="spellStart"/>
            <w:r w:rsidRPr="00DA4E6C">
              <w:rPr>
                <w:rFonts w:ascii="Times New Roman" w:hAnsi="Times New Roman" w:cs="Times New Roman"/>
              </w:rPr>
              <w:t>email</w:t>
            </w:r>
            <w:proofErr w:type="spellEnd"/>
            <w:r w:rsidRPr="00DA4E6C">
              <w:rPr>
                <w:rFonts w:ascii="Times New Roman" w:hAnsi="Times New Roman" w:cs="Times New Roman"/>
              </w:rPr>
              <w:t>, окремі кнопки "Змінити пароль" та "Змінити аватар"</w:t>
            </w:r>
          </w:p>
          <w:p w14:paraId="1196BED4" w14:textId="73378D3D" w:rsidR="00DA4E6C" w:rsidRPr="00DA4E6C" w:rsidRDefault="0000231F" w:rsidP="00DA4E6C">
            <w:pPr>
              <w:pStyle w:val="a9"/>
              <w:numPr>
                <w:ilvl w:val="0"/>
                <w:numId w:val="56"/>
              </w:numPr>
              <w:spacing w:line="240" w:lineRule="auto"/>
              <w:ind w:left="370"/>
              <w:jc w:val="both"/>
              <w:rPr>
                <w:rFonts w:ascii="Times New Roman" w:hAnsi="Times New Roman" w:cs="Times New Roman"/>
                <w:lang w:val="en-US"/>
              </w:rPr>
            </w:pPr>
            <w:r w:rsidRPr="00DA4E6C">
              <w:rPr>
                <w:rFonts w:ascii="Times New Roman" w:hAnsi="Times New Roman" w:cs="Times New Roman"/>
              </w:rPr>
              <w:t>Користувач редагує бажані поля персональної інформації (наприклад, змінює ім'я з "Іван" на "Іван Петрович")</w:t>
            </w:r>
          </w:p>
          <w:p w14:paraId="7E3BFABF" w14:textId="57ADB686" w:rsidR="00DA4E6C" w:rsidRPr="00DA4E6C" w:rsidRDefault="0000231F" w:rsidP="00DA4E6C">
            <w:pPr>
              <w:pStyle w:val="a9"/>
              <w:numPr>
                <w:ilvl w:val="0"/>
                <w:numId w:val="56"/>
              </w:numPr>
              <w:spacing w:line="240" w:lineRule="auto"/>
              <w:ind w:left="370"/>
              <w:jc w:val="both"/>
              <w:rPr>
                <w:rFonts w:ascii="Times New Roman" w:hAnsi="Times New Roman" w:cs="Times New Roman"/>
                <w:lang w:val="en-US"/>
              </w:rPr>
            </w:pPr>
            <w:r w:rsidRPr="00DA4E6C">
              <w:rPr>
                <w:rFonts w:ascii="Times New Roman" w:hAnsi="Times New Roman" w:cs="Times New Roman"/>
              </w:rPr>
              <w:t>Користувач натискає кнопку "Зберегти зміни"</w:t>
            </w:r>
          </w:p>
          <w:p w14:paraId="1189663D" w14:textId="05F50DEF" w:rsidR="00DA4E6C" w:rsidRPr="00DA4E6C" w:rsidRDefault="0000231F" w:rsidP="00DA4E6C">
            <w:pPr>
              <w:pStyle w:val="a9"/>
              <w:numPr>
                <w:ilvl w:val="0"/>
                <w:numId w:val="56"/>
              </w:numPr>
              <w:spacing w:line="240" w:lineRule="auto"/>
              <w:ind w:left="370"/>
              <w:jc w:val="both"/>
              <w:rPr>
                <w:rFonts w:ascii="Times New Roman" w:hAnsi="Times New Roman" w:cs="Times New Roman"/>
                <w:lang w:val="en-US"/>
              </w:rPr>
            </w:pPr>
            <w:r w:rsidRPr="00DA4E6C">
              <w:rPr>
                <w:rFonts w:ascii="Times New Roman" w:hAnsi="Times New Roman" w:cs="Times New Roman"/>
              </w:rPr>
              <w:t xml:space="preserve">Система виконує </w:t>
            </w:r>
            <w:proofErr w:type="spellStart"/>
            <w:r w:rsidRPr="00DA4E6C">
              <w:rPr>
                <w:rFonts w:ascii="Times New Roman" w:hAnsi="Times New Roman" w:cs="Times New Roman"/>
              </w:rPr>
              <w:t>валідацію</w:t>
            </w:r>
            <w:proofErr w:type="spellEnd"/>
            <w:r w:rsidRPr="00DA4E6C">
              <w:rPr>
                <w:rFonts w:ascii="Times New Roman" w:hAnsi="Times New Roman" w:cs="Times New Roman"/>
              </w:rPr>
              <w:t xml:space="preserve"> введених даних: перевіряє формат, довжину, відсутність заборонених символів або SQL </w:t>
            </w:r>
            <w:proofErr w:type="spellStart"/>
            <w:r w:rsidRPr="00DA4E6C">
              <w:rPr>
                <w:rFonts w:ascii="Times New Roman" w:hAnsi="Times New Roman" w:cs="Times New Roman"/>
              </w:rPr>
              <w:t>injection</w:t>
            </w:r>
            <w:proofErr w:type="spellEnd"/>
            <w:r w:rsidRPr="00DA4E6C">
              <w:rPr>
                <w:rFonts w:ascii="Times New Roman" w:hAnsi="Times New Roman" w:cs="Times New Roman"/>
              </w:rPr>
              <w:t xml:space="preserve"> спроб</w:t>
            </w:r>
          </w:p>
          <w:p w14:paraId="4BCFC846" w14:textId="4C4CB3B9" w:rsidR="00DA4E6C" w:rsidRPr="00DA4E6C" w:rsidRDefault="0000231F" w:rsidP="00DA4E6C">
            <w:pPr>
              <w:pStyle w:val="a9"/>
              <w:numPr>
                <w:ilvl w:val="0"/>
                <w:numId w:val="56"/>
              </w:numPr>
              <w:spacing w:line="240" w:lineRule="auto"/>
              <w:ind w:left="370"/>
              <w:jc w:val="both"/>
              <w:rPr>
                <w:rFonts w:ascii="Times New Roman" w:hAnsi="Times New Roman" w:cs="Times New Roman"/>
                <w:lang w:val="en-US"/>
              </w:rPr>
            </w:pPr>
            <w:r w:rsidRPr="00DA4E6C">
              <w:rPr>
                <w:rFonts w:ascii="Times New Roman" w:hAnsi="Times New Roman" w:cs="Times New Roman"/>
              </w:rPr>
              <w:t xml:space="preserve">Система виконує </w:t>
            </w:r>
            <w:proofErr w:type="spellStart"/>
            <w:r w:rsidRPr="00DA4E6C">
              <w:rPr>
                <w:rFonts w:ascii="Times New Roman" w:hAnsi="Times New Roman" w:cs="Times New Roman"/>
              </w:rPr>
              <w:t>санітизацію</w:t>
            </w:r>
            <w:proofErr w:type="spellEnd"/>
            <w:r w:rsidRPr="00DA4E6C">
              <w:rPr>
                <w:rFonts w:ascii="Times New Roman" w:hAnsi="Times New Roman" w:cs="Times New Roman"/>
              </w:rPr>
              <w:t xml:space="preserve"> даних для запобігання XSS атакам</w:t>
            </w:r>
          </w:p>
          <w:p w14:paraId="15EA01BE" w14:textId="4F750839" w:rsidR="00DA4E6C" w:rsidRPr="00DA4E6C" w:rsidRDefault="0000231F" w:rsidP="00DA4E6C">
            <w:pPr>
              <w:pStyle w:val="a9"/>
              <w:numPr>
                <w:ilvl w:val="0"/>
                <w:numId w:val="56"/>
              </w:numPr>
              <w:spacing w:line="240" w:lineRule="auto"/>
              <w:ind w:left="370"/>
              <w:jc w:val="both"/>
              <w:rPr>
                <w:rFonts w:ascii="Times New Roman" w:hAnsi="Times New Roman" w:cs="Times New Roman"/>
                <w:lang w:val="en-US"/>
              </w:rPr>
            </w:pPr>
            <w:r w:rsidRPr="00DA4E6C">
              <w:rPr>
                <w:rFonts w:ascii="Times New Roman" w:hAnsi="Times New Roman" w:cs="Times New Roman"/>
              </w:rPr>
              <w:t>Система оновлює запис користувача у базі даних з новими значеннями полів</w:t>
            </w:r>
          </w:p>
          <w:p w14:paraId="36435BF6" w14:textId="683ABAFC" w:rsidR="00DA4E6C" w:rsidRPr="00DA4E6C" w:rsidRDefault="0000231F" w:rsidP="00DA4E6C">
            <w:pPr>
              <w:pStyle w:val="a9"/>
              <w:numPr>
                <w:ilvl w:val="0"/>
                <w:numId w:val="56"/>
              </w:numPr>
              <w:spacing w:line="240" w:lineRule="auto"/>
              <w:ind w:left="370"/>
              <w:jc w:val="both"/>
              <w:rPr>
                <w:rFonts w:ascii="Times New Roman" w:hAnsi="Times New Roman" w:cs="Times New Roman"/>
                <w:lang w:val="en-US"/>
              </w:rPr>
            </w:pPr>
            <w:r w:rsidRPr="00DA4E6C">
              <w:rPr>
                <w:rFonts w:ascii="Times New Roman" w:hAnsi="Times New Roman" w:cs="Times New Roman"/>
              </w:rPr>
              <w:t xml:space="preserve">Система створює запис про зміну у таблиці аудиту згідно US 3 (критерій 5): </w:t>
            </w:r>
            <w:proofErr w:type="spellStart"/>
            <w:r w:rsidRPr="00DA4E6C">
              <w:rPr>
                <w:rFonts w:ascii="Times New Roman" w:hAnsi="Times New Roman" w:cs="Times New Roman"/>
              </w:rPr>
              <w:t>timestamp</w:t>
            </w:r>
            <w:proofErr w:type="spellEnd"/>
            <w:r w:rsidRPr="00DA4E6C">
              <w:rPr>
                <w:rFonts w:ascii="Times New Roman" w:hAnsi="Times New Roman" w:cs="Times New Roman"/>
              </w:rPr>
              <w:t xml:space="preserve">, </w:t>
            </w:r>
            <w:proofErr w:type="spellStart"/>
            <w:r w:rsidRPr="00DA4E6C">
              <w:rPr>
                <w:rFonts w:ascii="Times New Roman" w:hAnsi="Times New Roman" w:cs="Times New Roman"/>
              </w:rPr>
              <w:t>user_id</w:t>
            </w:r>
            <w:proofErr w:type="spellEnd"/>
            <w:r w:rsidRPr="00DA4E6C">
              <w:rPr>
                <w:rFonts w:ascii="Times New Roman" w:hAnsi="Times New Roman" w:cs="Times New Roman"/>
              </w:rPr>
              <w:t>, змінені поля, старі значення, нові значення, IP-адреса</w:t>
            </w:r>
          </w:p>
          <w:p w14:paraId="3F3CF9F2" w14:textId="7C2FE3AE" w:rsidR="00DA4E6C" w:rsidRPr="00DA4E6C" w:rsidRDefault="0000231F" w:rsidP="00DA4E6C">
            <w:pPr>
              <w:pStyle w:val="a9"/>
              <w:numPr>
                <w:ilvl w:val="0"/>
                <w:numId w:val="56"/>
              </w:numPr>
              <w:spacing w:line="240" w:lineRule="auto"/>
              <w:ind w:left="370"/>
              <w:jc w:val="both"/>
              <w:rPr>
                <w:rFonts w:ascii="Times New Roman" w:hAnsi="Times New Roman" w:cs="Times New Roman"/>
                <w:lang w:val="en-US"/>
              </w:rPr>
            </w:pPr>
            <w:r w:rsidRPr="00DA4E6C">
              <w:rPr>
                <w:rFonts w:ascii="Times New Roman" w:hAnsi="Times New Roman" w:cs="Times New Roman"/>
              </w:rPr>
              <w:t>Система відображає повідомлення про успіх: "Профіль успішно оновлено"</w:t>
            </w:r>
          </w:p>
          <w:p w14:paraId="4A3EFDF1" w14:textId="3DD447E1" w:rsidR="0000231F" w:rsidRPr="00DA4E6C" w:rsidRDefault="0000231F" w:rsidP="00DA4E6C">
            <w:pPr>
              <w:pStyle w:val="a9"/>
              <w:numPr>
                <w:ilvl w:val="0"/>
                <w:numId w:val="56"/>
              </w:numPr>
              <w:spacing w:line="240" w:lineRule="auto"/>
              <w:ind w:left="370"/>
              <w:jc w:val="both"/>
              <w:rPr>
                <w:rFonts w:ascii="Times New Roman" w:hAnsi="Times New Roman" w:cs="Times New Roman"/>
              </w:rPr>
            </w:pPr>
            <w:r w:rsidRPr="00DA4E6C">
              <w:rPr>
                <w:rFonts w:ascii="Times New Roman" w:hAnsi="Times New Roman" w:cs="Times New Roman"/>
              </w:rPr>
              <w:t xml:space="preserve">Система автоматично оновлює відображувані дані користувача в інтерфейсі (ім'я у </w:t>
            </w:r>
            <w:proofErr w:type="spellStart"/>
            <w:r w:rsidRPr="00DA4E6C">
              <w:rPr>
                <w:rFonts w:ascii="Times New Roman" w:hAnsi="Times New Roman" w:cs="Times New Roman"/>
              </w:rPr>
              <w:t>header</w:t>
            </w:r>
            <w:proofErr w:type="spellEnd"/>
            <w:r w:rsidRPr="00DA4E6C">
              <w:rPr>
                <w:rFonts w:ascii="Times New Roman" w:hAnsi="Times New Roman" w:cs="Times New Roman"/>
              </w:rPr>
              <w:t>, профільні дані)</w:t>
            </w:r>
          </w:p>
        </w:tc>
      </w:tr>
      <w:tr w:rsidR="0000231F" w:rsidRPr="000311AE" w14:paraId="29079B03" w14:textId="77777777" w:rsidTr="00271F70">
        <w:tc>
          <w:tcPr>
            <w:tcW w:w="0" w:type="auto"/>
            <w:hideMark/>
          </w:tcPr>
          <w:p w14:paraId="508DC556"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t>Альтернативні сценарії</w:t>
            </w:r>
          </w:p>
        </w:tc>
        <w:tc>
          <w:tcPr>
            <w:tcW w:w="0" w:type="auto"/>
            <w:hideMark/>
          </w:tcPr>
          <w:p w14:paraId="7BF5D45D" w14:textId="01779AAC" w:rsidR="005526F5" w:rsidRDefault="0000231F" w:rsidP="005526F5">
            <w:pPr>
              <w:spacing w:after="0" w:line="240" w:lineRule="auto"/>
              <w:jc w:val="both"/>
              <w:rPr>
                <w:rFonts w:ascii="Times New Roman" w:hAnsi="Times New Roman" w:cs="Times New Roman"/>
                <w:lang w:val="en-US"/>
              </w:rPr>
            </w:pPr>
            <w:r w:rsidRPr="000311AE">
              <w:rPr>
                <w:rFonts w:ascii="Times New Roman" w:hAnsi="Times New Roman" w:cs="Times New Roman"/>
                <w:b/>
                <w:bCs/>
              </w:rPr>
              <w:t xml:space="preserve">А1: Зміна </w:t>
            </w:r>
            <w:proofErr w:type="spellStart"/>
            <w:r w:rsidRPr="000311AE">
              <w:rPr>
                <w:rFonts w:ascii="Times New Roman" w:hAnsi="Times New Roman" w:cs="Times New Roman"/>
                <w:b/>
                <w:bCs/>
              </w:rPr>
              <w:t>email</w:t>
            </w:r>
            <w:proofErr w:type="spellEnd"/>
            <w:r w:rsidRPr="000311AE">
              <w:rPr>
                <w:rFonts w:ascii="Times New Roman" w:hAnsi="Times New Roman" w:cs="Times New Roman"/>
                <w:b/>
                <w:bCs/>
              </w:rPr>
              <w:t xml:space="preserve"> адреси</w:t>
            </w:r>
          </w:p>
          <w:p w14:paraId="008C5C63" w14:textId="0306333D" w:rsidR="005526F5" w:rsidRPr="005526F5" w:rsidRDefault="0000231F" w:rsidP="005526F5">
            <w:pPr>
              <w:pStyle w:val="a9"/>
              <w:numPr>
                <w:ilvl w:val="0"/>
                <w:numId w:val="58"/>
              </w:numPr>
              <w:spacing w:line="240" w:lineRule="auto"/>
              <w:jc w:val="both"/>
              <w:rPr>
                <w:rFonts w:ascii="Times New Roman" w:hAnsi="Times New Roman" w:cs="Times New Roman"/>
                <w:lang w:val="en-US"/>
              </w:rPr>
            </w:pPr>
            <w:r w:rsidRPr="005526F5">
              <w:rPr>
                <w:rFonts w:ascii="Times New Roman" w:hAnsi="Times New Roman" w:cs="Times New Roman"/>
              </w:rPr>
              <w:t xml:space="preserve">На кроці 6: Користувач змінює свою </w:t>
            </w:r>
            <w:proofErr w:type="spellStart"/>
            <w:r w:rsidRPr="005526F5">
              <w:rPr>
                <w:rFonts w:ascii="Times New Roman" w:hAnsi="Times New Roman" w:cs="Times New Roman"/>
              </w:rPr>
              <w:t>email</w:t>
            </w:r>
            <w:proofErr w:type="spellEnd"/>
            <w:r w:rsidRPr="005526F5">
              <w:rPr>
                <w:rFonts w:ascii="Times New Roman" w:hAnsi="Times New Roman" w:cs="Times New Roman"/>
              </w:rPr>
              <w:t xml:space="preserve"> адресу на нову</w:t>
            </w:r>
          </w:p>
          <w:p w14:paraId="2A3D2AD8" w14:textId="76C2FF8F" w:rsidR="005526F5" w:rsidRPr="005526F5" w:rsidRDefault="0000231F" w:rsidP="005526F5">
            <w:pPr>
              <w:pStyle w:val="a9"/>
              <w:numPr>
                <w:ilvl w:val="0"/>
                <w:numId w:val="58"/>
              </w:numPr>
              <w:spacing w:line="240" w:lineRule="auto"/>
              <w:jc w:val="both"/>
              <w:rPr>
                <w:rFonts w:ascii="Times New Roman" w:hAnsi="Times New Roman" w:cs="Times New Roman"/>
                <w:lang w:val="en-US"/>
              </w:rPr>
            </w:pPr>
            <w:r w:rsidRPr="005526F5">
              <w:rPr>
                <w:rFonts w:ascii="Times New Roman" w:hAnsi="Times New Roman" w:cs="Times New Roman"/>
              </w:rPr>
              <w:t>Користувач натискає "Зберегти зміни"</w:t>
            </w:r>
          </w:p>
          <w:p w14:paraId="66EBD429" w14:textId="3E9745F8" w:rsidR="005526F5" w:rsidRPr="005526F5" w:rsidRDefault="0000231F" w:rsidP="005526F5">
            <w:pPr>
              <w:pStyle w:val="a9"/>
              <w:numPr>
                <w:ilvl w:val="0"/>
                <w:numId w:val="58"/>
              </w:numPr>
              <w:spacing w:line="240" w:lineRule="auto"/>
              <w:jc w:val="both"/>
              <w:rPr>
                <w:rFonts w:ascii="Times New Roman" w:hAnsi="Times New Roman" w:cs="Times New Roman"/>
                <w:lang w:val="en-US"/>
              </w:rPr>
            </w:pPr>
            <w:r w:rsidRPr="005526F5">
              <w:rPr>
                <w:rFonts w:ascii="Times New Roman" w:hAnsi="Times New Roman" w:cs="Times New Roman"/>
              </w:rPr>
              <w:t xml:space="preserve">Система перевіряє, що новий </w:t>
            </w:r>
            <w:proofErr w:type="spellStart"/>
            <w:r w:rsidRPr="005526F5">
              <w:rPr>
                <w:rFonts w:ascii="Times New Roman" w:hAnsi="Times New Roman" w:cs="Times New Roman"/>
              </w:rPr>
              <w:t>email</w:t>
            </w:r>
            <w:proofErr w:type="spellEnd"/>
            <w:r w:rsidRPr="005526F5">
              <w:rPr>
                <w:rFonts w:ascii="Times New Roman" w:hAnsi="Times New Roman" w:cs="Times New Roman"/>
              </w:rPr>
              <w:t xml:space="preserve"> не зайнятий іншим користувачем у базі даних згідно US 3 (критерій 4)</w:t>
            </w:r>
          </w:p>
          <w:p w14:paraId="79A88EC4" w14:textId="697DD246" w:rsidR="005526F5" w:rsidRPr="005526F5" w:rsidRDefault="0000231F" w:rsidP="005526F5">
            <w:pPr>
              <w:pStyle w:val="a9"/>
              <w:numPr>
                <w:ilvl w:val="0"/>
                <w:numId w:val="58"/>
              </w:numPr>
              <w:spacing w:line="240" w:lineRule="auto"/>
              <w:jc w:val="both"/>
              <w:rPr>
                <w:rFonts w:ascii="Times New Roman" w:hAnsi="Times New Roman" w:cs="Times New Roman"/>
                <w:lang w:val="en-US"/>
              </w:rPr>
            </w:pPr>
            <w:r w:rsidRPr="005526F5">
              <w:rPr>
                <w:rFonts w:ascii="Times New Roman" w:hAnsi="Times New Roman" w:cs="Times New Roman"/>
              </w:rPr>
              <w:t xml:space="preserve">Система відображає додаткове модальне вікно: "Для зміни </w:t>
            </w:r>
            <w:proofErr w:type="spellStart"/>
            <w:r w:rsidRPr="005526F5">
              <w:rPr>
                <w:rFonts w:ascii="Times New Roman" w:hAnsi="Times New Roman" w:cs="Times New Roman"/>
              </w:rPr>
              <w:t>email</w:t>
            </w:r>
            <w:proofErr w:type="spellEnd"/>
            <w:r w:rsidRPr="005526F5">
              <w:rPr>
                <w:rFonts w:ascii="Times New Roman" w:hAnsi="Times New Roman" w:cs="Times New Roman"/>
              </w:rPr>
              <w:t xml:space="preserve"> необхідно підтвердити нову адресу"</w:t>
            </w:r>
          </w:p>
          <w:p w14:paraId="607D9A9E" w14:textId="00534D7E" w:rsidR="005526F5" w:rsidRPr="005526F5" w:rsidRDefault="0000231F" w:rsidP="005526F5">
            <w:pPr>
              <w:pStyle w:val="a9"/>
              <w:numPr>
                <w:ilvl w:val="0"/>
                <w:numId w:val="58"/>
              </w:numPr>
              <w:spacing w:line="240" w:lineRule="auto"/>
              <w:jc w:val="both"/>
              <w:rPr>
                <w:rFonts w:ascii="Times New Roman" w:hAnsi="Times New Roman" w:cs="Times New Roman"/>
                <w:lang w:val="en-US"/>
              </w:rPr>
            </w:pPr>
            <w:r w:rsidRPr="005526F5">
              <w:rPr>
                <w:rFonts w:ascii="Times New Roman" w:hAnsi="Times New Roman" w:cs="Times New Roman"/>
              </w:rPr>
              <w:t xml:space="preserve">Система надсилає </w:t>
            </w:r>
            <w:proofErr w:type="spellStart"/>
            <w:r w:rsidRPr="005526F5">
              <w:rPr>
                <w:rFonts w:ascii="Times New Roman" w:hAnsi="Times New Roman" w:cs="Times New Roman"/>
              </w:rPr>
              <w:t>email</w:t>
            </w:r>
            <w:proofErr w:type="spellEnd"/>
            <w:r w:rsidRPr="005526F5">
              <w:rPr>
                <w:rFonts w:ascii="Times New Roman" w:hAnsi="Times New Roman" w:cs="Times New Roman"/>
              </w:rPr>
              <w:t xml:space="preserve"> з підтвердженням на НОВУ </w:t>
            </w:r>
            <w:proofErr w:type="spellStart"/>
            <w:r w:rsidRPr="005526F5">
              <w:rPr>
                <w:rFonts w:ascii="Times New Roman" w:hAnsi="Times New Roman" w:cs="Times New Roman"/>
              </w:rPr>
              <w:t>email</w:t>
            </w:r>
            <w:proofErr w:type="spellEnd"/>
            <w:r w:rsidRPr="005526F5">
              <w:rPr>
                <w:rFonts w:ascii="Times New Roman" w:hAnsi="Times New Roman" w:cs="Times New Roman"/>
              </w:rPr>
              <w:t xml:space="preserve"> адресу згідно US 3 (критерій 2) з унікальним токеном верифікації</w:t>
            </w:r>
          </w:p>
          <w:p w14:paraId="48987E8F" w14:textId="0AA97484" w:rsidR="005526F5" w:rsidRPr="005526F5" w:rsidRDefault="0000231F" w:rsidP="005526F5">
            <w:pPr>
              <w:pStyle w:val="a9"/>
              <w:numPr>
                <w:ilvl w:val="0"/>
                <w:numId w:val="58"/>
              </w:numPr>
              <w:spacing w:line="240" w:lineRule="auto"/>
              <w:jc w:val="both"/>
              <w:rPr>
                <w:rFonts w:ascii="Times New Roman" w:hAnsi="Times New Roman" w:cs="Times New Roman"/>
                <w:lang w:val="en-US"/>
              </w:rPr>
            </w:pPr>
            <w:proofErr w:type="spellStart"/>
            <w:r w:rsidRPr="005526F5">
              <w:rPr>
                <w:rFonts w:ascii="Times New Roman" w:hAnsi="Times New Roman" w:cs="Times New Roman"/>
              </w:rPr>
              <w:t>Email</w:t>
            </w:r>
            <w:proofErr w:type="spellEnd"/>
            <w:r w:rsidRPr="005526F5">
              <w:rPr>
                <w:rFonts w:ascii="Times New Roman" w:hAnsi="Times New Roman" w:cs="Times New Roman"/>
              </w:rPr>
              <w:t xml:space="preserve"> містить: посилання для підтвердження, інструкції, попередження про безпеку</w:t>
            </w:r>
          </w:p>
          <w:p w14:paraId="2C676C57" w14:textId="3885D063" w:rsidR="005526F5" w:rsidRPr="005526F5" w:rsidRDefault="0000231F" w:rsidP="005526F5">
            <w:pPr>
              <w:pStyle w:val="a9"/>
              <w:numPr>
                <w:ilvl w:val="0"/>
                <w:numId w:val="58"/>
              </w:numPr>
              <w:spacing w:line="240" w:lineRule="auto"/>
              <w:jc w:val="both"/>
              <w:rPr>
                <w:rFonts w:ascii="Times New Roman" w:hAnsi="Times New Roman" w:cs="Times New Roman"/>
                <w:lang w:val="en-US"/>
              </w:rPr>
            </w:pPr>
            <w:r w:rsidRPr="005526F5">
              <w:rPr>
                <w:rFonts w:ascii="Times New Roman" w:hAnsi="Times New Roman" w:cs="Times New Roman"/>
              </w:rPr>
              <w:t>Система відображає: "</w:t>
            </w:r>
            <w:proofErr w:type="spellStart"/>
            <w:r w:rsidRPr="005526F5">
              <w:rPr>
                <w:rFonts w:ascii="Times New Roman" w:hAnsi="Times New Roman" w:cs="Times New Roman"/>
              </w:rPr>
              <w:t>Email</w:t>
            </w:r>
            <w:proofErr w:type="spellEnd"/>
            <w:r w:rsidRPr="005526F5">
              <w:rPr>
                <w:rFonts w:ascii="Times New Roman" w:hAnsi="Times New Roman" w:cs="Times New Roman"/>
              </w:rPr>
              <w:t xml:space="preserve"> з підтвердженням надіслано на нову адресу. Перевірте пошту та </w:t>
            </w:r>
            <w:proofErr w:type="spellStart"/>
            <w:r w:rsidRPr="005526F5">
              <w:rPr>
                <w:rFonts w:ascii="Times New Roman" w:hAnsi="Times New Roman" w:cs="Times New Roman"/>
              </w:rPr>
              <w:t>підтвердіть</w:t>
            </w:r>
            <w:proofErr w:type="spellEnd"/>
            <w:r w:rsidRPr="005526F5">
              <w:rPr>
                <w:rFonts w:ascii="Times New Roman" w:hAnsi="Times New Roman" w:cs="Times New Roman"/>
              </w:rPr>
              <w:t xml:space="preserve"> зміну. До підтвердження буде використовуватися стара адреса"</w:t>
            </w:r>
          </w:p>
          <w:p w14:paraId="15B813A1" w14:textId="16B2A267" w:rsidR="005526F5" w:rsidRPr="005526F5" w:rsidRDefault="0000231F" w:rsidP="005526F5">
            <w:pPr>
              <w:pStyle w:val="a9"/>
              <w:numPr>
                <w:ilvl w:val="0"/>
                <w:numId w:val="58"/>
              </w:numPr>
              <w:spacing w:line="240" w:lineRule="auto"/>
              <w:jc w:val="both"/>
              <w:rPr>
                <w:rFonts w:ascii="Times New Roman" w:hAnsi="Times New Roman" w:cs="Times New Roman"/>
                <w:lang w:val="en-US"/>
              </w:rPr>
            </w:pPr>
            <w:r w:rsidRPr="005526F5">
              <w:rPr>
                <w:rFonts w:ascii="Times New Roman" w:hAnsi="Times New Roman" w:cs="Times New Roman"/>
              </w:rPr>
              <w:t xml:space="preserve">Користувач відкриває </w:t>
            </w:r>
            <w:proofErr w:type="spellStart"/>
            <w:r w:rsidRPr="005526F5">
              <w:rPr>
                <w:rFonts w:ascii="Times New Roman" w:hAnsi="Times New Roman" w:cs="Times New Roman"/>
              </w:rPr>
              <w:t>email</w:t>
            </w:r>
            <w:proofErr w:type="spellEnd"/>
            <w:r w:rsidRPr="005526F5">
              <w:rPr>
                <w:rFonts w:ascii="Times New Roman" w:hAnsi="Times New Roman" w:cs="Times New Roman"/>
              </w:rPr>
              <w:t xml:space="preserve"> та натискає посилання підтвердження</w:t>
            </w:r>
          </w:p>
          <w:p w14:paraId="4DF38406" w14:textId="66A3FA64" w:rsidR="005526F5" w:rsidRPr="005526F5" w:rsidRDefault="0000231F" w:rsidP="005526F5">
            <w:pPr>
              <w:pStyle w:val="a9"/>
              <w:numPr>
                <w:ilvl w:val="0"/>
                <w:numId w:val="58"/>
              </w:numPr>
              <w:spacing w:line="240" w:lineRule="auto"/>
              <w:jc w:val="both"/>
              <w:rPr>
                <w:rFonts w:ascii="Times New Roman" w:hAnsi="Times New Roman" w:cs="Times New Roman"/>
                <w:lang w:val="en-US"/>
              </w:rPr>
            </w:pPr>
            <w:r w:rsidRPr="005526F5">
              <w:rPr>
                <w:rFonts w:ascii="Times New Roman" w:hAnsi="Times New Roman" w:cs="Times New Roman"/>
              </w:rPr>
              <w:t xml:space="preserve">Система перевіряє токен, оновлює </w:t>
            </w:r>
            <w:proofErr w:type="spellStart"/>
            <w:r w:rsidRPr="005526F5">
              <w:rPr>
                <w:rFonts w:ascii="Times New Roman" w:hAnsi="Times New Roman" w:cs="Times New Roman"/>
              </w:rPr>
              <w:t>email</w:t>
            </w:r>
            <w:proofErr w:type="spellEnd"/>
            <w:r w:rsidRPr="005526F5">
              <w:rPr>
                <w:rFonts w:ascii="Times New Roman" w:hAnsi="Times New Roman" w:cs="Times New Roman"/>
              </w:rPr>
              <w:t xml:space="preserve"> адресу у базі даних</w:t>
            </w:r>
          </w:p>
          <w:p w14:paraId="43D831C3" w14:textId="24DB0A4C" w:rsidR="005526F5" w:rsidRPr="005526F5" w:rsidRDefault="0000231F" w:rsidP="005526F5">
            <w:pPr>
              <w:pStyle w:val="a9"/>
              <w:numPr>
                <w:ilvl w:val="0"/>
                <w:numId w:val="58"/>
              </w:numPr>
              <w:spacing w:line="240" w:lineRule="auto"/>
              <w:jc w:val="both"/>
              <w:rPr>
                <w:rFonts w:ascii="Times New Roman" w:hAnsi="Times New Roman" w:cs="Times New Roman"/>
                <w:lang w:val="en-US"/>
              </w:rPr>
            </w:pPr>
            <w:r w:rsidRPr="005526F5">
              <w:rPr>
                <w:rFonts w:ascii="Times New Roman" w:hAnsi="Times New Roman" w:cs="Times New Roman"/>
              </w:rPr>
              <w:lastRenderedPageBreak/>
              <w:t xml:space="preserve">Система надсилає інформаційний </w:t>
            </w:r>
            <w:proofErr w:type="spellStart"/>
            <w:r w:rsidRPr="005526F5">
              <w:rPr>
                <w:rFonts w:ascii="Times New Roman" w:hAnsi="Times New Roman" w:cs="Times New Roman"/>
              </w:rPr>
              <w:t>email</w:t>
            </w:r>
            <w:proofErr w:type="spellEnd"/>
            <w:r w:rsidRPr="005526F5">
              <w:rPr>
                <w:rFonts w:ascii="Times New Roman" w:hAnsi="Times New Roman" w:cs="Times New Roman"/>
              </w:rPr>
              <w:t xml:space="preserve"> на СТАРУ адресу про успішну зміну </w:t>
            </w:r>
            <w:proofErr w:type="spellStart"/>
            <w:r w:rsidRPr="005526F5">
              <w:rPr>
                <w:rFonts w:ascii="Times New Roman" w:hAnsi="Times New Roman" w:cs="Times New Roman"/>
              </w:rPr>
              <w:t>email</w:t>
            </w:r>
            <w:proofErr w:type="spellEnd"/>
          </w:p>
          <w:p w14:paraId="7A7C8B2E" w14:textId="6D152CA0" w:rsidR="005526F5" w:rsidRPr="005526F5" w:rsidRDefault="0000231F" w:rsidP="005526F5">
            <w:pPr>
              <w:pStyle w:val="a9"/>
              <w:numPr>
                <w:ilvl w:val="0"/>
                <w:numId w:val="58"/>
              </w:numPr>
              <w:spacing w:line="240" w:lineRule="auto"/>
              <w:jc w:val="both"/>
              <w:rPr>
                <w:rFonts w:ascii="Times New Roman" w:hAnsi="Times New Roman" w:cs="Times New Roman"/>
                <w:lang w:val="en-US"/>
              </w:rPr>
            </w:pPr>
            <w:r w:rsidRPr="005526F5">
              <w:rPr>
                <w:rFonts w:ascii="Times New Roman" w:hAnsi="Times New Roman" w:cs="Times New Roman"/>
              </w:rPr>
              <w:t xml:space="preserve">Система </w:t>
            </w:r>
            <w:proofErr w:type="spellStart"/>
            <w:r w:rsidRPr="005526F5">
              <w:rPr>
                <w:rFonts w:ascii="Times New Roman" w:hAnsi="Times New Roman" w:cs="Times New Roman"/>
              </w:rPr>
              <w:t>логує</w:t>
            </w:r>
            <w:proofErr w:type="spellEnd"/>
            <w:r w:rsidRPr="005526F5">
              <w:rPr>
                <w:rFonts w:ascii="Times New Roman" w:hAnsi="Times New Roman" w:cs="Times New Roman"/>
              </w:rPr>
              <w:t xml:space="preserve"> зміну </w:t>
            </w:r>
            <w:proofErr w:type="spellStart"/>
            <w:r w:rsidRPr="005526F5">
              <w:rPr>
                <w:rFonts w:ascii="Times New Roman" w:hAnsi="Times New Roman" w:cs="Times New Roman"/>
              </w:rPr>
              <w:t>email</w:t>
            </w:r>
            <w:proofErr w:type="spellEnd"/>
            <w:r w:rsidRPr="005526F5">
              <w:rPr>
                <w:rFonts w:ascii="Times New Roman" w:hAnsi="Times New Roman" w:cs="Times New Roman"/>
              </w:rPr>
              <w:t xml:space="preserve"> згідно US 3 (критерій 5)</w:t>
            </w:r>
          </w:p>
          <w:p w14:paraId="1F41856E" w14:textId="6CF9BCC7" w:rsidR="005526F5" w:rsidRPr="005526F5" w:rsidRDefault="0000231F" w:rsidP="005526F5">
            <w:pPr>
              <w:pStyle w:val="a9"/>
              <w:numPr>
                <w:ilvl w:val="0"/>
                <w:numId w:val="58"/>
              </w:numPr>
              <w:spacing w:line="240" w:lineRule="auto"/>
              <w:jc w:val="both"/>
              <w:rPr>
                <w:rFonts w:ascii="Times New Roman" w:hAnsi="Times New Roman" w:cs="Times New Roman"/>
                <w:lang w:val="en-US"/>
              </w:rPr>
            </w:pPr>
            <w:proofErr w:type="spellStart"/>
            <w:r w:rsidRPr="005526F5">
              <w:rPr>
                <w:rFonts w:ascii="Times New Roman" w:hAnsi="Times New Roman" w:cs="Times New Roman"/>
              </w:rPr>
              <w:t>Use</w:t>
            </w:r>
            <w:proofErr w:type="spellEnd"/>
            <w:r w:rsidRPr="005526F5">
              <w:rPr>
                <w:rFonts w:ascii="Times New Roman" w:hAnsi="Times New Roman" w:cs="Times New Roman"/>
              </w:rPr>
              <w:t xml:space="preserve"> </w:t>
            </w:r>
            <w:proofErr w:type="spellStart"/>
            <w:r w:rsidRPr="005526F5">
              <w:rPr>
                <w:rFonts w:ascii="Times New Roman" w:hAnsi="Times New Roman" w:cs="Times New Roman"/>
              </w:rPr>
              <w:t>case</w:t>
            </w:r>
            <w:proofErr w:type="spellEnd"/>
            <w:r w:rsidRPr="005526F5">
              <w:rPr>
                <w:rFonts w:ascii="Times New Roman" w:hAnsi="Times New Roman" w:cs="Times New Roman"/>
              </w:rPr>
              <w:t xml:space="preserve"> завершено успішно</w:t>
            </w:r>
          </w:p>
          <w:p w14:paraId="1E2467FF" w14:textId="52B5B083" w:rsidR="005526F5" w:rsidRDefault="0000231F" w:rsidP="005526F5">
            <w:pPr>
              <w:spacing w:after="0" w:line="240" w:lineRule="auto"/>
              <w:jc w:val="both"/>
              <w:rPr>
                <w:rFonts w:ascii="Times New Roman" w:hAnsi="Times New Roman" w:cs="Times New Roman"/>
                <w:lang w:val="en-US"/>
              </w:rPr>
            </w:pPr>
            <w:r w:rsidRPr="000311AE">
              <w:rPr>
                <w:rFonts w:ascii="Times New Roman" w:hAnsi="Times New Roman" w:cs="Times New Roman"/>
                <w:b/>
                <w:bCs/>
              </w:rPr>
              <w:t>А2: Зміна пароля</w:t>
            </w:r>
          </w:p>
          <w:p w14:paraId="3F36EC8D" w14:textId="7E149E9F" w:rsidR="005526F5" w:rsidRPr="005526F5" w:rsidRDefault="0000231F" w:rsidP="005526F5">
            <w:pPr>
              <w:pStyle w:val="a9"/>
              <w:numPr>
                <w:ilvl w:val="0"/>
                <w:numId w:val="59"/>
              </w:numPr>
              <w:spacing w:line="240" w:lineRule="auto"/>
              <w:jc w:val="both"/>
              <w:rPr>
                <w:rFonts w:ascii="Times New Roman" w:hAnsi="Times New Roman" w:cs="Times New Roman"/>
                <w:lang w:val="en-US"/>
              </w:rPr>
            </w:pPr>
            <w:r w:rsidRPr="005526F5">
              <w:rPr>
                <w:rFonts w:ascii="Times New Roman" w:hAnsi="Times New Roman" w:cs="Times New Roman"/>
              </w:rPr>
              <w:t>На кроці 4: Користувач натискає окрему кнопку "Змінити пароль"</w:t>
            </w:r>
          </w:p>
          <w:p w14:paraId="36A513CF" w14:textId="0011B199" w:rsidR="005526F5" w:rsidRPr="005526F5" w:rsidRDefault="0000231F" w:rsidP="005526F5">
            <w:pPr>
              <w:pStyle w:val="a9"/>
              <w:numPr>
                <w:ilvl w:val="0"/>
                <w:numId w:val="59"/>
              </w:numPr>
              <w:spacing w:line="240" w:lineRule="auto"/>
              <w:jc w:val="both"/>
              <w:rPr>
                <w:rFonts w:ascii="Times New Roman" w:hAnsi="Times New Roman" w:cs="Times New Roman"/>
                <w:lang w:val="en-US"/>
              </w:rPr>
            </w:pPr>
            <w:r w:rsidRPr="005526F5">
              <w:rPr>
                <w:rFonts w:ascii="Times New Roman" w:hAnsi="Times New Roman" w:cs="Times New Roman"/>
              </w:rPr>
              <w:t>Система відображає форму зміни пароля з полями: "Поточний пароль", "Новий пароль", "Підтвердження нового пароля"</w:t>
            </w:r>
          </w:p>
          <w:p w14:paraId="23A300A0" w14:textId="23FFAAFC" w:rsidR="005526F5" w:rsidRPr="005526F5" w:rsidRDefault="0000231F" w:rsidP="005526F5">
            <w:pPr>
              <w:pStyle w:val="a9"/>
              <w:numPr>
                <w:ilvl w:val="0"/>
                <w:numId w:val="59"/>
              </w:numPr>
              <w:spacing w:line="240" w:lineRule="auto"/>
              <w:jc w:val="both"/>
              <w:rPr>
                <w:rFonts w:ascii="Times New Roman" w:hAnsi="Times New Roman" w:cs="Times New Roman"/>
                <w:lang w:val="en-US"/>
              </w:rPr>
            </w:pPr>
            <w:r w:rsidRPr="005526F5">
              <w:rPr>
                <w:rFonts w:ascii="Times New Roman" w:hAnsi="Times New Roman" w:cs="Times New Roman"/>
              </w:rPr>
              <w:t>Користувач заповнює всі три поля</w:t>
            </w:r>
          </w:p>
          <w:p w14:paraId="0C95C49C" w14:textId="01E44BE6" w:rsidR="005526F5" w:rsidRPr="005526F5" w:rsidRDefault="0000231F" w:rsidP="005526F5">
            <w:pPr>
              <w:pStyle w:val="a9"/>
              <w:numPr>
                <w:ilvl w:val="0"/>
                <w:numId w:val="59"/>
              </w:numPr>
              <w:spacing w:line="240" w:lineRule="auto"/>
              <w:jc w:val="both"/>
              <w:rPr>
                <w:rFonts w:ascii="Times New Roman" w:hAnsi="Times New Roman" w:cs="Times New Roman"/>
                <w:lang w:val="en-US"/>
              </w:rPr>
            </w:pPr>
            <w:r w:rsidRPr="005526F5">
              <w:rPr>
                <w:rFonts w:ascii="Times New Roman" w:hAnsi="Times New Roman" w:cs="Times New Roman"/>
              </w:rPr>
              <w:t>Користувач натискає "Оновити пароль"</w:t>
            </w:r>
          </w:p>
          <w:p w14:paraId="4C8372BA" w14:textId="74C4FD1F" w:rsidR="005526F5" w:rsidRPr="005526F5" w:rsidRDefault="0000231F" w:rsidP="005526F5">
            <w:pPr>
              <w:pStyle w:val="a9"/>
              <w:numPr>
                <w:ilvl w:val="0"/>
                <w:numId w:val="59"/>
              </w:numPr>
              <w:spacing w:line="240" w:lineRule="auto"/>
              <w:jc w:val="both"/>
              <w:rPr>
                <w:rFonts w:ascii="Times New Roman" w:hAnsi="Times New Roman" w:cs="Times New Roman"/>
                <w:lang w:val="en-US"/>
              </w:rPr>
            </w:pPr>
            <w:r w:rsidRPr="005526F5">
              <w:rPr>
                <w:rFonts w:ascii="Times New Roman" w:hAnsi="Times New Roman" w:cs="Times New Roman"/>
              </w:rPr>
              <w:t xml:space="preserve">Система перевіряє правильність поточного пароля згідно US 3 (критерій 3) шляхом порівняння </w:t>
            </w:r>
            <w:proofErr w:type="spellStart"/>
            <w:r w:rsidRPr="005526F5">
              <w:rPr>
                <w:rFonts w:ascii="Times New Roman" w:hAnsi="Times New Roman" w:cs="Times New Roman"/>
              </w:rPr>
              <w:t>хешів</w:t>
            </w:r>
            <w:proofErr w:type="spellEnd"/>
          </w:p>
          <w:p w14:paraId="3ADE34A7" w14:textId="4AC91C84" w:rsidR="005526F5" w:rsidRPr="005526F5" w:rsidRDefault="0000231F" w:rsidP="005526F5">
            <w:pPr>
              <w:pStyle w:val="a9"/>
              <w:numPr>
                <w:ilvl w:val="0"/>
                <w:numId w:val="59"/>
              </w:numPr>
              <w:spacing w:line="240" w:lineRule="auto"/>
              <w:jc w:val="both"/>
              <w:rPr>
                <w:rFonts w:ascii="Times New Roman" w:hAnsi="Times New Roman" w:cs="Times New Roman"/>
                <w:lang w:val="en-US"/>
              </w:rPr>
            </w:pPr>
            <w:r w:rsidRPr="005526F5">
              <w:rPr>
                <w:rFonts w:ascii="Times New Roman" w:hAnsi="Times New Roman" w:cs="Times New Roman"/>
              </w:rPr>
              <w:t xml:space="preserve">Система </w:t>
            </w:r>
            <w:proofErr w:type="spellStart"/>
            <w:r w:rsidRPr="005526F5">
              <w:rPr>
                <w:rFonts w:ascii="Times New Roman" w:hAnsi="Times New Roman" w:cs="Times New Roman"/>
              </w:rPr>
              <w:t>валідує</w:t>
            </w:r>
            <w:proofErr w:type="spellEnd"/>
            <w:r w:rsidRPr="005526F5">
              <w:rPr>
                <w:rFonts w:ascii="Times New Roman" w:hAnsi="Times New Roman" w:cs="Times New Roman"/>
              </w:rPr>
              <w:t xml:space="preserve"> новий пароль (мінімум 8 символів, складність, відмінність від старого)</w:t>
            </w:r>
          </w:p>
          <w:p w14:paraId="6ED201D8" w14:textId="72EED29D" w:rsidR="005526F5" w:rsidRPr="005526F5" w:rsidRDefault="0000231F" w:rsidP="005526F5">
            <w:pPr>
              <w:pStyle w:val="a9"/>
              <w:numPr>
                <w:ilvl w:val="0"/>
                <w:numId w:val="59"/>
              </w:numPr>
              <w:spacing w:line="240" w:lineRule="auto"/>
              <w:jc w:val="both"/>
              <w:rPr>
                <w:rFonts w:ascii="Times New Roman" w:hAnsi="Times New Roman" w:cs="Times New Roman"/>
                <w:lang w:val="en-US"/>
              </w:rPr>
            </w:pPr>
            <w:r w:rsidRPr="005526F5">
              <w:rPr>
                <w:rFonts w:ascii="Times New Roman" w:hAnsi="Times New Roman" w:cs="Times New Roman"/>
              </w:rPr>
              <w:t>Система перевіряє, що нові паролі в обох полях співпадають</w:t>
            </w:r>
          </w:p>
          <w:p w14:paraId="597E4223" w14:textId="3FD91512" w:rsidR="005526F5" w:rsidRPr="005526F5" w:rsidRDefault="0000231F" w:rsidP="005526F5">
            <w:pPr>
              <w:pStyle w:val="a9"/>
              <w:numPr>
                <w:ilvl w:val="0"/>
                <w:numId w:val="59"/>
              </w:numPr>
              <w:spacing w:line="240" w:lineRule="auto"/>
              <w:jc w:val="both"/>
              <w:rPr>
                <w:rFonts w:ascii="Times New Roman" w:hAnsi="Times New Roman" w:cs="Times New Roman"/>
                <w:lang w:val="en-US"/>
              </w:rPr>
            </w:pPr>
            <w:r w:rsidRPr="005526F5">
              <w:rPr>
                <w:rFonts w:ascii="Times New Roman" w:hAnsi="Times New Roman" w:cs="Times New Roman"/>
              </w:rPr>
              <w:t xml:space="preserve">Система </w:t>
            </w:r>
            <w:proofErr w:type="spellStart"/>
            <w:r w:rsidRPr="005526F5">
              <w:rPr>
                <w:rFonts w:ascii="Times New Roman" w:hAnsi="Times New Roman" w:cs="Times New Roman"/>
              </w:rPr>
              <w:t>хешує</w:t>
            </w:r>
            <w:proofErr w:type="spellEnd"/>
            <w:r w:rsidRPr="005526F5">
              <w:rPr>
                <w:rFonts w:ascii="Times New Roman" w:hAnsi="Times New Roman" w:cs="Times New Roman"/>
              </w:rPr>
              <w:t xml:space="preserve"> новий пароль (</w:t>
            </w:r>
            <w:proofErr w:type="spellStart"/>
            <w:r w:rsidRPr="005526F5">
              <w:rPr>
                <w:rFonts w:ascii="Times New Roman" w:hAnsi="Times New Roman" w:cs="Times New Roman"/>
              </w:rPr>
              <w:t>bcrypt</w:t>
            </w:r>
            <w:proofErr w:type="spellEnd"/>
            <w:r w:rsidRPr="005526F5">
              <w:rPr>
                <w:rFonts w:ascii="Times New Roman" w:hAnsi="Times New Roman" w:cs="Times New Roman"/>
              </w:rPr>
              <w:t xml:space="preserve">/argon2 з </w:t>
            </w:r>
            <w:proofErr w:type="spellStart"/>
            <w:r w:rsidRPr="005526F5">
              <w:rPr>
                <w:rFonts w:ascii="Times New Roman" w:hAnsi="Times New Roman" w:cs="Times New Roman"/>
              </w:rPr>
              <w:t>salt</w:t>
            </w:r>
            <w:proofErr w:type="spellEnd"/>
            <w:r w:rsidRPr="005526F5">
              <w:rPr>
                <w:rFonts w:ascii="Times New Roman" w:hAnsi="Times New Roman" w:cs="Times New Roman"/>
              </w:rPr>
              <w:t>)</w:t>
            </w:r>
          </w:p>
          <w:p w14:paraId="7F0398FC" w14:textId="4062EA60" w:rsidR="005526F5" w:rsidRPr="005526F5" w:rsidRDefault="0000231F" w:rsidP="005526F5">
            <w:pPr>
              <w:pStyle w:val="a9"/>
              <w:numPr>
                <w:ilvl w:val="0"/>
                <w:numId w:val="59"/>
              </w:numPr>
              <w:spacing w:line="240" w:lineRule="auto"/>
              <w:jc w:val="both"/>
              <w:rPr>
                <w:rFonts w:ascii="Times New Roman" w:hAnsi="Times New Roman" w:cs="Times New Roman"/>
                <w:lang w:val="en-US"/>
              </w:rPr>
            </w:pPr>
            <w:r w:rsidRPr="005526F5">
              <w:rPr>
                <w:rFonts w:ascii="Times New Roman" w:hAnsi="Times New Roman" w:cs="Times New Roman"/>
              </w:rPr>
              <w:t>Система оновлює хеш пароля у базі даних</w:t>
            </w:r>
          </w:p>
          <w:p w14:paraId="0318B5E1" w14:textId="0682C529" w:rsidR="005526F5" w:rsidRPr="005526F5" w:rsidRDefault="0000231F" w:rsidP="005526F5">
            <w:pPr>
              <w:pStyle w:val="a9"/>
              <w:numPr>
                <w:ilvl w:val="0"/>
                <w:numId w:val="59"/>
              </w:numPr>
              <w:spacing w:line="240" w:lineRule="auto"/>
              <w:jc w:val="both"/>
              <w:rPr>
                <w:rFonts w:ascii="Times New Roman" w:hAnsi="Times New Roman" w:cs="Times New Roman"/>
                <w:lang w:val="en-US"/>
              </w:rPr>
            </w:pPr>
            <w:r w:rsidRPr="005526F5">
              <w:rPr>
                <w:rFonts w:ascii="Times New Roman" w:hAnsi="Times New Roman" w:cs="Times New Roman"/>
              </w:rPr>
              <w:t xml:space="preserve">Система </w:t>
            </w:r>
            <w:proofErr w:type="spellStart"/>
            <w:r w:rsidRPr="005526F5">
              <w:rPr>
                <w:rFonts w:ascii="Times New Roman" w:hAnsi="Times New Roman" w:cs="Times New Roman"/>
              </w:rPr>
              <w:t>інвалідує</w:t>
            </w:r>
            <w:proofErr w:type="spellEnd"/>
            <w:r w:rsidRPr="005526F5">
              <w:rPr>
                <w:rFonts w:ascii="Times New Roman" w:hAnsi="Times New Roman" w:cs="Times New Roman"/>
              </w:rPr>
              <w:t xml:space="preserve"> всі активні сесії користувача (крім поточної) для безпеки</w:t>
            </w:r>
          </w:p>
          <w:p w14:paraId="6DCEADE7" w14:textId="52AF460A" w:rsidR="005526F5" w:rsidRPr="005526F5" w:rsidRDefault="0000231F" w:rsidP="005526F5">
            <w:pPr>
              <w:pStyle w:val="a9"/>
              <w:numPr>
                <w:ilvl w:val="0"/>
                <w:numId w:val="59"/>
              </w:numPr>
              <w:spacing w:line="240" w:lineRule="auto"/>
              <w:jc w:val="both"/>
              <w:rPr>
                <w:rFonts w:ascii="Times New Roman" w:hAnsi="Times New Roman" w:cs="Times New Roman"/>
                <w:lang w:val="en-US"/>
              </w:rPr>
            </w:pPr>
            <w:r w:rsidRPr="005526F5">
              <w:rPr>
                <w:rFonts w:ascii="Times New Roman" w:hAnsi="Times New Roman" w:cs="Times New Roman"/>
              </w:rPr>
              <w:t xml:space="preserve">Система надсилає </w:t>
            </w:r>
            <w:proofErr w:type="spellStart"/>
            <w:r w:rsidRPr="005526F5">
              <w:rPr>
                <w:rFonts w:ascii="Times New Roman" w:hAnsi="Times New Roman" w:cs="Times New Roman"/>
              </w:rPr>
              <w:t>email</w:t>
            </w:r>
            <w:proofErr w:type="spellEnd"/>
            <w:r w:rsidRPr="005526F5">
              <w:rPr>
                <w:rFonts w:ascii="Times New Roman" w:hAnsi="Times New Roman" w:cs="Times New Roman"/>
              </w:rPr>
              <w:t xml:space="preserve"> повідомлення на </w:t>
            </w:r>
            <w:proofErr w:type="spellStart"/>
            <w:r w:rsidRPr="005526F5">
              <w:rPr>
                <w:rFonts w:ascii="Times New Roman" w:hAnsi="Times New Roman" w:cs="Times New Roman"/>
              </w:rPr>
              <w:t>email</w:t>
            </w:r>
            <w:proofErr w:type="spellEnd"/>
            <w:r w:rsidRPr="005526F5">
              <w:rPr>
                <w:rFonts w:ascii="Times New Roman" w:hAnsi="Times New Roman" w:cs="Times New Roman"/>
              </w:rPr>
              <w:t xml:space="preserve"> користувача: "Ваш пароль було успішно змінено. Якщо це були не ви, терміново зверніться до підтримки"</w:t>
            </w:r>
          </w:p>
          <w:p w14:paraId="11A2447E" w14:textId="27AE349A" w:rsidR="005526F5" w:rsidRPr="005526F5" w:rsidRDefault="0000231F" w:rsidP="005526F5">
            <w:pPr>
              <w:pStyle w:val="a9"/>
              <w:numPr>
                <w:ilvl w:val="0"/>
                <w:numId w:val="59"/>
              </w:numPr>
              <w:spacing w:line="240" w:lineRule="auto"/>
              <w:jc w:val="both"/>
              <w:rPr>
                <w:rFonts w:ascii="Times New Roman" w:hAnsi="Times New Roman" w:cs="Times New Roman"/>
                <w:lang w:val="en-US"/>
              </w:rPr>
            </w:pPr>
            <w:r w:rsidRPr="005526F5">
              <w:rPr>
                <w:rFonts w:ascii="Times New Roman" w:hAnsi="Times New Roman" w:cs="Times New Roman"/>
              </w:rPr>
              <w:t xml:space="preserve">Система </w:t>
            </w:r>
            <w:proofErr w:type="spellStart"/>
            <w:r w:rsidRPr="005526F5">
              <w:rPr>
                <w:rFonts w:ascii="Times New Roman" w:hAnsi="Times New Roman" w:cs="Times New Roman"/>
              </w:rPr>
              <w:t>логує</w:t>
            </w:r>
            <w:proofErr w:type="spellEnd"/>
            <w:r w:rsidRPr="005526F5">
              <w:rPr>
                <w:rFonts w:ascii="Times New Roman" w:hAnsi="Times New Roman" w:cs="Times New Roman"/>
              </w:rPr>
              <w:t xml:space="preserve"> зміну пароля у журнал безпеки згідно US 3 (критерій 5)</w:t>
            </w:r>
          </w:p>
          <w:p w14:paraId="13A75E1F" w14:textId="79A5FAF7" w:rsidR="005526F5" w:rsidRPr="005526F5" w:rsidRDefault="0000231F" w:rsidP="005526F5">
            <w:pPr>
              <w:pStyle w:val="a9"/>
              <w:numPr>
                <w:ilvl w:val="0"/>
                <w:numId w:val="59"/>
              </w:numPr>
              <w:spacing w:line="240" w:lineRule="auto"/>
              <w:jc w:val="both"/>
              <w:rPr>
                <w:rFonts w:ascii="Times New Roman" w:hAnsi="Times New Roman" w:cs="Times New Roman"/>
                <w:lang w:val="en-US"/>
              </w:rPr>
            </w:pPr>
            <w:r w:rsidRPr="005526F5">
              <w:rPr>
                <w:rFonts w:ascii="Times New Roman" w:hAnsi="Times New Roman" w:cs="Times New Roman"/>
              </w:rPr>
              <w:t>Система відображає: "Пароль успішно змінено. З міркувань безпеки вас вийшли з усіх інших пристроїв"</w:t>
            </w:r>
          </w:p>
          <w:p w14:paraId="19C9184B" w14:textId="0337BAE4" w:rsidR="005526F5" w:rsidRPr="005526F5" w:rsidRDefault="0000231F" w:rsidP="005526F5">
            <w:pPr>
              <w:pStyle w:val="a9"/>
              <w:numPr>
                <w:ilvl w:val="0"/>
                <w:numId w:val="59"/>
              </w:numPr>
              <w:spacing w:line="240" w:lineRule="auto"/>
              <w:jc w:val="both"/>
              <w:rPr>
                <w:rFonts w:ascii="Times New Roman" w:hAnsi="Times New Roman" w:cs="Times New Roman"/>
                <w:lang w:val="en-US"/>
              </w:rPr>
            </w:pPr>
            <w:proofErr w:type="spellStart"/>
            <w:r w:rsidRPr="005526F5">
              <w:rPr>
                <w:rFonts w:ascii="Times New Roman" w:hAnsi="Times New Roman" w:cs="Times New Roman"/>
              </w:rPr>
              <w:t>Use</w:t>
            </w:r>
            <w:proofErr w:type="spellEnd"/>
            <w:r w:rsidRPr="005526F5">
              <w:rPr>
                <w:rFonts w:ascii="Times New Roman" w:hAnsi="Times New Roman" w:cs="Times New Roman"/>
              </w:rPr>
              <w:t xml:space="preserve"> </w:t>
            </w:r>
            <w:proofErr w:type="spellStart"/>
            <w:r w:rsidRPr="005526F5">
              <w:rPr>
                <w:rFonts w:ascii="Times New Roman" w:hAnsi="Times New Roman" w:cs="Times New Roman"/>
              </w:rPr>
              <w:t>case</w:t>
            </w:r>
            <w:proofErr w:type="spellEnd"/>
            <w:r w:rsidRPr="005526F5">
              <w:rPr>
                <w:rFonts w:ascii="Times New Roman" w:hAnsi="Times New Roman" w:cs="Times New Roman"/>
              </w:rPr>
              <w:t xml:space="preserve"> завершено</w:t>
            </w:r>
          </w:p>
          <w:p w14:paraId="0DAB513C" w14:textId="73B5A007" w:rsidR="005526F5" w:rsidRDefault="0000231F" w:rsidP="005526F5">
            <w:pPr>
              <w:spacing w:after="0" w:line="240" w:lineRule="auto"/>
              <w:jc w:val="both"/>
              <w:rPr>
                <w:rFonts w:ascii="Times New Roman" w:hAnsi="Times New Roman" w:cs="Times New Roman"/>
                <w:lang w:val="en-US"/>
              </w:rPr>
            </w:pPr>
            <w:r w:rsidRPr="000311AE">
              <w:rPr>
                <w:rFonts w:ascii="Times New Roman" w:hAnsi="Times New Roman" w:cs="Times New Roman"/>
                <w:b/>
                <w:bCs/>
              </w:rPr>
              <w:t xml:space="preserve">А3: Завантаження нового </w:t>
            </w:r>
            <w:proofErr w:type="spellStart"/>
            <w:r w:rsidRPr="000311AE">
              <w:rPr>
                <w:rFonts w:ascii="Times New Roman" w:hAnsi="Times New Roman" w:cs="Times New Roman"/>
                <w:b/>
                <w:bCs/>
              </w:rPr>
              <w:t>аватара</w:t>
            </w:r>
            <w:proofErr w:type="spellEnd"/>
          </w:p>
          <w:p w14:paraId="783DEF8D" w14:textId="7934EE32" w:rsidR="005526F5" w:rsidRPr="005526F5" w:rsidRDefault="0000231F" w:rsidP="005526F5">
            <w:pPr>
              <w:pStyle w:val="a9"/>
              <w:numPr>
                <w:ilvl w:val="0"/>
                <w:numId w:val="61"/>
              </w:numPr>
              <w:spacing w:line="240" w:lineRule="auto"/>
              <w:jc w:val="both"/>
              <w:rPr>
                <w:rFonts w:ascii="Times New Roman" w:hAnsi="Times New Roman" w:cs="Times New Roman"/>
                <w:lang w:val="en-US"/>
              </w:rPr>
            </w:pPr>
            <w:r w:rsidRPr="005526F5">
              <w:rPr>
                <w:rFonts w:ascii="Times New Roman" w:hAnsi="Times New Roman" w:cs="Times New Roman"/>
              </w:rPr>
              <w:t>На кроці 4: Користувач натискає на поточний аватар або кнопку "Змінити фото"</w:t>
            </w:r>
          </w:p>
          <w:p w14:paraId="55FFABD0" w14:textId="217346CB" w:rsidR="005526F5" w:rsidRPr="005526F5" w:rsidRDefault="0000231F" w:rsidP="005526F5">
            <w:pPr>
              <w:pStyle w:val="a9"/>
              <w:numPr>
                <w:ilvl w:val="0"/>
                <w:numId w:val="61"/>
              </w:numPr>
              <w:spacing w:line="240" w:lineRule="auto"/>
              <w:jc w:val="both"/>
              <w:rPr>
                <w:rFonts w:ascii="Times New Roman" w:hAnsi="Times New Roman" w:cs="Times New Roman"/>
                <w:lang w:val="en-US"/>
              </w:rPr>
            </w:pPr>
            <w:r w:rsidRPr="005526F5">
              <w:rPr>
                <w:rFonts w:ascii="Times New Roman" w:hAnsi="Times New Roman" w:cs="Times New Roman"/>
              </w:rPr>
              <w:t>Система відображає діалог вибору файлу</w:t>
            </w:r>
          </w:p>
          <w:p w14:paraId="0E86F031" w14:textId="5FEE84BE" w:rsidR="005526F5" w:rsidRPr="005526F5" w:rsidRDefault="0000231F" w:rsidP="005526F5">
            <w:pPr>
              <w:pStyle w:val="a9"/>
              <w:numPr>
                <w:ilvl w:val="0"/>
                <w:numId w:val="61"/>
              </w:numPr>
              <w:spacing w:line="240" w:lineRule="auto"/>
              <w:jc w:val="both"/>
              <w:rPr>
                <w:rFonts w:ascii="Times New Roman" w:hAnsi="Times New Roman" w:cs="Times New Roman"/>
                <w:lang w:val="en-US"/>
              </w:rPr>
            </w:pPr>
            <w:r w:rsidRPr="005526F5">
              <w:rPr>
                <w:rFonts w:ascii="Times New Roman" w:hAnsi="Times New Roman" w:cs="Times New Roman"/>
              </w:rPr>
              <w:t>Користувач обирає зображення з локального пристрою</w:t>
            </w:r>
          </w:p>
          <w:p w14:paraId="4F176EC5" w14:textId="29502917" w:rsidR="005526F5" w:rsidRPr="005526F5" w:rsidRDefault="0000231F" w:rsidP="005526F5">
            <w:pPr>
              <w:pStyle w:val="a9"/>
              <w:numPr>
                <w:ilvl w:val="0"/>
                <w:numId w:val="61"/>
              </w:numPr>
              <w:spacing w:line="240" w:lineRule="auto"/>
              <w:jc w:val="both"/>
              <w:rPr>
                <w:rFonts w:ascii="Times New Roman" w:hAnsi="Times New Roman" w:cs="Times New Roman"/>
                <w:lang w:val="en-US"/>
              </w:rPr>
            </w:pPr>
            <w:r w:rsidRPr="005526F5">
              <w:rPr>
                <w:rFonts w:ascii="Times New Roman" w:hAnsi="Times New Roman" w:cs="Times New Roman"/>
              </w:rPr>
              <w:t>Система перевіряє тип файлу (</w:t>
            </w:r>
            <w:proofErr w:type="spellStart"/>
            <w:r w:rsidRPr="005526F5">
              <w:rPr>
                <w:rFonts w:ascii="Times New Roman" w:hAnsi="Times New Roman" w:cs="Times New Roman"/>
              </w:rPr>
              <w:t>jpg</w:t>
            </w:r>
            <w:proofErr w:type="spellEnd"/>
            <w:r w:rsidRPr="005526F5">
              <w:rPr>
                <w:rFonts w:ascii="Times New Roman" w:hAnsi="Times New Roman" w:cs="Times New Roman"/>
              </w:rPr>
              <w:t xml:space="preserve">, </w:t>
            </w:r>
            <w:proofErr w:type="spellStart"/>
            <w:r w:rsidRPr="005526F5">
              <w:rPr>
                <w:rFonts w:ascii="Times New Roman" w:hAnsi="Times New Roman" w:cs="Times New Roman"/>
              </w:rPr>
              <w:t>png</w:t>
            </w:r>
            <w:proofErr w:type="spellEnd"/>
            <w:r w:rsidRPr="005526F5">
              <w:rPr>
                <w:rFonts w:ascii="Times New Roman" w:hAnsi="Times New Roman" w:cs="Times New Roman"/>
              </w:rPr>
              <w:t xml:space="preserve">, </w:t>
            </w:r>
            <w:proofErr w:type="spellStart"/>
            <w:r w:rsidRPr="005526F5">
              <w:rPr>
                <w:rFonts w:ascii="Times New Roman" w:hAnsi="Times New Roman" w:cs="Times New Roman"/>
              </w:rPr>
              <w:t>gif</w:t>
            </w:r>
            <w:proofErr w:type="spellEnd"/>
            <w:r w:rsidRPr="005526F5">
              <w:rPr>
                <w:rFonts w:ascii="Times New Roman" w:hAnsi="Times New Roman" w:cs="Times New Roman"/>
              </w:rPr>
              <w:t>), розмір (максимум 5MB), розміри зображення</w:t>
            </w:r>
          </w:p>
          <w:p w14:paraId="4BAF5331" w14:textId="2B394DD5" w:rsidR="005526F5" w:rsidRPr="005526F5" w:rsidRDefault="0000231F" w:rsidP="005526F5">
            <w:pPr>
              <w:pStyle w:val="a9"/>
              <w:numPr>
                <w:ilvl w:val="0"/>
                <w:numId w:val="61"/>
              </w:numPr>
              <w:spacing w:line="240" w:lineRule="auto"/>
              <w:jc w:val="both"/>
              <w:rPr>
                <w:rFonts w:ascii="Times New Roman" w:hAnsi="Times New Roman" w:cs="Times New Roman"/>
                <w:lang w:val="en-US"/>
              </w:rPr>
            </w:pPr>
            <w:r w:rsidRPr="005526F5">
              <w:rPr>
                <w:rFonts w:ascii="Times New Roman" w:hAnsi="Times New Roman" w:cs="Times New Roman"/>
              </w:rPr>
              <w:t>Система може запропонувати обрізку/масштабування зображення до потрібного формату (квадрат 400x400px)</w:t>
            </w:r>
          </w:p>
          <w:p w14:paraId="654D02E2" w14:textId="51F1BFCC" w:rsidR="005526F5" w:rsidRPr="005526F5" w:rsidRDefault="0000231F" w:rsidP="005526F5">
            <w:pPr>
              <w:pStyle w:val="a9"/>
              <w:numPr>
                <w:ilvl w:val="0"/>
                <w:numId w:val="61"/>
              </w:numPr>
              <w:spacing w:line="240" w:lineRule="auto"/>
              <w:jc w:val="both"/>
              <w:rPr>
                <w:rFonts w:ascii="Times New Roman" w:hAnsi="Times New Roman" w:cs="Times New Roman"/>
                <w:lang w:val="en-US"/>
              </w:rPr>
            </w:pPr>
            <w:r w:rsidRPr="005526F5">
              <w:rPr>
                <w:rFonts w:ascii="Times New Roman" w:hAnsi="Times New Roman" w:cs="Times New Roman"/>
              </w:rPr>
              <w:t>Користувач підтверджує вибір</w:t>
            </w:r>
          </w:p>
          <w:p w14:paraId="7C983139" w14:textId="63CE7CA1" w:rsidR="005526F5" w:rsidRPr="005526F5" w:rsidRDefault="0000231F" w:rsidP="005526F5">
            <w:pPr>
              <w:pStyle w:val="a9"/>
              <w:numPr>
                <w:ilvl w:val="0"/>
                <w:numId w:val="61"/>
              </w:numPr>
              <w:spacing w:line="240" w:lineRule="auto"/>
              <w:jc w:val="both"/>
              <w:rPr>
                <w:rFonts w:ascii="Times New Roman" w:hAnsi="Times New Roman" w:cs="Times New Roman"/>
                <w:lang w:val="en-US"/>
              </w:rPr>
            </w:pPr>
            <w:r w:rsidRPr="005526F5">
              <w:rPr>
                <w:rFonts w:ascii="Times New Roman" w:hAnsi="Times New Roman" w:cs="Times New Roman"/>
              </w:rPr>
              <w:t xml:space="preserve">Система завантажує зображення на сервер, оптимізує, створює </w:t>
            </w:r>
            <w:proofErr w:type="spellStart"/>
            <w:r w:rsidRPr="005526F5">
              <w:rPr>
                <w:rFonts w:ascii="Times New Roman" w:hAnsi="Times New Roman" w:cs="Times New Roman"/>
              </w:rPr>
              <w:t>thumbnails</w:t>
            </w:r>
            <w:proofErr w:type="spellEnd"/>
          </w:p>
          <w:p w14:paraId="03F7F879" w14:textId="2EC7D1F9" w:rsidR="005526F5" w:rsidRPr="005526F5" w:rsidRDefault="0000231F" w:rsidP="005526F5">
            <w:pPr>
              <w:pStyle w:val="a9"/>
              <w:numPr>
                <w:ilvl w:val="0"/>
                <w:numId w:val="61"/>
              </w:numPr>
              <w:spacing w:line="240" w:lineRule="auto"/>
              <w:jc w:val="both"/>
              <w:rPr>
                <w:rFonts w:ascii="Times New Roman" w:hAnsi="Times New Roman" w:cs="Times New Roman"/>
                <w:lang w:val="en-US"/>
              </w:rPr>
            </w:pPr>
            <w:r w:rsidRPr="005526F5">
              <w:rPr>
                <w:rFonts w:ascii="Times New Roman" w:hAnsi="Times New Roman" w:cs="Times New Roman"/>
              </w:rPr>
              <w:t xml:space="preserve">Система оновлює URL </w:t>
            </w:r>
            <w:proofErr w:type="spellStart"/>
            <w:r w:rsidRPr="005526F5">
              <w:rPr>
                <w:rFonts w:ascii="Times New Roman" w:hAnsi="Times New Roman" w:cs="Times New Roman"/>
              </w:rPr>
              <w:t>аватара</w:t>
            </w:r>
            <w:proofErr w:type="spellEnd"/>
            <w:r w:rsidRPr="005526F5">
              <w:rPr>
                <w:rFonts w:ascii="Times New Roman" w:hAnsi="Times New Roman" w:cs="Times New Roman"/>
              </w:rPr>
              <w:t xml:space="preserve"> у профілі користувача</w:t>
            </w:r>
          </w:p>
          <w:p w14:paraId="4DD929B3" w14:textId="3731B09B" w:rsidR="005526F5" w:rsidRPr="005526F5" w:rsidRDefault="0000231F" w:rsidP="005526F5">
            <w:pPr>
              <w:pStyle w:val="a9"/>
              <w:numPr>
                <w:ilvl w:val="0"/>
                <w:numId w:val="61"/>
              </w:numPr>
              <w:spacing w:line="240" w:lineRule="auto"/>
              <w:jc w:val="both"/>
              <w:rPr>
                <w:rFonts w:ascii="Times New Roman" w:hAnsi="Times New Roman" w:cs="Times New Roman"/>
                <w:lang w:val="en-US"/>
              </w:rPr>
            </w:pPr>
            <w:r w:rsidRPr="005526F5">
              <w:rPr>
                <w:rFonts w:ascii="Times New Roman" w:hAnsi="Times New Roman" w:cs="Times New Roman"/>
              </w:rPr>
              <w:t>Система відображає новий аватар у інтерфейсі</w:t>
            </w:r>
          </w:p>
          <w:p w14:paraId="19D0A0CD" w14:textId="159B59FD" w:rsidR="005526F5" w:rsidRPr="005526F5" w:rsidRDefault="0000231F" w:rsidP="005526F5">
            <w:pPr>
              <w:pStyle w:val="a9"/>
              <w:numPr>
                <w:ilvl w:val="0"/>
                <w:numId w:val="61"/>
              </w:numPr>
              <w:spacing w:line="240" w:lineRule="auto"/>
              <w:jc w:val="both"/>
              <w:rPr>
                <w:rFonts w:ascii="Times New Roman" w:hAnsi="Times New Roman" w:cs="Times New Roman"/>
                <w:lang w:val="en-US"/>
              </w:rPr>
            </w:pPr>
            <w:proofErr w:type="spellStart"/>
            <w:r w:rsidRPr="005526F5">
              <w:rPr>
                <w:rFonts w:ascii="Times New Roman" w:hAnsi="Times New Roman" w:cs="Times New Roman"/>
              </w:rPr>
              <w:t>Use</w:t>
            </w:r>
            <w:proofErr w:type="spellEnd"/>
            <w:r w:rsidRPr="005526F5">
              <w:rPr>
                <w:rFonts w:ascii="Times New Roman" w:hAnsi="Times New Roman" w:cs="Times New Roman"/>
              </w:rPr>
              <w:t xml:space="preserve"> </w:t>
            </w:r>
            <w:proofErr w:type="spellStart"/>
            <w:r w:rsidRPr="005526F5">
              <w:rPr>
                <w:rFonts w:ascii="Times New Roman" w:hAnsi="Times New Roman" w:cs="Times New Roman"/>
              </w:rPr>
              <w:t>case</w:t>
            </w:r>
            <w:proofErr w:type="spellEnd"/>
            <w:r w:rsidRPr="005526F5">
              <w:rPr>
                <w:rFonts w:ascii="Times New Roman" w:hAnsi="Times New Roman" w:cs="Times New Roman"/>
              </w:rPr>
              <w:t xml:space="preserve"> продовжується</w:t>
            </w:r>
          </w:p>
          <w:p w14:paraId="6C01117C" w14:textId="6937B967" w:rsidR="005526F5" w:rsidRDefault="0000231F" w:rsidP="005526F5">
            <w:pPr>
              <w:spacing w:after="0" w:line="240" w:lineRule="auto"/>
              <w:jc w:val="both"/>
              <w:rPr>
                <w:rFonts w:ascii="Times New Roman" w:hAnsi="Times New Roman" w:cs="Times New Roman"/>
                <w:lang w:val="en-US"/>
              </w:rPr>
            </w:pPr>
            <w:r w:rsidRPr="000311AE">
              <w:rPr>
                <w:rFonts w:ascii="Times New Roman" w:hAnsi="Times New Roman" w:cs="Times New Roman"/>
                <w:b/>
                <w:bCs/>
              </w:rPr>
              <w:t>А4: Скасування змін</w:t>
            </w:r>
          </w:p>
          <w:p w14:paraId="418670A1" w14:textId="2873DDCE" w:rsidR="005526F5" w:rsidRPr="005526F5" w:rsidRDefault="0000231F" w:rsidP="005526F5">
            <w:pPr>
              <w:pStyle w:val="a9"/>
              <w:numPr>
                <w:ilvl w:val="0"/>
                <w:numId w:val="60"/>
              </w:numPr>
              <w:spacing w:line="240" w:lineRule="auto"/>
              <w:jc w:val="both"/>
              <w:rPr>
                <w:rFonts w:ascii="Times New Roman" w:hAnsi="Times New Roman" w:cs="Times New Roman"/>
                <w:lang w:val="en-US"/>
              </w:rPr>
            </w:pPr>
            <w:r w:rsidRPr="005526F5">
              <w:rPr>
                <w:rFonts w:ascii="Times New Roman" w:hAnsi="Times New Roman" w:cs="Times New Roman"/>
              </w:rPr>
              <w:t>На будь-якому кроці після 6 до натискання "Зберегти": Користувач натискає кнопку "Скасувати" або закриває сторінку</w:t>
            </w:r>
          </w:p>
          <w:p w14:paraId="00AA6D73" w14:textId="4AC4313E" w:rsidR="005526F5" w:rsidRPr="005526F5" w:rsidRDefault="0000231F" w:rsidP="005526F5">
            <w:pPr>
              <w:pStyle w:val="a9"/>
              <w:numPr>
                <w:ilvl w:val="0"/>
                <w:numId w:val="60"/>
              </w:numPr>
              <w:spacing w:line="240" w:lineRule="auto"/>
              <w:jc w:val="both"/>
              <w:rPr>
                <w:rFonts w:ascii="Times New Roman" w:hAnsi="Times New Roman" w:cs="Times New Roman"/>
                <w:lang w:val="en-US"/>
              </w:rPr>
            </w:pPr>
            <w:r w:rsidRPr="005526F5">
              <w:rPr>
                <w:rFonts w:ascii="Times New Roman" w:hAnsi="Times New Roman" w:cs="Times New Roman"/>
              </w:rPr>
              <w:t>Система відображає підтвердження: "Ви маєте незбережені зміни. Ви впевнені, що хочете вийти без збереження?"</w:t>
            </w:r>
          </w:p>
          <w:p w14:paraId="73EEA67D" w14:textId="782F390C" w:rsidR="005526F5" w:rsidRPr="005526F5" w:rsidRDefault="0000231F" w:rsidP="005526F5">
            <w:pPr>
              <w:pStyle w:val="a9"/>
              <w:numPr>
                <w:ilvl w:val="0"/>
                <w:numId w:val="60"/>
              </w:numPr>
              <w:spacing w:line="240" w:lineRule="auto"/>
              <w:jc w:val="both"/>
              <w:rPr>
                <w:rFonts w:ascii="Times New Roman" w:hAnsi="Times New Roman" w:cs="Times New Roman"/>
                <w:lang w:val="en-US"/>
              </w:rPr>
            </w:pPr>
            <w:r w:rsidRPr="005526F5">
              <w:rPr>
                <w:rFonts w:ascii="Times New Roman" w:hAnsi="Times New Roman" w:cs="Times New Roman"/>
              </w:rPr>
              <w:t xml:space="preserve">Якщо користувач підтверджує: система скидає всі зміни, повертає </w:t>
            </w:r>
            <w:r w:rsidRPr="005526F5">
              <w:rPr>
                <w:rFonts w:ascii="Times New Roman" w:hAnsi="Times New Roman" w:cs="Times New Roman"/>
              </w:rPr>
              <w:lastRenderedPageBreak/>
              <w:t>оригінальні значення</w:t>
            </w:r>
          </w:p>
          <w:p w14:paraId="4AF9B8EA" w14:textId="5D3A3097" w:rsidR="005526F5" w:rsidRPr="005526F5" w:rsidRDefault="0000231F" w:rsidP="005526F5">
            <w:pPr>
              <w:pStyle w:val="a9"/>
              <w:numPr>
                <w:ilvl w:val="0"/>
                <w:numId w:val="60"/>
              </w:numPr>
              <w:spacing w:line="240" w:lineRule="auto"/>
              <w:jc w:val="both"/>
              <w:rPr>
                <w:rFonts w:ascii="Times New Roman" w:hAnsi="Times New Roman" w:cs="Times New Roman"/>
                <w:lang w:val="en-US"/>
              </w:rPr>
            </w:pPr>
            <w:r w:rsidRPr="005526F5">
              <w:rPr>
                <w:rFonts w:ascii="Times New Roman" w:hAnsi="Times New Roman" w:cs="Times New Roman"/>
              </w:rPr>
              <w:t>Якщо користувач скасовує: повернення до редагування</w:t>
            </w:r>
          </w:p>
          <w:p w14:paraId="69D84623" w14:textId="43B36DA6" w:rsidR="0000231F" w:rsidRPr="005526F5" w:rsidRDefault="0000231F" w:rsidP="005526F5">
            <w:pPr>
              <w:pStyle w:val="a9"/>
              <w:numPr>
                <w:ilvl w:val="0"/>
                <w:numId w:val="60"/>
              </w:numPr>
              <w:spacing w:line="240" w:lineRule="auto"/>
              <w:jc w:val="both"/>
              <w:rPr>
                <w:rFonts w:ascii="Times New Roman" w:hAnsi="Times New Roman" w:cs="Times New Roman"/>
              </w:rPr>
            </w:pPr>
            <w:proofErr w:type="spellStart"/>
            <w:r w:rsidRPr="005526F5">
              <w:rPr>
                <w:rFonts w:ascii="Times New Roman" w:hAnsi="Times New Roman" w:cs="Times New Roman"/>
              </w:rPr>
              <w:t>Use</w:t>
            </w:r>
            <w:proofErr w:type="spellEnd"/>
            <w:r w:rsidRPr="005526F5">
              <w:rPr>
                <w:rFonts w:ascii="Times New Roman" w:hAnsi="Times New Roman" w:cs="Times New Roman"/>
              </w:rPr>
              <w:t xml:space="preserve"> </w:t>
            </w:r>
            <w:proofErr w:type="spellStart"/>
            <w:r w:rsidRPr="005526F5">
              <w:rPr>
                <w:rFonts w:ascii="Times New Roman" w:hAnsi="Times New Roman" w:cs="Times New Roman"/>
              </w:rPr>
              <w:t>case</w:t>
            </w:r>
            <w:proofErr w:type="spellEnd"/>
            <w:r w:rsidRPr="005526F5">
              <w:rPr>
                <w:rFonts w:ascii="Times New Roman" w:hAnsi="Times New Roman" w:cs="Times New Roman"/>
              </w:rPr>
              <w:t xml:space="preserve"> завершено без збереження змін</w:t>
            </w:r>
          </w:p>
        </w:tc>
      </w:tr>
      <w:tr w:rsidR="0000231F" w:rsidRPr="000311AE" w14:paraId="17DD53BB" w14:textId="77777777" w:rsidTr="00271F70">
        <w:tc>
          <w:tcPr>
            <w:tcW w:w="0" w:type="auto"/>
            <w:hideMark/>
          </w:tcPr>
          <w:p w14:paraId="23D283F4"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lastRenderedPageBreak/>
              <w:t>Негативні сценарії (виключення)</w:t>
            </w:r>
          </w:p>
        </w:tc>
        <w:tc>
          <w:tcPr>
            <w:tcW w:w="0" w:type="auto"/>
            <w:hideMark/>
          </w:tcPr>
          <w:p w14:paraId="2847574B" w14:textId="3CE6E8A3" w:rsidR="00486F62" w:rsidRDefault="0000231F" w:rsidP="003B60AD">
            <w:pPr>
              <w:spacing w:after="0" w:line="240" w:lineRule="auto"/>
              <w:jc w:val="both"/>
              <w:rPr>
                <w:rFonts w:ascii="Times New Roman" w:hAnsi="Times New Roman" w:cs="Times New Roman"/>
                <w:lang w:val="en-US"/>
              </w:rPr>
            </w:pPr>
            <w:r w:rsidRPr="000311AE">
              <w:rPr>
                <w:rFonts w:ascii="Times New Roman" w:hAnsi="Times New Roman" w:cs="Times New Roman"/>
                <w:b/>
                <w:bCs/>
              </w:rPr>
              <w:t xml:space="preserve">Н1: Новий </w:t>
            </w:r>
            <w:proofErr w:type="spellStart"/>
            <w:r w:rsidRPr="000311AE">
              <w:rPr>
                <w:rFonts w:ascii="Times New Roman" w:hAnsi="Times New Roman" w:cs="Times New Roman"/>
                <w:b/>
                <w:bCs/>
              </w:rPr>
              <w:t>email</w:t>
            </w:r>
            <w:proofErr w:type="spellEnd"/>
            <w:r w:rsidRPr="000311AE">
              <w:rPr>
                <w:rFonts w:ascii="Times New Roman" w:hAnsi="Times New Roman" w:cs="Times New Roman"/>
                <w:b/>
                <w:bCs/>
              </w:rPr>
              <w:t xml:space="preserve"> вже зайнятий іншим користувачем</w:t>
            </w:r>
          </w:p>
          <w:p w14:paraId="1C1D7336" w14:textId="7DFD4976" w:rsidR="00486F62" w:rsidRPr="00B47879" w:rsidRDefault="0000231F" w:rsidP="00B47879">
            <w:pPr>
              <w:pStyle w:val="a9"/>
              <w:numPr>
                <w:ilvl w:val="0"/>
                <w:numId w:val="62"/>
              </w:numPr>
              <w:spacing w:line="240" w:lineRule="auto"/>
              <w:jc w:val="both"/>
              <w:rPr>
                <w:rFonts w:ascii="Times New Roman" w:hAnsi="Times New Roman" w:cs="Times New Roman"/>
                <w:lang w:val="en-US"/>
              </w:rPr>
            </w:pPr>
            <w:r w:rsidRPr="00B47879">
              <w:rPr>
                <w:rFonts w:ascii="Times New Roman" w:hAnsi="Times New Roman" w:cs="Times New Roman"/>
              </w:rPr>
              <w:t xml:space="preserve">На кроці А1 (зміна </w:t>
            </w:r>
            <w:proofErr w:type="spellStart"/>
            <w:r w:rsidRPr="00B47879">
              <w:rPr>
                <w:rFonts w:ascii="Times New Roman" w:hAnsi="Times New Roman" w:cs="Times New Roman"/>
              </w:rPr>
              <w:t>email</w:t>
            </w:r>
            <w:proofErr w:type="spellEnd"/>
            <w:r w:rsidRPr="00B47879">
              <w:rPr>
                <w:rFonts w:ascii="Times New Roman" w:hAnsi="Times New Roman" w:cs="Times New Roman"/>
              </w:rPr>
              <w:t xml:space="preserve">): Система перевіряє унікальність нового </w:t>
            </w:r>
            <w:proofErr w:type="spellStart"/>
            <w:r w:rsidRPr="00B47879">
              <w:rPr>
                <w:rFonts w:ascii="Times New Roman" w:hAnsi="Times New Roman" w:cs="Times New Roman"/>
              </w:rPr>
              <w:t>email</w:t>
            </w:r>
            <w:proofErr w:type="spellEnd"/>
            <w:r w:rsidRPr="00B47879">
              <w:rPr>
                <w:rFonts w:ascii="Times New Roman" w:hAnsi="Times New Roman" w:cs="Times New Roman"/>
              </w:rPr>
              <w:t xml:space="preserve"> та виявляє, що він вже зареєстрований іншим акаунтом</w:t>
            </w:r>
          </w:p>
          <w:p w14:paraId="70ACEE10" w14:textId="55B20488" w:rsidR="00486F62" w:rsidRPr="00B47879" w:rsidRDefault="0000231F" w:rsidP="00B47879">
            <w:pPr>
              <w:pStyle w:val="a9"/>
              <w:numPr>
                <w:ilvl w:val="0"/>
                <w:numId w:val="62"/>
              </w:numPr>
              <w:spacing w:line="240" w:lineRule="auto"/>
              <w:jc w:val="both"/>
              <w:rPr>
                <w:rFonts w:ascii="Times New Roman" w:hAnsi="Times New Roman" w:cs="Times New Roman"/>
                <w:lang w:val="en-US"/>
              </w:rPr>
            </w:pPr>
            <w:r w:rsidRPr="00B47879">
              <w:rPr>
                <w:rFonts w:ascii="Times New Roman" w:hAnsi="Times New Roman" w:cs="Times New Roman"/>
              </w:rPr>
              <w:t xml:space="preserve">Система відображає помилку згідно US 3 (критерій 4) та FR 18: "Цей </w:t>
            </w:r>
            <w:proofErr w:type="spellStart"/>
            <w:r w:rsidRPr="00B47879">
              <w:rPr>
                <w:rFonts w:ascii="Times New Roman" w:hAnsi="Times New Roman" w:cs="Times New Roman"/>
              </w:rPr>
              <w:t>email</w:t>
            </w:r>
            <w:proofErr w:type="spellEnd"/>
            <w:r w:rsidRPr="00B47879">
              <w:rPr>
                <w:rFonts w:ascii="Times New Roman" w:hAnsi="Times New Roman" w:cs="Times New Roman"/>
              </w:rPr>
              <w:t xml:space="preserve"> вже використовується іншим користувачем. Будь ласка, виберіть іншу </w:t>
            </w:r>
            <w:proofErr w:type="spellStart"/>
            <w:r w:rsidRPr="00B47879">
              <w:rPr>
                <w:rFonts w:ascii="Times New Roman" w:hAnsi="Times New Roman" w:cs="Times New Roman"/>
              </w:rPr>
              <w:t>email</w:t>
            </w:r>
            <w:proofErr w:type="spellEnd"/>
            <w:r w:rsidRPr="00B47879">
              <w:rPr>
                <w:rFonts w:ascii="Times New Roman" w:hAnsi="Times New Roman" w:cs="Times New Roman"/>
              </w:rPr>
              <w:t xml:space="preserve"> адресу або зверніться до підтримки, якщо це ваша адреса"</w:t>
            </w:r>
          </w:p>
          <w:p w14:paraId="7CA0A953" w14:textId="41154985" w:rsidR="00486F62" w:rsidRPr="00B47879" w:rsidRDefault="0000231F" w:rsidP="00B47879">
            <w:pPr>
              <w:pStyle w:val="a9"/>
              <w:numPr>
                <w:ilvl w:val="0"/>
                <w:numId w:val="62"/>
              </w:numPr>
              <w:spacing w:line="240" w:lineRule="auto"/>
              <w:jc w:val="both"/>
              <w:rPr>
                <w:rFonts w:ascii="Times New Roman" w:hAnsi="Times New Roman" w:cs="Times New Roman"/>
                <w:lang w:val="en-US"/>
              </w:rPr>
            </w:pPr>
            <w:proofErr w:type="spellStart"/>
            <w:r w:rsidRPr="00B47879">
              <w:rPr>
                <w:rFonts w:ascii="Times New Roman" w:hAnsi="Times New Roman" w:cs="Times New Roman"/>
              </w:rPr>
              <w:t>Email</w:t>
            </w:r>
            <w:proofErr w:type="spellEnd"/>
            <w:r w:rsidRPr="00B47879">
              <w:rPr>
                <w:rFonts w:ascii="Times New Roman" w:hAnsi="Times New Roman" w:cs="Times New Roman"/>
              </w:rPr>
              <w:t xml:space="preserve"> не змінюється, залишається попереднє значення</w:t>
            </w:r>
          </w:p>
          <w:p w14:paraId="328CC4CA" w14:textId="01A9020D" w:rsidR="00486F62" w:rsidRPr="00B47879" w:rsidRDefault="0000231F" w:rsidP="00B47879">
            <w:pPr>
              <w:pStyle w:val="a9"/>
              <w:numPr>
                <w:ilvl w:val="0"/>
                <w:numId w:val="62"/>
              </w:numPr>
              <w:spacing w:line="240" w:lineRule="auto"/>
              <w:jc w:val="both"/>
              <w:rPr>
                <w:rFonts w:ascii="Times New Roman" w:hAnsi="Times New Roman" w:cs="Times New Roman"/>
                <w:lang w:val="en-US"/>
              </w:rPr>
            </w:pPr>
            <w:r w:rsidRPr="00B47879">
              <w:rPr>
                <w:rFonts w:ascii="Times New Roman" w:hAnsi="Times New Roman" w:cs="Times New Roman"/>
              </w:rPr>
              <w:t xml:space="preserve">Система </w:t>
            </w:r>
            <w:proofErr w:type="spellStart"/>
            <w:r w:rsidRPr="00B47879">
              <w:rPr>
                <w:rFonts w:ascii="Times New Roman" w:hAnsi="Times New Roman" w:cs="Times New Roman"/>
              </w:rPr>
              <w:t>логує</w:t>
            </w:r>
            <w:proofErr w:type="spellEnd"/>
            <w:r w:rsidRPr="00B47879">
              <w:rPr>
                <w:rFonts w:ascii="Times New Roman" w:hAnsi="Times New Roman" w:cs="Times New Roman"/>
              </w:rPr>
              <w:t xml:space="preserve"> спробу зміни на зайнятий </w:t>
            </w:r>
            <w:proofErr w:type="spellStart"/>
            <w:r w:rsidRPr="00B47879">
              <w:rPr>
                <w:rFonts w:ascii="Times New Roman" w:hAnsi="Times New Roman" w:cs="Times New Roman"/>
              </w:rPr>
              <w:t>email</w:t>
            </w:r>
            <w:proofErr w:type="spellEnd"/>
          </w:p>
          <w:p w14:paraId="21B22FA3" w14:textId="6950114D" w:rsidR="00486F62" w:rsidRPr="00B47879" w:rsidRDefault="0000231F" w:rsidP="00B47879">
            <w:pPr>
              <w:pStyle w:val="a9"/>
              <w:numPr>
                <w:ilvl w:val="0"/>
                <w:numId w:val="62"/>
              </w:numPr>
              <w:spacing w:line="240" w:lineRule="auto"/>
              <w:jc w:val="both"/>
              <w:rPr>
                <w:rFonts w:ascii="Times New Roman" w:hAnsi="Times New Roman" w:cs="Times New Roman"/>
                <w:lang w:val="en-US"/>
              </w:rPr>
            </w:pPr>
            <w:proofErr w:type="spellStart"/>
            <w:r w:rsidRPr="00B47879">
              <w:rPr>
                <w:rFonts w:ascii="Times New Roman" w:hAnsi="Times New Roman" w:cs="Times New Roman"/>
              </w:rPr>
              <w:t>Use</w:t>
            </w:r>
            <w:proofErr w:type="spellEnd"/>
            <w:r w:rsidRPr="00B47879">
              <w:rPr>
                <w:rFonts w:ascii="Times New Roman" w:hAnsi="Times New Roman" w:cs="Times New Roman"/>
              </w:rPr>
              <w:t xml:space="preserve"> </w:t>
            </w:r>
            <w:proofErr w:type="spellStart"/>
            <w:r w:rsidRPr="00B47879">
              <w:rPr>
                <w:rFonts w:ascii="Times New Roman" w:hAnsi="Times New Roman" w:cs="Times New Roman"/>
              </w:rPr>
              <w:t>case</w:t>
            </w:r>
            <w:proofErr w:type="spellEnd"/>
            <w:r w:rsidRPr="00B47879">
              <w:rPr>
                <w:rFonts w:ascii="Times New Roman" w:hAnsi="Times New Roman" w:cs="Times New Roman"/>
              </w:rPr>
              <w:t xml:space="preserve"> завершено без зміни </w:t>
            </w:r>
            <w:proofErr w:type="spellStart"/>
            <w:r w:rsidRPr="00B47879">
              <w:rPr>
                <w:rFonts w:ascii="Times New Roman" w:hAnsi="Times New Roman" w:cs="Times New Roman"/>
              </w:rPr>
              <w:t>email</w:t>
            </w:r>
            <w:proofErr w:type="spellEnd"/>
          </w:p>
          <w:p w14:paraId="32488C48" w14:textId="7834EE98" w:rsidR="00486F62" w:rsidRDefault="0000231F" w:rsidP="003B60AD">
            <w:pPr>
              <w:spacing w:after="0" w:line="240" w:lineRule="auto"/>
              <w:jc w:val="both"/>
              <w:rPr>
                <w:rFonts w:ascii="Times New Roman" w:hAnsi="Times New Roman" w:cs="Times New Roman"/>
                <w:lang w:val="en-US"/>
              </w:rPr>
            </w:pPr>
            <w:r w:rsidRPr="000311AE">
              <w:rPr>
                <w:rFonts w:ascii="Times New Roman" w:hAnsi="Times New Roman" w:cs="Times New Roman"/>
                <w:b/>
                <w:bCs/>
              </w:rPr>
              <w:t>Н2: Неправильний поточний пароль при зміні пароля</w:t>
            </w:r>
          </w:p>
          <w:p w14:paraId="1E6BD750" w14:textId="286898B0" w:rsidR="00486F62" w:rsidRPr="00B47879" w:rsidRDefault="0000231F" w:rsidP="00B47879">
            <w:pPr>
              <w:pStyle w:val="a9"/>
              <w:numPr>
                <w:ilvl w:val="0"/>
                <w:numId w:val="63"/>
              </w:numPr>
              <w:spacing w:line="240" w:lineRule="auto"/>
              <w:jc w:val="both"/>
              <w:rPr>
                <w:rFonts w:ascii="Times New Roman" w:hAnsi="Times New Roman" w:cs="Times New Roman"/>
                <w:lang w:val="en-US"/>
              </w:rPr>
            </w:pPr>
            <w:r w:rsidRPr="00B47879">
              <w:rPr>
                <w:rFonts w:ascii="Times New Roman" w:hAnsi="Times New Roman" w:cs="Times New Roman"/>
              </w:rPr>
              <w:t>На кроці А2 (зміна пароля): Користувач вводить неправильний поточний пароль згідно US 3 (критерій 3)</w:t>
            </w:r>
          </w:p>
          <w:p w14:paraId="16CDEA5E" w14:textId="0AB12459" w:rsidR="00486F62" w:rsidRPr="00B47879" w:rsidRDefault="0000231F" w:rsidP="00B47879">
            <w:pPr>
              <w:pStyle w:val="a9"/>
              <w:numPr>
                <w:ilvl w:val="0"/>
                <w:numId w:val="63"/>
              </w:numPr>
              <w:spacing w:line="240" w:lineRule="auto"/>
              <w:jc w:val="both"/>
              <w:rPr>
                <w:rFonts w:ascii="Times New Roman" w:hAnsi="Times New Roman" w:cs="Times New Roman"/>
                <w:lang w:val="en-US"/>
              </w:rPr>
            </w:pPr>
            <w:r w:rsidRPr="00B47879">
              <w:rPr>
                <w:rFonts w:ascii="Times New Roman" w:hAnsi="Times New Roman" w:cs="Times New Roman"/>
              </w:rPr>
              <w:t>Система перевіряє хеш та виявляє невідповідність</w:t>
            </w:r>
          </w:p>
          <w:p w14:paraId="29E67527" w14:textId="07395ED6" w:rsidR="00486F62" w:rsidRPr="00B47879" w:rsidRDefault="0000231F" w:rsidP="00B47879">
            <w:pPr>
              <w:pStyle w:val="a9"/>
              <w:numPr>
                <w:ilvl w:val="0"/>
                <w:numId w:val="63"/>
              </w:numPr>
              <w:spacing w:line="240" w:lineRule="auto"/>
              <w:jc w:val="both"/>
              <w:rPr>
                <w:rFonts w:ascii="Times New Roman" w:hAnsi="Times New Roman" w:cs="Times New Roman"/>
                <w:lang w:val="en-US"/>
              </w:rPr>
            </w:pPr>
            <w:r w:rsidRPr="00B47879">
              <w:rPr>
                <w:rFonts w:ascii="Times New Roman" w:hAnsi="Times New Roman" w:cs="Times New Roman"/>
              </w:rPr>
              <w:t>Система відображає помилку згідно FR 18: "Поточний пароль невірний. Введіть правильний пароль для підтвердження особи"</w:t>
            </w:r>
          </w:p>
          <w:p w14:paraId="6B695DFE" w14:textId="1566DD9A" w:rsidR="00486F62" w:rsidRPr="00B47879" w:rsidRDefault="0000231F" w:rsidP="00B47879">
            <w:pPr>
              <w:pStyle w:val="a9"/>
              <w:numPr>
                <w:ilvl w:val="0"/>
                <w:numId w:val="63"/>
              </w:numPr>
              <w:spacing w:line="240" w:lineRule="auto"/>
              <w:jc w:val="both"/>
              <w:rPr>
                <w:rFonts w:ascii="Times New Roman" w:hAnsi="Times New Roman" w:cs="Times New Roman"/>
                <w:lang w:val="en-US"/>
              </w:rPr>
            </w:pPr>
            <w:r w:rsidRPr="00B47879">
              <w:rPr>
                <w:rFonts w:ascii="Times New Roman" w:hAnsi="Times New Roman" w:cs="Times New Roman"/>
              </w:rPr>
              <w:t>Система може запропонувати опцію "Забули пароль?" для відновлення доступу</w:t>
            </w:r>
          </w:p>
          <w:p w14:paraId="69170F6B" w14:textId="547ADC0C" w:rsidR="00486F62" w:rsidRPr="00B47879" w:rsidRDefault="0000231F" w:rsidP="00B47879">
            <w:pPr>
              <w:pStyle w:val="a9"/>
              <w:numPr>
                <w:ilvl w:val="0"/>
                <w:numId w:val="63"/>
              </w:numPr>
              <w:spacing w:line="240" w:lineRule="auto"/>
              <w:jc w:val="both"/>
              <w:rPr>
                <w:rFonts w:ascii="Times New Roman" w:hAnsi="Times New Roman" w:cs="Times New Roman"/>
                <w:lang w:val="en-US"/>
              </w:rPr>
            </w:pPr>
            <w:r w:rsidRPr="00B47879">
              <w:rPr>
                <w:rFonts w:ascii="Times New Roman" w:hAnsi="Times New Roman" w:cs="Times New Roman"/>
              </w:rPr>
              <w:t>Система збільшує лічильник невдалих спроб зміни пароля</w:t>
            </w:r>
          </w:p>
          <w:p w14:paraId="5B03E091" w14:textId="7CF28165" w:rsidR="00486F62" w:rsidRPr="00B47879" w:rsidRDefault="0000231F" w:rsidP="00B47879">
            <w:pPr>
              <w:pStyle w:val="a9"/>
              <w:numPr>
                <w:ilvl w:val="0"/>
                <w:numId w:val="63"/>
              </w:numPr>
              <w:spacing w:line="240" w:lineRule="auto"/>
              <w:jc w:val="both"/>
              <w:rPr>
                <w:rFonts w:ascii="Times New Roman" w:hAnsi="Times New Roman" w:cs="Times New Roman"/>
                <w:lang w:val="en-US"/>
              </w:rPr>
            </w:pPr>
            <w:r w:rsidRPr="00B47879">
              <w:rPr>
                <w:rFonts w:ascii="Times New Roman" w:hAnsi="Times New Roman" w:cs="Times New Roman"/>
              </w:rPr>
              <w:t>При 3 невдалих спробах: система може тимчасово заблокувати функцію зміни пароля на 15 хвилин</w:t>
            </w:r>
          </w:p>
          <w:p w14:paraId="5E334246" w14:textId="47226A0A" w:rsidR="00486F62" w:rsidRPr="00B47879" w:rsidRDefault="0000231F" w:rsidP="00B47879">
            <w:pPr>
              <w:pStyle w:val="a9"/>
              <w:numPr>
                <w:ilvl w:val="0"/>
                <w:numId w:val="63"/>
              </w:numPr>
              <w:spacing w:line="240" w:lineRule="auto"/>
              <w:jc w:val="both"/>
              <w:rPr>
                <w:rFonts w:ascii="Times New Roman" w:hAnsi="Times New Roman" w:cs="Times New Roman"/>
                <w:lang w:val="en-US"/>
              </w:rPr>
            </w:pPr>
            <w:r w:rsidRPr="00B47879">
              <w:rPr>
                <w:rFonts w:ascii="Times New Roman" w:hAnsi="Times New Roman" w:cs="Times New Roman"/>
              </w:rPr>
              <w:t xml:space="preserve">Система </w:t>
            </w:r>
            <w:proofErr w:type="spellStart"/>
            <w:r w:rsidRPr="00B47879">
              <w:rPr>
                <w:rFonts w:ascii="Times New Roman" w:hAnsi="Times New Roman" w:cs="Times New Roman"/>
              </w:rPr>
              <w:t>логує</w:t>
            </w:r>
            <w:proofErr w:type="spellEnd"/>
            <w:r w:rsidRPr="00B47879">
              <w:rPr>
                <w:rFonts w:ascii="Times New Roman" w:hAnsi="Times New Roman" w:cs="Times New Roman"/>
              </w:rPr>
              <w:t xml:space="preserve"> невдалу спробу зміни пароля (можлива несанкціонована спроба)</w:t>
            </w:r>
          </w:p>
          <w:p w14:paraId="187FC1A7" w14:textId="52E9A568" w:rsidR="00486F62" w:rsidRPr="00B47879" w:rsidRDefault="0000231F" w:rsidP="00B47879">
            <w:pPr>
              <w:pStyle w:val="a9"/>
              <w:numPr>
                <w:ilvl w:val="0"/>
                <w:numId w:val="63"/>
              </w:numPr>
              <w:spacing w:line="240" w:lineRule="auto"/>
              <w:jc w:val="both"/>
              <w:rPr>
                <w:rFonts w:ascii="Times New Roman" w:hAnsi="Times New Roman" w:cs="Times New Roman"/>
                <w:lang w:val="en-US"/>
              </w:rPr>
            </w:pPr>
            <w:proofErr w:type="spellStart"/>
            <w:r w:rsidRPr="00B47879">
              <w:rPr>
                <w:rFonts w:ascii="Times New Roman" w:hAnsi="Times New Roman" w:cs="Times New Roman"/>
              </w:rPr>
              <w:t>Use</w:t>
            </w:r>
            <w:proofErr w:type="spellEnd"/>
            <w:r w:rsidRPr="00B47879">
              <w:rPr>
                <w:rFonts w:ascii="Times New Roman" w:hAnsi="Times New Roman" w:cs="Times New Roman"/>
              </w:rPr>
              <w:t xml:space="preserve"> </w:t>
            </w:r>
            <w:proofErr w:type="spellStart"/>
            <w:r w:rsidRPr="00B47879">
              <w:rPr>
                <w:rFonts w:ascii="Times New Roman" w:hAnsi="Times New Roman" w:cs="Times New Roman"/>
              </w:rPr>
              <w:t>case</w:t>
            </w:r>
            <w:proofErr w:type="spellEnd"/>
            <w:r w:rsidRPr="00B47879">
              <w:rPr>
                <w:rFonts w:ascii="Times New Roman" w:hAnsi="Times New Roman" w:cs="Times New Roman"/>
              </w:rPr>
              <w:t xml:space="preserve"> завершено без зміни пароля</w:t>
            </w:r>
          </w:p>
          <w:p w14:paraId="2067FCD5" w14:textId="1227B60D" w:rsidR="00486F62" w:rsidRDefault="0000231F" w:rsidP="003B60AD">
            <w:pPr>
              <w:spacing w:after="0" w:line="240" w:lineRule="auto"/>
              <w:jc w:val="both"/>
              <w:rPr>
                <w:rFonts w:ascii="Times New Roman" w:hAnsi="Times New Roman" w:cs="Times New Roman"/>
                <w:lang w:val="en-US"/>
              </w:rPr>
            </w:pPr>
            <w:r w:rsidRPr="000311AE">
              <w:rPr>
                <w:rFonts w:ascii="Times New Roman" w:hAnsi="Times New Roman" w:cs="Times New Roman"/>
                <w:b/>
                <w:bCs/>
              </w:rPr>
              <w:t>Н3: Новий пароль не відповідає вимогам безпеки</w:t>
            </w:r>
          </w:p>
          <w:p w14:paraId="708C1502" w14:textId="52DBDC5D" w:rsidR="00486F62" w:rsidRPr="00B47879" w:rsidRDefault="0000231F" w:rsidP="00B47879">
            <w:pPr>
              <w:pStyle w:val="a9"/>
              <w:numPr>
                <w:ilvl w:val="0"/>
                <w:numId w:val="64"/>
              </w:numPr>
              <w:spacing w:line="240" w:lineRule="auto"/>
              <w:jc w:val="both"/>
              <w:rPr>
                <w:rFonts w:ascii="Times New Roman" w:hAnsi="Times New Roman" w:cs="Times New Roman"/>
                <w:lang w:val="en-US"/>
              </w:rPr>
            </w:pPr>
            <w:r w:rsidRPr="00B47879">
              <w:rPr>
                <w:rFonts w:ascii="Times New Roman" w:hAnsi="Times New Roman" w:cs="Times New Roman"/>
              </w:rPr>
              <w:t>На кроці А2: Новий пароль занадто простий (менше 8 символів, без цифр/</w:t>
            </w:r>
            <w:proofErr w:type="spellStart"/>
            <w:r w:rsidRPr="00B47879">
              <w:rPr>
                <w:rFonts w:ascii="Times New Roman" w:hAnsi="Times New Roman" w:cs="Times New Roman"/>
              </w:rPr>
              <w:t>спецсимволів</w:t>
            </w:r>
            <w:proofErr w:type="spellEnd"/>
            <w:r w:rsidRPr="00B47879">
              <w:rPr>
                <w:rFonts w:ascii="Times New Roman" w:hAnsi="Times New Roman" w:cs="Times New Roman"/>
              </w:rPr>
              <w:t>, співпадає зі старим)</w:t>
            </w:r>
          </w:p>
          <w:p w14:paraId="62A8F5A2" w14:textId="60DED437" w:rsidR="00486F62" w:rsidRPr="00B47879" w:rsidRDefault="0000231F" w:rsidP="00B47879">
            <w:pPr>
              <w:pStyle w:val="a9"/>
              <w:numPr>
                <w:ilvl w:val="0"/>
                <w:numId w:val="64"/>
              </w:numPr>
              <w:spacing w:line="240" w:lineRule="auto"/>
              <w:jc w:val="both"/>
              <w:rPr>
                <w:rFonts w:ascii="Times New Roman" w:hAnsi="Times New Roman" w:cs="Times New Roman"/>
                <w:lang w:val="en-US"/>
              </w:rPr>
            </w:pPr>
            <w:r w:rsidRPr="00B47879">
              <w:rPr>
                <w:rFonts w:ascii="Times New Roman" w:hAnsi="Times New Roman" w:cs="Times New Roman"/>
              </w:rPr>
              <w:t>Система відображає детальну помилку: "Новий пароль повинен містити мінімум 8 символів, великі та малі літери, цифри, спеціальні символи та відрізнятися від поточного пароля"</w:t>
            </w:r>
          </w:p>
          <w:p w14:paraId="7EA3FF41" w14:textId="64B567C7" w:rsidR="00486F62" w:rsidRPr="00B47879" w:rsidRDefault="0000231F" w:rsidP="00B47879">
            <w:pPr>
              <w:pStyle w:val="a9"/>
              <w:numPr>
                <w:ilvl w:val="0"/>
                <w:numId w:val="64"/>
              </w:numPr>
              <w:spacing w:line="240" w:lineRule="auto"/>
              <w:jc w:val="both"/>
              <w:rPr>
                <w:rFonts w:ascii="Times New Roman" w:hAnsi="Times New Roman" w:cs="Times New Roman"/>
                <w:lang w:val="en-US"/>
              </w:rPr>
            </w:pPr>
            <w:r w:rsidRPr="00B47879">
              <w:rPr>
                <w:rFonts w:ascii="Times New Roman" w:hAnsi="Times New Roman" w:cs="Times New Roman"/>
              </w:rPr>
              <w:t>Система може показувати індикатор складності пароля в реальному часі</w:t>
            </w:r>
          </w:p>
          <w:p w14:paraId="20CCD9CD" w14:textId="3C897D74" w:rsidR="00486F62" w:rsidRPr="00B47879" w:rsidRDefault="0000231F" w:rsidP="00B47879">
            <w:pPr>
              <w:pStyle w:val="a9"/>
              <w:numPr>
                <w:ilvl w:val="0"/>
                <w:numId w:val="64"/>
              </w:numPr>
              <w:spacing w:line="240" w:lineRule="auto"/>
              <w:jc w:val="both"/>
              <w:rPr>
                <w:rFonts w:ascii="Times New Roman" w:hAnsi="Times New Roman" w:cs="Times New Roman"/>
                <w:lang w:val="en-US"/>
              </w:rPr>
            </w:pPr>
            <w:r w:rsidRPr="00B47879">
              <w:rPr>
                <w:rFonts w:ascii="Times New Roman" w:hAnsi="Times New Roman" w:cs="Times New Roman"/>
              </w:rPr>
              <w:t>Користувач повертається до введення нового пароля</w:t>
            </w:r>
          </w:p>
          <w:p w14:paraId="33AD15BD" w14:textId="1C2C3338" w:rsidR="00486F62" w:rsidRPr="00B47879" w:rsidRDefault="0000231F" w:rsidP="00B47879">
            <w:pPr>
              <w:pStyle w:val="a9"/>
              <w:numPr>
                <w:ilvl w:val="0"/>
                <w:numId w:val="64"/>
              </w:numPr>
              <w:spacing w:line="240" w:lineRule="auto"/>
              <w:jc w:val="both"/>
              <w:rPr>
                <w:rFonts w:ascii="Times New Roman" w:hAnsi="Times New Roman" w:cs="Times New Roman"/>
                <w:lang w:val="en-US"/>
              </w:rPr>
            </w:pPr>
            <w:proofErr w:type="spellStart"/>
            <w:r w:rsidRPr="00B47879">
              <w:rPr>
                <w:rFonts w:ascii="Times New Roman" w:hAnsi="Times New Roman" w:cs="Times New Roman"/>
              </w:rPr>
              <w:t>Use</w:t>
            </w:r>
            <w:proofErr w:type="spellEnd"/>
            <w:r w:rsidRPr="00B47879">
              <w:rPr>
                <w:rFonts w:ascii="Times New Roman" w:hAnsi="Times New Roman" w:cs="Times New Roman"/>
              </w:rPr>
              <w:t xml:space="preserve"> </w:t>
            </w:r>
            <w:proofErr w:type="spellStart"/>
            <w:r w:rsidRPr="00B47879">
              <w:rPr>
                <w:rFonts w:ascii="Times New Roman" w:hAnsi="Times New Roman" w:cs="Times New Roman"/>
              </w:rPr>
              <w:t>case</w:t>
            </w:r>
            <w:proofErr w:type="spellEnd"/>
            <w:r w:rsidRPr="00B47879">
              <w:rPr>
                <w:rFonts w:ascii="Times New Roman" w:hAnsi="Times New Roman" w:cs="Times New Roman"/>
              </w:rPr>
              <w:t xml:space="preserve"> продовжується</w:t>
            </w:r>
          </w:p>
          <w:p w14:paraId="657E50EC" w14:textId="16C8E2AF" w:rsidR="00486F62" w:rsidRDefault="0000231F" w:rsidP="003B60AD">
            <w:pPr>
              <w:spacing w:after="0" w:line="240" w:lineRule="auto"/>
              <w:jc w:val="both"/>
              <w:rPr>
                <w:rFonts w:ascii="Times New Roman" w:hAnsi="Times New Roman" w:cs="Times New Roman"/>
                <w:lang w:val="en-US"/>
              </w:rPr>
            </w:pPr>
            <w:r w:rsidRPr="000311AE">
              <w:rPr>
                <w:rFonts w:ascii="Times New Roman" w:hAnsi="Times New Roman" w:cs="Times New Roman"/>
                <w:b/>
                <w:bCs/>
              </w:rPr>
              <w:t xml:space="preserve">Н4: Неправильний формат </w:t>
            </w:r>
            <w:proofErr w:type="spellStart"/>
            <w:r w:rsidRPr="000311AE">
              <w:rPr>
                <w:rFonts w:ascii="Times New Roman" w:hAnsi="Times New Roman" w:cs="Times New Roman"/>
                <w:b/>
                <w:bCs/>
              </w:rPr>
              <w:t>email</w:t>
            </w:r>
            <w:proofErr w:type="spellEnd"/>
            <w:r w:rsidRPr="000311AE">
              <w:rPr>
                <w:rFonts w:ascii="Times New Roman" w:hAnsi="Times New Roman" w:cs="Times New Roman"/>
                <w:b/>
                <w:bCs/>
              </w:rPr>
              <w:t xml:space="preserve"> при зміні</w:t>
            </w:r>
          </w:p>
          <w:p w14:paraId="2ADAE7F3" w14:textId="651CFA51" w:rsidR="00486F62" w:rsidRPr="00B47879" w:rsidRDefault="0000231F" w:rsidP="00B47879">
            <w:pPr>
              <w:pStyle w:val="a9"/>
              <w:numPr>
                <w:ilvl w:val="0"/>
                <w:numId w:val="65"/>
              </w:numPr>
              <w:spacing w:line="240" w:lineRule="auto"/>
              <w:jc w:val="both"/>
              <w:rPr>
                <w:rFonts w:ascii="Times New Roman" w:hAnsi="Times New Roman" w:cs="Times New Roman"/>
                <w:lang w:val="en-US"/>
              </w:rPr>
            </w:pPr>
            <w:r w:rsidRPr="00B47879">
              <w:rPr>
                <w:rFonts w:ascii="Times New Roman" w:hAnsi="Times New Roman" w:cs="Times New Roman"/>
              </w:rPr>
              <w:t xml:space="preserve">На кроці А1: Новий </w:t>
            </w:r>
            <w:proofErr w:type="spellStart"/>
            <w:r w:rsidRPr="00B47879">
              <w:rPr>
                <w:rFonts w:ascii="Times New Roman" w:hAnsi="Times New Roman" w:cs="Times New Roman"/>
              </w:rPr>
              <w:t>email</w:t>
            </w:r>
            <w:proofErr w:type="spellEnd"/>
            <w:r w:rsidRPr="00B47879">
              <w:rPr>
                <w:rFonts w:ascii="Times New Roman" w:hAnsi="Times New Roman" w:cs="Times New Roman"/>
              </w:rPr>
              <w:t xml:space="preserve"> має </w:t>
            </w:r>
            <w:proofErr w:type="spellStart"/>
            <w:r w:rsidRPr="00B47879">
              <w:rPr>
                <w:rFonts w:ascii="Times New Roman" w:hAnsi="Times New Roman" w:cs="Times New Roman"/>
              </w:rPr>
              <w:t>невалідний</w:t>
            </w:r>
            <w:proofErr w:type="spellEnd"/>
            <w:r w:rsidRPr="00B47879">
              <w:rPr>
                <w:rFonts w:ascii="Times New Roman" w:hAnsi="Times New Roman" w:cs="Times New Roman"/>
              </w:rPr>
              <w:t xml:space="preserve"> формат (немає @, неправильний домен, пробіли)</w:t>
            </w:r>
          </w:p>
          <w:p w14:paraId="00759C93" w14:textId="3FDE2A44" w:rsidR="00486F62" w:rsidRPr="00B47879" w:rsidRDefault="0000231F" w:rsidP="00B47879">
            <w:pPr>
              <w:pStyle w:val="a9"/>
              <w:numPr>
                <w:ilvl w:val="0"/>
                <w:numId w:val="65"/>
              </w:numPr>
              <w:spacing w:line="240" w:lineRule="auto"/>
              <w:jc w:val="both"/>
              <w:rPr>
                <w:rFonts w:ascii="Times New Roman" w:hAnsi="Times New Roman" w:cs="Times New Roman"/>
                <w:lang w:val="en-US"/>
              </w:rPr>
            </w:pPr>
            <w:r w:rsidRPr="00B47879">
              <w:rPr>
                <w:rFonts w:ascii="Times New Roman" w:hAnsi="Times New Roman" w:cs="Times New Roman"/>
              </w:rPr>
              <w:t xml:space="preserve">Система </w:t>
            </w:r>
            <w:proofErr w:type="spellStart"/>
            <w:r w:rsidRPr="00B47879">
              <w:rPr>
                <w:rFonts w:ascii="Times New Roman" w:hAnsi="Times New Roman" w:cs="Times New Roman"/>
              </w:rPr>
              <w:t>валідує</w:t>
            </w:r>
            <w:proofErr w:type="spellEnd"/>
            <w:r w:rsidRPr="00B47879">
              <w:rPr>
                <w:rFonts w:ascii="Times New Roman" w:hAnsi="Times New Roman" w:cs="Times New Roman"/>
              </w:rPr>
              <w:t xml:space="preserve"> формат та відображає: "Введіть правильну </w:t>
            </w:r>
            <w:proofErr w:type="spellStart"/>
            <w:r w:rsidRPr="00B47879">
              <w:rPr>
                <w:rFonts w:ascii="Times New Roman" w:hAnsi="Times New Roman" w:cs="Times New Roman"/>
              </w:rPr>
              <w:t>email</w:t>
            </w:r>
            <w:proofErr w:type="spellEnd"/>
            <w:r w:rsidRPr="00B47879">
              <w:rPr>
                <w:rFonts w:ascii="Times New Roman" w:hAnsi="Times New Roman" w:cs="Times New Roman"/>
              </w:rPr>
              <w:t xml:space="preserve"> адресу у форматі </w:t>
            </w:r>
            <w:hyperlink r:id="rId8" w:history="1">
              <w:r w:rsidRPr="00B47879">
                <w:rPr>
                  <w:rStyle w:val="ae"/>
                  <w:rFonts w:ascii="Times New Roman" w:hAnsi="Times New Roman" w:cs="Times New Roman"/>
                </w:rPr>
                <w:t>example@domain.com</w:t>
              </w:r>
            </w:hyperlink>
            <w:r w:rsidRPr="00B47879">
              <w:rPr>
                <w:rFonts w:ascii="Times New Roman" w:hAnsi="Times New Roman" w:cs="Times New Roman"/>
              </w:rPr>
              <w:t>"</w:t>
            </w:r>
          </w:p>
          <w:p w14:paraId="717116BC" w14:textId="2881F3ED" w:rsidR="00486F62" w:rsidRPr="00B47879" w:rsidRDefault="0000231F" w:rsidP="00B47879">
            <w:pPr>
              <w:pStyle w:val="a9"/>
              <w:numPr>
                <w:ilvl w:val="0"/>
                <w:numId w:val="65"/>
              </w:numPr>
              <w:spacing w:line="240" w:lineRule="auto"/>
              <w:jc w:val="both"/>
              <w:rPr>
                <w:rFonts w:ascii="Times New Roman" w:hAnsi="Times New Roman" w:cs="Times New Roman"/>
                <w:lang w:val="en-US"/>
              </w:rPr>
            </w:pPr>
            <w:r w:rsidRPr="00B47879">
              <w:rPr>
                <w:rFonts w:ascii="Times New Roman" w:hAnsi="Times New Roman" w:cs="Times New Roman"/>
              </w:rPr>
              <w:t xml:space="preserve">Поле </w:t>
            </w:r>
            <w:proofErr w:type="spellStart"/>
            <w:r w:rsidRPr="00B47879">
              <w:rPr>
                <w:rFonts w:ascii="Times New Roman" w:hAnsi="Times New Roman" w:cs="Times New Roman"/>
              </w:rPr>
              <w:t>email</w:t>
            </w:r>
            <w:proofErr w:type="spellEnd"/>
            <w:r w:rsidRPr="00B47879">
              <w:rPr>
                <w:rFonts w:ascii="Times New Roman" w:hAnsi="Times New Roman" w:cs="Times New Roman"/>
              </w:rPr>
              <w:t xml:space="preserve"> підсвічується червоним</w:t>
            </w:r>
          </w:p>
          <w:p w14:paraId="63AB49B1" w14:textId="50C07E12" w:rsidR="00486F62" w:rsidRPr="00B47879" w:rsidRDefault="0000231F" w:rsidP="00B47879">
            <w:pPr>
              <w:pStyle w:val="a9"/>
              <w:numPr>
                <w:ilvl w:val="0"/>
                <w:numId w:val="65"/>
              </w:numPr>
              <w:spacing w:line="240" w:lineRule="auto"/>
              <w:jc w:val="both"/>
              <w:rPr>
                <w:rFonts w:ascii="Times New Roman" w:hAnsi="Times New Roman" w:cs="Times New Roman"/>
                <w:lang w:val="en-US"/>
              </w:rPr>
            </w:pPr>
            <w:r w:rsidRPr="00B47879">
              <w:rPr>
                <w:rFonts w:ascii="Times New Roman" w:hAnsi="Times New Roman" w:cs="Times New Roman"/>
              </w:rPr>
              <w:t xml:space="preserve">Користувач виправляє </w:t>
            </w:r>
            <w:proofErr w:type="spellStart"/>
            <w:r w:rsidRPr="00B47879">
              <w:rPr>
                <w:rFonts w:ascii="Times New Roman" w:hAnsi="Times New Roman" w:cs="Times New Roman"/>
              </w:rPr>
              <w:t>email</w:t>
            </w:r>
            <w:proofErr w:type="spellEnd"/>
          </w:p>
          <w:p w14:paraId="1D851D7C" w14:textId="71FCACCD" w:rsidR="00486F62" w:rsidRPr="00B47879" w:rsidRDefault="0000231F" w:rsidP="00B47879">
            <w:pPr>
              <w:pStyle w:val="a9"/>
              <w:numPr>
                <w:ilvl w:val="0"/>
                <w:numId w:val="65"/>
              </w:numPr>
              <w:spacing w:line="240" w:lineRule="auto"/>
              <w:jc w:val="both"/>
              <w:rPr>
                <w:rFonts w:ascii="Times New Roman" w:hAnsi="Times New Roman" w:cs="Times New Roman"/>
                <w:lang w:val="en-US"/>
              </w:rPr>
            </w:pPr>
            <w:proofErr w:type="spellStart"/>
            <w:r w:rsidRPr="00B47879">
              <w:rPr>
                <w:rFonts w:ascii="Times New Roman" w:hAnsi="Times New Roman" w:cs="Times New Roman"/>
              </w:rPr>
              <w:t>Use</w:t>
            </w:r>
            <w:proofErr w:type="spellEnd"/>
            <w:r w:rsidRPr="00B47879">
              <w:rPr>
                <w:rFonts w:ascii="Times New Roman" w:hAnsi="Times New Roman" w:cs="Times New Roman"/>
              </w:rPr>
              <w:t xml:space="preserve"> </w:t>
            </w:r>
            <w:proofErr w:type="spellStart"/>
            <w:r w:rsidRPr="00B47879">
              <w:rPr>
                <w:rFonts w:ascii="Times New Roman" w:hAnsi="Times New Roman" w:cs="Times New Roman"/>
              </w:rPr>
              <w:t>case</w:t>
            </w:r>
            <w:proofErr w:type="spellEnd"/>
            <w:r w:rsidRPr="00B47879">
              <w:rPr>
                <w:rFonts w:ascii="Times New Roman" w:hAnsi="Times New Roman" w:cs="Times New Roman"/>
              </w:rPr>
              <w:t xml:space="preserve"> продовжується</w:t>
            </w:r>
          </w:p>
          <w:p w14:paraId="229D9CBD" w14:textId="3C016B7B" w:rsidR="00486F62" w:rsidRDefault="0000231F" w:rsidP="003B60AD">
            <w:pPr>
              <w:spacing w:after="0" w:line="240" w:lineRule="auto"/>
              <w:jc w:val="both"/>
              <w:rPr>
                <w:rFonts w:ascii="Times New Roman" w:hAnsi="Times New Roman" w:cs="Times New Roman"/>
                <w:lang w:val="en-US"/>
              </w:rPr>
            </w:pPr>
            <w:r w:rsidRPr="000311AE">
              <w:rPr>
                <w:rFonts w:ascii="Times New Roman" w:hAnsi="Times New Roman" w:cs="Times New Roman"/>
                <w:b/>
                <w:bCs/>
              </w:rPr>
              <w:t xml:space="preserve">Н5: </w:t>
            </w:r>
            <w:proofErr w:type="spellStart"/>
            <w:r w:rsidRPr="000311AE">
              <w:rPr>
                <w:rFonts w:ascii="Times New Roman" w:hAnsi="Times New Roman" w:cs="Times New Roman"/>
                <w:b/>
                <w:bCs/>
              </w:rPr>
              <w:t>Невалідні</w:t>
            </w:r>
            <w:proofErr w:type="spellEnd"/>
            <w:r w:rsidRPr="000311AE">
              <w:rPr>
                <w:rFonts w:ascii="Times New Roman" w:hAnsi="Times New Roman" w:cs="Times New Roman"/>
                <w:b/>
                <w:bCs/>
              </w:rPr>
              <w:t xml:space="preserve"> дані у полях імені/прізвища</w:t>
            </w:r>
          </w:p>
          <w:p w14:paraId="7C8D6B2D" w14:textId="1DA31B84" w:rsidR="00486F62" w:rsidRPr="00B47879" w:rsidRDefault="0000231F" w:rsidP="00B47879">
            <w:pPr>
              <w:pStyle w:val="a9"/>
              <w:numPr>
                <w:ilvl w:val="0"/>
                <w:numId w:val="66"/>
              </w:numPr>
              <w:spacing w:line="240" w:lineRule="auto"/>
              <w:jc w:val="both"/>
              <w:rPr>
                <w:rFonts w:ascii="Times New Roman" w:hAnsi="Times New Roman" w:cs="Times New Roman"/>
                <w:lang w:val="en-US"/>
              </w:rPr>
            </w:pPr>
            <w:r w:rsidRPr="00B47879">
              <w:rPr>
                <w:rFonts w:ascii="Times New Roman" w:hAnsi="Times New Roman" w:cs="Times New Roman"/>
              </w:rPr>
              <w:t xml:space="preserve">На кроці 8: Система виявляє заборонені символи (цифри у імені, </w:t>
            </w:r>
            <w:r w:rsidRPr="00B47879">
              <w:rPr>
                <w:rFonts w:ascii="Times New Roman" w:hAnsi="Times New Roman" w:cs="Times New Roman"/>
              </w:rPr>
              <w:lastRenderedPageBreak/>
              <w:t xml:space="preserve">спеціальні символи, SQL </w:t>
            </w:r>
            <w:proofErr w:type="spellStart"/>
            <w:r w:rsidRPr="00B47879">
              <w:rPr>
                <w:rFonts w:ascii="Times New Roman" w:hAnsi="Times New Roman" w:cs="Times New Roman"/>
              </w:rPr>
              <w:t>injection</w:t>
            </w:r>
            <w:proofErr w:type="spellEnd"/>
            <w:r w:rsidRPr="00B47879">
              <w:rPr>
                <w:rFonts w:ascii="Times New Roman" w:hAnsi="Times New Roman" w:cs="Times New Roman"/>
              </w:rPr>
              <w:t xml:space="preserve"> спроби, XSS скрипти)</w:t>
            </w:r>
          </w:p>
          <w:p w14:paraId="3DC161AB" w14:textId="4CDA8443" w:rsidR="00486F62" w:rsidRPr="00B47879" w:rsidRDefault="0000231F" w:rsidP="00B47879">
            <w:pPr>
              <w:pStyle w:val="a9"/>
              <w:numPr>
                <w:ilvl w:val="0"/>
                <w:numId w:val="66"/>
              </w:numPr>
              <w:spacing w:line="240" w:lineRule="auto"/>
              <w:jc w:val="both"/>
              <w:rPr>
                <w:rFonts w:ascii="Times New Roman" w:hAnsi="Times New Roman" w:cs="Times New Roman"/>
                <w:lang w:val="en-US"/>
              </w:rPr>
            </w:pPr>
            <w:r w:rsidRPr="00B47879">
              <w:rPr>
                <w:rFonts w:ascii="Times New Roman" w:hAnsi="Times New Roman" w:cs="Times New Roman"/>
              </w:rPr>
              <w:t>Система відображає: "Ім'я та прізвище можуть містити тільки літери, пробіли та дефіс"</w:t>
            </w:r>
          </w:p>
          <w:p w14:paraId="6FAEA376" w14:textId="4A495B50" w:rsidR="00486F62" w:rsidRPr="00B47879" w:rsidRDefault="0000231F" w:rsidP="00B47879">
            <w:pPr>
              <w:pStyle w:val="a9"/>
              <w:numPr>
                <w:ilvl w:val="0"/>
                <w:numId w:val="66"/>
              </w:numPr>
              <w:spacing w:line="240" w:lineRule="auto"/>
              <w:jc w:val="both"/>
              <w:rPr>
                <w:rFonts w:ascii="Times New Roman" w:hAnsi="Times New Roman" w:cs="Times New Roman"/>
                <w:lang w:val="en-US"/>
              </w:rPr>
            </w:pPr>
            <w:r w:rsidRPr="00B47879">
              <w:rPr>
                <w:rFonts w:ascii="Times New Roman" w:hAnsi="Times New Roman" w:cs="Times New Roman"/>
              </w:rPr>
              <w:t>Система підсвічує проблемні поля</w:t>
            </w:r>
          </w:p>
          <w:p w14:paraId="2069AD23" w14:textId="56EA5174" w:rsidR="00486F62" w:rsidRPr="00B47879" w:rsidRDefault="0000231F" w:rsidP="00B47879">
            <w:pPr>
              <w:pStyle w:val="a9"/>
              <w:numPr>
                <w:ilvl w:val="0"/>
                <w:numId w:val="66"/>
              </w:numPr>
              <w:spacing w:line="240" w:lineRule="auto"/>
              <w:jc w:val="both"/>
              <w:rPr>
                <w:rFonts w:ascii="Times New Roman" w:hAnsi="Times New Roman" w:cs="Times New Roman"/>
                <w:lang w:val="en-US"/>
              </w:rPr>
            </w:pPr>
            <w:r w:rsidRPr="00B47879">
              <w:rPr>
                <w:rFonts w:ascii="Times New Roman" w:hAnsi="Times New Roman" w:cs="Times New Roman"/>
              </w:rPr>
              <w:t>Система може автоматично видалити недозволені символи з попередженням</w:t>
            </w:r>
          </w:p>
          <w:p w14:paraId="42754101" w14:textId="33614EF3" w:rsidR="00486F62" w:rsidRPr="00B47879" w:rsidRDefault="0000231F" w:rsidP="00B47879">
            <w:pPr>
              <w:pStyle w:val="a9"/>
              <w:numPr>
                <w:ilvl w:val="0"/>
                <w:numId w:val="66"/>
              </w:numPr>
              <w:spacing w:line="240" w:lineRule="auto"/>
              <w:jc w:val="both"/>
              <w:rPr>
                <w:rFonts w:ascii="Times New Roman" w:hAnsi="Times New Roman" w:cs="Times New Roman"/>
                <w:lang w:val="en-US"/>
              </w:rPr>
            </w:pPr>
            <w:r w:rsidRPr="00B47879">
              <w:rPr>
                <w:rFonts w:ascii="Times New Roman" w:hAnsi="Times New Roman" w:cs="Times New Roman"/>
              </w:rPr>
              <w:t>Користувач виправляє дані</w:t>
            </w:r>
          </w:p>
          <w:p w14:paraId="69D56E9D" w14:textId="50155C68" w:rsidR="00486F62" w:rsidRPr="00B47879" w:rsidRDefault="0000231F" w:rsidP="00B47879">
            <w:pPr>
              <w:pStyle w:val="a9"/>
              <w:numPr>
                <w:ilvl w:val="0"/>
                <w:numId w:val="66"/>
              </w:numPr>
              <w:spacing w:line="240" w:lineRule="auto"/>
              <w:jc w:val="both"/>
              <w:rPr>
                <w:rFonts w:ascii="Times New Roman" w:hAnsi="Times New Roman" w:cs="Times New Roman"/>
                <w:lang w:val="en-US"/>
              </w:rPr>
            </w:pPr>
            <w:proofErr w:type="spellStart"/>
            <w:r w:rsidRPr="00B47879">
              <w:rPr>
                <w:rFonts w:ascii="Times New Roman" w:hAnsi="Times New Roman" w:cs="Times New Roman"/>
              </w:rPr>
              <w:t>Use</w:t>
            </w:r>
            <w:proofErr w:type="spellEnd"/>
            <w:r w:rsidRPr="00B47879">
              <w:rPr>
                <w:rFonts w:ascii="Times New Roman" w:hAnsi="Times New Roman" w:cs="Times New Roman"/>
              </w:rPr>
              <w:t xml:space="preserve"> </w:t>
            </w:r>
            <w:proofErr w:type="spellStart"/>
            <w:r w:rsidRPr="00B47879">
              <w:rPr>
                <w:rFonts w:ascii="Times New Roman" w:hAnsi="Times New Roman" w:cs="Times New Roman"/>
              </w:rPr>
              <w:t>case</w:t>
            </w:r>
            <w:proofErr w:type="spellEnd"/>
            <w:r w:rsidRPr="00B47879">
              <w:rPr>
                <w:rFonts w:ascii="Times New Roman" w:hAnsi="Times New Roman" w:cs="Times New Roman"/>
              </w:rPr>
              <w:t xml:space="preserve"> продовжується</w:t>
            </w:r>
          </w:p>
          <w:p w14:paraId="783035F0" w14:textId="4154B5F6" w:rsidR="00486F62" w:rsidRDefault="0000231F" w:rsidP="003B60AD">
            <w:pPr>
              <w:spacing w:after="0" w:line="240" w:lineRule="auto"/>
              <w:jc w:val="both"/>
              <w:rPr>
                <w:rFonts w:ascii="Times New Roman" w:hAnsi="Times New Roman" w:cs="Times New Roman"/>
                <w:lang w:val="en-US"/>
              </w:rPr>
            </w:pPr>
            <w:r w:rsidRPr="000311AE">
              <w:rPr>
                <w:rFonts w:ascii="Times New Roman" w:hAnsi="Times New Roman" w:cs="Times New Roman"/>
                <w:b/>
                <w:bCs/>
              </w:rPr>
              <w:t>Н6: Занадто довгі значення полів</w:t>
            </w:r>
          </w:p>
          <w:p w14:paraId="0116D677" w14:textId="29A0C18F" w:rsidR="00486F62" w:rsidRPr="00B47879" w:rsidRDefault="0000231F" w:rsidP="00B47879">
            <w:pPr>
              <w:pStyle w:val="a9"/>
              <w:numPr>
                <w:ilvl w:val="0"/>
                <w:numId w:val="67"/>
              </w:numPr>
              <w:spacing w:line="240" w:lineRule="auto"/>
              <w:jc w:val="both"/>
              <w:rPr>
                <w:rFonts w:ascii="Times New Roman" w:hAnsi="Times New Roman" w:cs="Times New Roman"/>
                <w:lang w:val="en-US"/>
              </w:rPr>
            </w:pPr>
            <w:r w:rsidRPr="00B47879">
              <w:rPr>
                <w:rFonts w:ascii="Times New Roman" w:hAnsi="Times New Roman" w:cs="Times New Roman"/>
              </w:rPr>
              <w:t>На кроці 8: Ім'я або прізвище перевищує максимальну довжину (наприклад, 50 символів)</w:t>
            </w:r>
          </w:p>
          <w:p w14:paraId="473AE3DF" w14:textId="7F5ECDAA" w:rsidR="00486F62" w:rsidRPr="00B47879" w:rsidRDefault="0000231F" w:rsidP="00B47879">
            <w:pPr>
              <w:pStyle w:val="a9"/>
              <w:numPr>
                <w:ilvl w:val="0"/>
                <w:numId w:val="67"/>
              </w:numPr>
              <w:spacing w:line="240" w:lineRule="auto"/>
              <w:jc w:val="both"/>
              <w:rPr>
                <w:rFonts w:ascii="Times New Roman" w:hAnsi="Times New Roman" w:cs="Times New Roman"/>
                <w:lang w:val="en-US"/>
              </w:rPr>
            </w:pPr>
            <w:r w:rsidRPr="00B47879">
              <w:rPr>
                <w:rFonts w:ascii="Times New Roman" w:hAnsi="Times New Roman" w:cs="Times New Roman"/>
              </w:rPr>
              <w:t>Система відображає: "Ім'я не може перевищувати 50 символів"</w:t>
            </w:r>
          </w:p>
          <w:p w14:paraId="4E0025CC" w14:textId="39A7686C" w:rsidR="00486F62" w:rsidRPr="00B47879" w:rsidRDefault="0000231F" w:rsidP="00B47879">
            <w:pPr>
              <w:pStyle w:val="a9"/>
              <w:numPr>
                <w:ilvl w:val="0"/>
                <w:numId w:val="67"/>
              </w:numPr>
              <w:spacing w:line="240" w:lineRule="auto"/>
              <w:jc w:val="both"/>
              <w:rPr>
                <w:rFonts w:ascii="Times New Roman" w:hAnsi="Times New Roman" w:cs="Times New Roman"/>
                <w:lang w:val="en-US"/>
              </w:rPr>
            </w:pPr>
            <w:r w:rsidRPr="00B47879">
              <w:rPr>
                <w:rFonts w:ascii="Times New Roman" w:hAnsi="Times New Roman" w:cs="Times New Roman"/>
              </w:rPr>
              <w:t>Поле підсвічується, показується лічильник символів</w:t>
            </w:r>
          </w:p>
          <w:p w14:paraId="3630AD75" w14:textId="3B3C83C6" w:rsidR="00486F62" w:rsidRPr="00B47879" w:rsidRDefault="0000231F" w:rsidP="00B47879">
            <w:pPr>
              <w:pStyle w:val="a9"/>
              <w:numPr>
                <w:ilvl w:val="0"/>
                <w:numId w:val="67"/>
              </w:numPr>
              <w:spacing w:line="240" w:lineRule="auto"/>
              <w:jc w:val="both"/>
              <w:rPr>
                <w:rFonts w:ascii="Times New Roman" w:hAnsi="Times New Roman" w:cs="Times New Roman"/>
                <w:lang w:val="en-US"/>
              </w:rPr>
            </w:pPr>
            <w:r w:rsidRPr="00B47879">
              <w:rPr>
                <w:rFonts w:ascii="Times New Roman" w:hAnsi="Times New Roman" w:cs="Times New Roman"/>
              </w:rPr>
              <w:t>Користувач скорочує текст</w:t>
            </w:r>
          </w:p>
          <w:p w14:paraId="70C499FF" w14:textId="553E619B" w:rsidR="00486F62" w:rsidRPr="00B47879" w:rsidRDefault="0000231F" w:rsidP="00B47879">
            <w:pPr>
              <w:pStyle w:val="a9"/>
              <w:numPr>
                <w:ilvl w:val="0"/>
                <w:numId w:val="67"/>
              </w:numPr>
              <w:spacing w:line="240" w:lineRule="auto"/>
              <w:jc w:val="both"/>
              <w:rPr>
                <w:rFonts w:ascii="Times New Roman" w:hAnsi="Times New Roman" w:cs="Times New Roman"/>
                <w:lang w:val="en-US"/>
              </w:rPr>
            </w:pPr>
            <w:proofErr w:type="spellStart"/>
            <w:r w:rsidRPr="00B47879">
              <w:rPr>
                <w:rFonts w:ascii="Times New Roman" w:hAnsi="Times New Roman" w:cs="Times New Roman"/>
              </w:rPr>
              <w:t>Use</w:t>
            </w:r>
            <w:proofErr w:type="spellEnd"/>
            <w:r w:rsidRPr="00B47879">
              <w:rPr>
                <w:rFonts w:ascii="Times New Roman" w:hAnsi="Times New Roman" w:cs="Times New Roman"/>
              </w:rPr>
              <w:t xml:space="preserve"> </w:t>
            </w:r>
            <w:proofErr w:type="spellStart"/>
            <w:r w:rsidRPr="00B47879">
              <w:rPr>
                <w:rFonts w:ascii="Times New Roman" w:hAnsi="Times New Roman" w:cs="Times New Roman"/>
              </w:rPr>
              <w:t>case</w:t>
            </w:r>
            <w:proofErr w:type="spellEnd"/>
            <w:r w:rsidRPr="00B47879">
              <w:rPr>
                <w:rFonts w:ascii="Times New Roman" w:hAnsi="Times New Roman" w:cs="Times New Roman"/>
              </w:rPr>
              <w:t xml:space="preserve"> продовжується</w:t>
            </w:r>
          </w:p>
          <w:p w14:paraId="4C91A9D2" w14:textId="35CC1168" w:rsidR="00486F62" w:rsidRDefault="0000231F" w:rsidP="003B60AD">
            <w:pPr>
              <w:spacing w:after="0" w:line="240" w:lineRule="auto"/>
              <w:jc w:val="both"/>
              <w:rPr>
                <w:rFonts w:ascii="Times New Roman" w:hAnsi="Times New Roman" w:cs="Times New Roman"/>
                <w:lang w:val="en-US"/>
              </w:rPr>
            </w:pPr>
            <w:r w:rsidRPr="000311AE">
              <w:rPr>
                <w:rFonts w:ascii="Times New Roman" w:hAnsi="Times New Roman" w:cs="Times New Roman"/>
                <w:b/>
                <w:bCs/>
              </w:rPr>
              <w:t xml:space="preserve">Н7: Файл </w:t>
            </w:r>
            <w:proofErr w:type="spellStart"/>
            <w:r w:rsidRPr="000311AE">
              <w:rPr>
                <w:rFonts w:ascii="Times New Roman" w:hAnsi="Times New Roman" w:cs="Times New Roman"/>
                <w:b/>
                <w:bCs/>
              </w:rPr>
              <w:t>аватара</w:t>
            </w:r>
            <w:proofErr w:type="spellEnd"/>
            <w:r w:rsidRPr="000311AE">
              <w:rPr>
                <w:rFonts w:ascii="Times New Roman" w:hAnsi="Times New Roman" w:cs="Times New Roman"/>
                <w:b/>
                <w:bCs/>
              </w:rPr>
              <w:t xml:space="preserve"> </w:t>
            </w:r>
            <w:proofErr w:type="spellStart"/>
            <w:r w:rsidRPr="000311AE">
              <w:rPr>
                <w:rFonts w:ascii="Times New Roman" w:hAnsi="Times New Roman" w:cs="Times New Roman"/>
                <w:b/>
                <w:bCs/>
              </w:rPr>
              <w:t>невалідний</w:t>
            </w:r>
            <w:proofErr w:type="spellEnd"/>
          </w:p>
          <w:p w14:paraId="1559E608" w14:textId="0953C37A" w:rsidR="00486F62" w:rsidRPr="00B47879" w:rsidRDefault="0000231F" w:rsidP="00B47879">
            <w:pPr>
              <w:pStyle w:val="a9"/>
              <w:numPr>
                <w:ilvl w:val="0"/>
                <w:numId w:val="68"/>
              </w:numPr>
              <w:spacing w:line="240" w:lineRule="auto"/>
              <w:jc w:val="both"/>
              <w:rPr>
                <w:rFonts w:ascii="Times New Roman" w:hAnsi="Times New Roman" w:cs="Times New Roman"/>
                <w:lang w:val="en-US"/>
              </w:rPr>
            </w:pPr>
            <w:r w:rsidRPr="00B47879">
              <w:rPr>
                <w:rFonts w:ascii="Times New Roman" w:hAnsi="Times New Roman" w:cs="Times New Roman"/>
              </w:rPr>
              <w:t>На кроці А3: Користувач намагається завантажити файл неправильного типу (PDF, EXE) або занадто великий (&gt;5MB)</w:t>
            </w:r>
          </w:p>
          <w:p w14:paraId="1F5DBB06" w14:textId="13AAF2B7" w:rsidR="00486F62" w:rsidRPr="00B47879" w:rsidRDefault="0000231F" w:rsidP="00B47879">
            <w:pPr>
              <w:pStyle w:val="a9"/>
              <w:numPr>
                <w:ilvl w:val="0"/>
                <w:numId w:val="68"/>
              </w:numPr>
              <w:spacing w:line="240" w:lineRule="auto"/>
              <w:jc w:val="both"/>
              <w:rPr>
                <w:rFonts w:ascii="Times New Roman" w:hAnsi="Times New Roman" w:cs="Times New Roman"/>
                <w:lang w:val="en-US"/>
              </w:rPr>
            </w:pPr>
            <w:r w:rsidRPr="00B47879">
              <w:rPr>
                <w:rFonts w:ascii="Times New Roman" w:hAnsi="Times New Roman" w:cs="Times New Roman"/>
              </w:rPr>
              <w:t>Система відображає: "Будь ласка, завантажте зображення у форматі JPG, PNG або GIF розміром до 5MB"</w:t>
            </w:r>
          </w:p>
          <w:p w14:paraId="1948CBC3" w14:textId="4050C754" w:rsidR="00486F62" w:rsidRPr="00B47879" w:rsidRDefault="0000231F" w:rsidP="00B47879">
            <w:pPr>
              <w:pStyle w:val="a9"/>
              <w:numPr>
                <w:ilvl w:val="0"/>
                <w:numId w:val="68"/>
              </w:numPr>
              <w:spacing w:line="240" w:lineRule="auto"/>
              <w:jc w:val="both"/>
              <w:rPr>
                <w:rFonts w:ascii="Times New Roman" w:hAnsi="Times New Roman" w:cs="Times New Roman"/>
                <w:lang w:val="en-US"/>
              </w:rPr>
            </w:pPr>
            <w:r w:rsidRPr="00B47879">
              <w:rPr>
                <w:rFonts w:ascii="Times New Roman" w:hAnsi="Times New Roman" w:cs="Times New Roman"/>
              </w:rPr>
              <w:t>Діалог вибору файлу залишається відкритим</w:t>
            </w:r>
          </w:p>
          <w:p w14:paraId="45B4C648" w14:textId="1E5BD1DF" w:rsidR="00486F62" w:rsidRPr="00B47879" w:rsidRDefault="0000231F" w:rsidP="00B47879">
            <w:pPr>
              <w:pStyle w:val="a9"/>
              <w:numPr>
                <w:ilvl w:val="0"/>
                <w:numId w:val="68"/>
              </w:numPr>
              <w:spacing w:line="240" w:lineRule="auto"/>
              <w:jc w:val="both"/>
              <w:rPr>
                <w:rFonts w:ascii="Times New Roman" w:hAnsi="Times New Roman" w:cs="Times New Roman"/>
                <w:lang w:val="en-US"/>
              </w:rPr>
            </w:pPr>
            <w:r w:rsidRPr="00B47879">
              <w:rPr>
                <w:rFonts w:ascii="Times New Roman" w:hAnsi="Times New Roman" w:cs="Times New Roman"/>
              </w:rPr>
              <w:t>Користувач обирає інший файл</w:t>
            </w:r>
          </w:p>
          <w:p w14:paraId="2F88FFDA" w14:textId="5335F79D" w:rsidR="00486F62" w:rsidRPr="00B47879" w:rsidRDefault="0000231F" w:rsidP="00B47879">
            <w:pPr>
              <w:pStyle w:val="a9"/>
              <w:numPr>
                <w:ilvl w:val="0"/>
                <w:numId w:val="68"/>
              </w:numPr>
              <w:spacing w:line="240" w:lineRule="auto"/>
              <w:jc w:val="both"/>
              <w:rPr>
                <w:rFonts w:ascii="Times New Roman" w:hAnsi="Times New Roman" w:cs="Times New Roman"/>
                <w:lang w:val="en-US"/>
              </w:rPr>
            </w:pPr>
            <w:proofErr w:type="spellStart"/>
            <w:r w:rsidRPr="00B47879">
              <w:rPr>
                <w:rFonts w:ascii="Times New Roman" w:hAnsi="Times New Roman" w:cs="Times New Roman"/>
              </w:rPr>
              <w:t>Use</w:t>
            </w:r>
            <w:proofErr w:type="spellEnd"/>
            <w:r w:rsidRPr="00B47879">
              <w:rPr>
                <w:rFonts w:ascii="Times New Roman" w:hAnsi="Times New Roman" w:cs="Times New Roman"/>
              </w:rPr>
              <w:t xml:space="preserve"> </w:t>
            </w:r>
            <w:proofErr w:type="spellStart"/>
            <w:r w:rsidRPr="00B47879">
              <w:rPr>
                <w:rFonts w:ascii="Times New Roman" w:hAnsi="Times New Roman" w:cs="Times New Roman"/>
              </w:rPr>
              <w:t>case</w:t>
            </w:r>
            <w:proofErr w:type="spellEnd"/>
            <w:r w:rsidRPr="00B47879">
              <w:rPr>
                <w:rFonts w:ascii="Times New Roman" w:hAnsi="Times New Roman" w:cs="Times New Roman"/>
              </w:rPr>
              <w:t xml:space="preserve"> продовжується</w:t>
            </w:r>
          </w:p>
          <w:p w14:paraId="2D098D07" w14:textId="7B59651D" w:rsidR="00486F62" w:rsidRDefault="0000231F" w:rsidP="003B60AD">
            <w:pPr>
              <w:spacing w:after="0" w:line="240" w:lineRule="auto"/>
              <w:jc w:val="both"/>
              <w:rPr>
                <w:rFonts w:ascii="Times New Roman" w:hAnsi="Times New Roman" w:cs="Times New Roman"/>
                <w:lang w:val="en-US"/>
              </w:rPr>
            </w:pPr>
            <w:r w:rsidRPr="000311AE">
              <w:rPr>
                <w:rFonts w:ascii="Times New Roman" w:hAnsi="Times New Roman" w:cs="Times New Roman"/>
                <w:b/>
                <w:bCs/>
              </w:rPr>
              <w:t xml:space="preserve">Н8: Збій </w:t>
            </w:r>
            <w:proofErr w:type="spellStart"/>
            <w:r w:rsidRPr="000311AE">
              <w:rPr>
                <w:rFonts w:ascii="Times New Roman" w:hAnsi="Times New Roman" w:cs="Times New Roman"/>
                <w:b/>
                <w:bCs/>
              </w:rPr>
              <w:t>email</w:t>
            </w:r>
            <w:proofErr w:type="spellEnd"/>
            <w:r w:rsidRPr="000311AE">
              <w:rPr>
                <w:rFonts w:ascii="Times New Roman" w:hAnsi="Times New Roman" w:cs="Times New Roman"/>
                <w:b/>
                <w:bCs/>
              </w:rPr>
              <w:t xml:space="preserve"> сервісу при підтвердженні зміни </w:t>
            </w:r>
            <w:proofErr w:type="spellStart"/>
            <w:r w:rsidRPr="000311AE">
              <w:rPr>
                <w:rFonts w:ascii="Times New Roman" w:hAnsi="Times New Roman" w:cs="Times New Roman"/>
                <w:b/>
                <w:bCs/>
              </w:rPr>
              <w:t>email</w:t>
            </w:r>
            <w:proofErr w:type="spellEnd"/>
          </w:p>
          <w:p w14:paraId="6425F972" w14:textId="40C2EFEA" w:rsidR="00486F62" w:rsidRPr="00B47879" w:rsidRDefault="0000231F" w:rsidP="00B47879">
            <w:pPr>
              <w:pStyle w:val="a9"/>
              <w:numPr>
                <w:ilvl w:val="0"/>
                <w:numId w:val="69"/>
              </w:numPr>
              <w:spacing w:line="240" w:lineRule="auto"/>
              <w:jc w:val="both"/>
              <w:rPr>
                <w:rFonts w:ascii="Times New Roman" w:hAnsi="Times New Roman" w:cs="Times New Roman"/>
                <w:lang w:val="en-US"/>
              </w:rPr>
            </w:pPr>
            <w:r w:rsidRPr="00B47879">
              <w:rPr>
                <w:rFonts w:ascii="Times New Roman" w:hAnsi="Times New Roman" w:cs="Times New Roman"/>
              </w:rPr>
              <w:t xml:space="preserve">На кроці А1: </w:t>
            </w:r>
            <w:proofErr w:type="spellStart"/>
            <w:r w:rsidRPr="00B47879">
              <w:rPr>
                <w:rFonts w:ascii="Times New Roman" w:hAnsi="Times New Roman" w:cs="Times New Roman"/>
              </w:rPr>
              <w:t>Email</w:t>
            </w:r>
            <w:proofErr w:type="spellEnd"/>
            <w:r w:rsidRPr="00B47879">
              <w:rPr>
                <w:rFonts w:ascii="Times New Roman" w:hAnsi="Times New Roman" w:cs="Times New Roman"/>
              </w:rPr>
              <w:t xml:space="preserve"> сервіс недоступний при спробі надіслати підтвердження</w:t>
            </w:r>
          </w:p>
          <w:p w14:paraId="42B36D13" w14:textId="3115B99E" w:rsidR="00486F62" w:rsidRPr="00B47879" w:rsidRDefault="0000231F" w:rsidP="00B47879">
            <w:pPr>
              <w:pStyle w:val="a9"/>
              <w:numPr>
                <w:ilvl w:val="0"/>
                <w:numId w:val="69"/>
              </w:numPr>
              <w:spacing w:line="240" w:lineRule="auto"/>
              <w:jc w:val="both"/>
              <w:rPr>
                <w:rFonts w:ascii="Times New Roman" w:hAnsi="Times New Roman" w:cs="Times New Roman"/>
                <w:lang w:val="en-US"/>
              </w:rPr>
            </w:pPr>
            <w:r w:rsidRPr="00B47879">
              <w:rPr>
                <w:rFonts w:ascii="Times New Roman" w:hAnsi="Times New Roman" w:cs="Times New Roman"/>
              </w:rPr>
              <w:t xml:space="preserve">Система відображає: "Виникла проблема з відправкою підтвердження. Зміна </w:t>
            </w:r>
            <w:proofErr w:type="spellStart"/>
            <w:r w:rsidRPr="00B47879">
              <w:rPr>
                <w:rFonts w:ascii="Times New Roman" w:hAnsi="Times New Roman" w:cs="Times New Roman"/>
              </w:rPr>
              <w:t>email</w:t>
            </w:r>
            <w:proofErr w:type="spellEnd"/>
            <w:r w:rsidRPr="00B47879">
              <w:rPr>
                <w:rFonts w:ascii="Times New Roman" w:hAnsi="Times New Roman" w:cs="Times New Roman"/>
              </w:rPr>
              <w:t xml:space="preserve"> тимчасово недоступна. Спробуйте пізніше"</w:t>
            </w:r>
          </w:p>
          <w:p w14:paraId="390E7ADC" w14:textId="5B73F191" w:rsidR="00486F62" w:rsidRPr="00B47879" w:rsidRDefault="0000231F" w:rsidP="00B47879">
            <w:pPr>
              <w:pStyle w:val="a9"/>
              <w:numPr>
                <w:ilvl w:val="0"/>
                <w:numId w:val="69"/>
              </w:numPr>
              <w:spacing w:line="240" w:lineRule="auto"/>
              <w:jc w:val="both"/>
              <w:rPr>
                <w:rFonts w:ascii="Times New Roman" w:hAnsi="Times New Roman" w:cs="Times New Roman"/>
                <w:lang w:val="en-US"/>
              </w:rPr>
            </w:pPr>
            <w:r w:rsidRPr="00B47879">
              <w:rPr>
                <w:rFonts w:ascii="Times New Roman" w:hAnsi="Times New Roman" w:cs="Times New Roman"/>
              </w:rPr>
              <w:t xml:space="preserve">Зміна </w:t>
            </w:r>
            <w:proofErr w:type="spellStart"/>
            <w:r w:rsidRPr="00B47879">
              <w:rPr>
                <w:rFonts w:ascii="Times New Roman" w:hAnsi="Times New Roman" w:cs="Times New Roman"/>
              </w:rPr>
              <w:t>email</w:t>
            </w:r>
            <w:proofErr w:type="spellEnd"/>
            <w:r w:rsidRPr="00B47879">
              <w:rPr>
                <w:rFonts w:ascii="Times New Roman" w:hAnsi="Times New Roman" w:cs="Times New Roman"/>
              </w:rPr>
              <w:t xml:space="preserve"> НЕ застосовується</w:t>
            </w:r>
          </w:p>
          <w:p w14:paraId="60671352" w14:textId="7FCFC722" w:rsidR="00486F62" w:rsidRPr="00B47879" w:rsidRDefault="0000231F" w:rsidP="00B47879">
            <w:pPr>
              <w:pStyle w:val="a9"/>
              <w:numPr>
                <w:ilvl w:val="0"/>
                <w:numId w:val="69"/>
              </w:numPr>
              <w:spacing w:line="240" w:lineRule="auto"/>
              <w:jc w:val="both"/>
              <w:rPr>
                <w:rFonts w:ascii="Times New Roman" w:hAnsi="Times New Roman" w:cs="Times New Roman"/>
                <w:lang w:val="en-US"/>
              </w:rPr>
            </w:pPr>
            <w:r w:rsidRPr="00B47879">
              <w:rPr>
                <w:rFonts w:ascii="Times New Roman" w:hAnsi="Times New Roman" w:cs="Times New Roman"/>
              </w:rPr>
              <w:t xml:space="preserve">Система </w:t>
            </w:r>
            <w:proofErr w:type="spellStart"/>
            <w:r w:rsidRPr="00B47879">
              <w:rPr>
                <w:rFonts w:ascii="Times New Roman" w:hAnsi="Times New Roman" w:cs="Times New Roman"/>
              </w:rPr>
              <w:t>логує</w:t>
            </w:r>
            <w:proofErr w:type="spellEnd"/>
            <w:r w:rsidRPr="00B47879">
              <w:rPr>
                <w:rFonts w:ascii="Times New Roman" w:hAnsi="Times New Roman" w:cs="Times New Roman"/>
              </w:rPr>
              <w:t xml:space="preserve"> помилку </w:t>
            </w:r>
            <w:proofErr w:type="spellStart"/>
            <w:r w:rsidRPr="00B47879">
              <w:rPr>
                <w:rFonts w:ascii="Times New Roman" w:hAnsi="Times New Roman" w:cs="Times New Roman"/>
              </w:rPr>
              <w:t>email</w:t>
            </w:r>
            <w:proofErr w:type="spellEnd"/>
            <w:r w:rsidRPr="00B47879">
              <w:rPr>
                <w:rFonts w:ascii="Times New Roman" w:hAnsi="Times New Roman" w:cs="Times New Roman"/>
              </w:rPr>
              <w:t xml:space="preserve"> сервісу</w:t>
            </w:r>
          </w:p>
          <w:p w14:paraId="2C4BD60C" w14:textId="76C80A72" w:rsidR="00486F62" w:rsidRPr="00B47879" w:rsidRDefault="0000231F" w:rsidP="00B47879">
            <w:pPr>
              <w:pStyle w:val="a9"/>
              <w:numPr>
                <w:ilvl w:val="0"/>
                <w:numId w:val="69"/>
              </w:numPr>
              <w:spacing w:line="240" w:lineRule="auto"/>
              <w:jc w:val="both"/>
              <w:rPr>
                <w:rFonts w:ascii="Times New Roman" w:hAnsi="Times New Roman" w:cs="Times New Roman"/>
                <w:lang w:val="en-US"/>
              </w:rPr>
            </w:pPr>
            <w:r w:rsidRPr="00B47879">
              <w:rPr>
                <w:rFonts w:ascii="Times New Roman" w:hAnsi="Times New Roman" w:cs="Times New Roman"/>
              </w:rPr>
              <w:t>Користувач може спробувати пізніше</w:t>
            </w:r>
          </w:p>
          <w:p w14:paraId="031FF07C" w14:textId="31357C31" w:rsidR="00486F62" w:rsidRPr="00B47879" w:rsidRDefault="0000231F" w:rsidP="00B47879">
            <w:pPr>
              <w:pStyle w:val="a9"/>
              <w:numPr>
                <w:ilvl w:val="0"/>
                <w:numId w:val="69"/>
              </w:numPr>
              <w:spacing w:line="240" w:lineRule="auto"/>
              <w:jc w:val="both"/>
              <w:rPr>
                <w:rFonts w:ascii="Times New Roman" w:hAnsi="Times New Roman" w:cs="Times New Roman"/>
                <w:lang w:val="en-US"/>
              </w:rPr>
            </w:pPr>
            <w:proofErr w:type="spellStart"/>
            <w:r w:rsidRPr="00B47879">
              <w:rPr>
                <w:rFonts w:ascii="Times New Roman" w:hAnsi="Times New Roman" w:cs="Times New Roman"/>
              </w:rPr>
              <w:t>Use</w:t>
            </w:r>
            <w:proofErr w:type="spellEnd"/>
            <w:r w:rsidRPr="00B47879">
              <w:rPr>
                <w:rFonts w:ascii="Times New Roman" w:hAnsi="Times New Roman" w:cs="Times New Roman"/>
              </w:rPr>
              <w:t xml:space="preserve"> </w:t>
            </w:r>
            <w:proofErr w:type="spellStart"/>
            <w:r w:rsidRPr="00B47879">
              <w:rPr>
                <w:rFonts w:ascii="Times New Roman" w:hAnsi="Times New Roman" w:cs="Times New Roman"/>
              </w:rPr>
              <w:t>case</w:t>
            </w:r>
            <w:proofErr w:type="spellEnd"/>
            <w:r w:rsidRPr="00B47879">
              <w:rPr>
                <w:rFonts w:ascii="Times New Roman" w:hAnsi="Times New Roman" w:cs="Times New Roman"/>
              </w:rPr>
              <w:t xml:space="preserve"> завершено без зміни</w:t>
            </w:r>
          </w:p>
          <w:p w14:paraId="009E7D21" w14:textId="0C6112EE" w:rsidR="00486F62" w:rsidRDefault="0000231F" w:rsidP="003B60AD">
            <w:pPr>
              <w:spacing w:after="0" w:line="240" w:lineRule="auto"/>
              <w:jc w:val="both"/>
              <w:rPr>
                <w:rFonts w:ascii="Times New Roman" w:hAnsi="Times New Roman" w:cs="Times New Roman"/>
                <w:lang w:val="en-US"/>
              </w:rPr>
            </w:pPr>
            <w:r w:rsidRPr="000311AE">
              <w:rPr>
                <w:rFonts w:ascii="Times New Roman" w:hAnsi="Times New Roman" w:cs="Times New Roman"/>
                <w:b/>
                <w:bCs/>
              </w:rPr>
              <w:t xml:space="preserve">Н9: Застаріле посилання підтвердження зміни </w:t>
            </w:r>
            <w:proofErr w:type="spellStart"/>
            <w:r w:rsidRPr="000311AE">
              <w:rPr>
                <w:rFonts w:ascii="Times New Roman" w:hAnsi="Times New Roman" w:cs="Times New Roman"/>
                <w:b/>
                <w:bCs/>
              </w:rPr>
              <w:t>email</w:t>
            </w:r>
            <w:proofErr w:type="spellEnd"/>
          </w:p>
          <w:p w14:paraId="3A4FCB43" w14:textId="294A35B1" w:rsidR="00486F62" w:rsidRPr="00B47879" w:rsidRDefault="0000231F" w:rsidP="00B47879">
            <w:pPr>
              <w:pStyle w:val="a9"/>
              <w:numPr>
                <w:ilvl w:val="0"/>
                <w:numId w:val="71"/>
              </w:numPr>
              <w:spacing w:line="240" w:lineRule="auto"/>
              <w:jc w:val="both"/>
              <w:rPr>
                <w:rFonts w:ascii="Times New Roman" w:hAnsi="Times New Roman" w:cs="Times New Roman"/>
                <w:lang w:val="en-US"/>
              </w:rPr>
            </w:pPr>
            <w:r w:rsidRPr="00B47879">
              <w:rPr>
                <w:rFonts w:ascii="Times New Roman" w:hAnsi="Times New Roman" w:cs="Times New Roman"/>
              </w:rPr>
              <w:t xml:space="preserve">При підтвердженні зміни </w:t>
            </w:r>
            <w:proofErr w:type="spellStart"/>
            <w:r w:rsidRPr="00B47879">
              <w:rPr>
                <w:rFonts w:ascii="Times New Roman" w:hAnsi="Times New Roman" w:cs="Times New Roman"/>
              </w:rPr>
              <w:t>email</w:t>
            </w:r>
            <w:proofErr w:type="spellEnd"/>
            <w:r w:rsidRPr="00B47879">
              <w:rPr>
                <w:rFonts w:ascii="Times New Roman" w:hAnsi="Times New Roman" w:cs="Times New Roman"/>
              </w:rPr>
              <w:t xml:space="preserve"> (сценарій А1): Токен у посиланні застарілий (&gt;24 години) або вже використаний</w:t>
            </w:r>
          </w:p>
          <w:p w14:paraId="697E690E" w14:textId="35743344" w:rsidR="00486F62" w:rsidRPr="00B47879" w:rsidRDefault="0000231F" w:rsidP="00B47879">
            <w:pPr>
              <w:pStyle w:val="a9"/>
              <w:numPr>
                <w:ilvl w:val="0"/>
                <w:numId w:val="71"/>
              </w:numPr>
              <w:spacing w:line="240" w:lineRule="auto"/>
              <w:jc w:val="both"/>
              <w:rPr>
                <w:rFonts w:ascii="Times New Roman" w:hAnsi="Times New Roman" w:cs="Times New Roman"/>
                <w:lang w:val="en-US"/>
              </w:rPr>
            </w:pPr>
            <w:r w:rsidRPr="00B47879">
              <w:rPr>
                <w:rFonts w:ascii="Times New Roman" w:hAnsi="Times New Roman" w:cs="Times New Roman"/>
              </w:rPr>
              <w:t xml:space="preserve">Система відображає: "Посилання підтвердження застаріло. Поверніться до налаштувань профілю та запросіть нову зміну </w:t>
            </w:r>
            <w:proofErr w:type="spellStart"/>
            <w:r w:rsidRPr="00B47879">
              <w:rPr>
                <w:rFonts w:ascii="Times New Roman" w:hAnsi="Times New Roman" w:cs="Times New Roman"/>
              </w:rPr>
              <w:t>email</w:t>
            </w:r>
            <w:proofErr w:type="spellEnd"/>
            <w:r w:rsidRPr="00B47879">
              <w:rPr>
                <w:rFonts w:ascii="Times New Roman" w:hAnsi="Times New Roman" w:cs="Times New Roman"/>
              </w:rPr>
              <w:t>"</w:t>
            </w:r>
          </w:p>
          <w:p w14:paraId="01400918" w14:textId="5C3ADE80" w:rsidR="00486F62" w:rsidRPr="00B47879" w:rsidRDefault="0000231F" w:rsidP="00B47879">
            <w:pPr>
              <w:pStyle w:val="a9"/>
              <w:numPr>
                <w:ilvl w:val="0"/>
                <w:numId w:val="71"/>
              </w:numPr>
              <w:spacing w:line="240" w:lineRule="auto"/>
              <w:jc w:val="both"/>
              <w:rPr>
                <w:rFonts w:ascii="Times New Roman" w:hAnsi="Times New Roman" w:cs="Times New Roman"/>
                <w:lang w:val="en-US"/>
              </w:rPr>
            </w:pPr>
            <w:proofErr w:type="spellStart"/>
            <w:r w:rsidRPr="00B47879">
              <w:rPr>
                <w:rFonts w:ascii="Times New Roman" w:hAnsi="Times New Roman" w:cs="Times New Roman"/>
              </w:rPr>
              <w:t>Email</w:t>
            </w:r>
            <w:proofErr w:type="spellEnd"/>
            <w:r w:rsidRPr="00B47879">
              <w:rPr>
                <w:rFonts w:ascii="Times New Roman" w:hAnsi="Times New Roman" w:cs="Times New Roman"/>
              </w:rPr>
              <w:t xml:space="preserve"> залишається незмінним</w:t>
            </w:r>
          </w:p>
          <w:p w14:paraId="77978F4A" w14:textId="5B5987AB" w:rsidR="00486F62" w:rsidRPr="00B47879" w:rsidRDefault="0000231F" w:rsidP="00B47879">
            <w:pPr>
              <w:pStyle w:val="a9"/>
              <w:numPr>
                <w:ilvl w:val="0"/>
                <w:numId w:val="71"/>
              </w:numPr>
              <w:spacing w:line="240" w:lineRule="auto"/>
              <w:jc w:val="both"/>
              <w:rPr>
                <w:rFonts w:ascii="Times New Roman" w:hAnsi="Times New Roman" w:cs="Times New Roman"/>
                <w:lang w:val="en-US"/>
              </w:rPr>
            </w:pPr>
            <w:proofErr w:type="spellStart"/>
            <w:r w:rsidRPr="00B47879">
              <w:rPr>
                <w:rFonts w:ascii="Times New Roman" w:hAnsi="Times New Roman" w:cs="Times New Roman"/>
              </w:rPr>
              <w:t>Use</w:t>
            </w:r>
            <w:proofErr w:type="spellEnd"/>
            <w:r w:rsidRPr="00B47879">
              <w:rPr>
                <w:rFonts w:ascii="Times New Roman" w:hAnsi="Times New Roman" w:cs="Times New Roman"/>
              </w:rPr>
              <w:t xml:space="preserve"> </w:t>
            </w:r>
            <w:proofErr w:type="spellStart"/>
            <w:r w:rsidRPr="00B47879">
              <w:rPr>
                <w:rFonts w:ascii="Times New Roman" w:hAnsi="Times New Roman" w:cs="Times New Roman"/>
              </w:rPr>
              <w:t>case</w:t>
            </w:r>
            <w:proofErr w:type="spellEnd"/>
            <w:r w:rsidRPr="00B47879">
              <w:rPr>
                <w:rFonts w:ascii="Times New Roman" w:hAnsi="Times New Roman" w:cs="Times New Roman"/>
              </w:rPr>
              <w:t xml:space="preserve"> завершено</w:t>
            </w:r>
          </w:p>
          <w:p w14:paraId="4E3B7834" w14:textId="14896FED" w:rsidR="00486F62" w:rsidRDefault="0000231F" w:rsidP="003B60AD">
            <w:pPr>
              <w:spacing w:after="0" w:line="240" w:lineRule="auto"/>
              <w:jc w:val="both"/>
              <w:rPr>
                <w:rFonts w:ascii="Times New Roman" w:hAnsi="Times New Roman" w:cs="Times New Roman"/>
                <w:lang w:val="en-US"/>
              </w:rPr>
            </w:pPr>
            <w:r w:rsidRPr="000311AE">
              <w:rPr>
                <w:rFonts w:ascii="Times New Roman" w:hAnsi="Times New Roman" w:cs="Times New Roman"/>
                <w:b/>
                <w:bCs/>
              </w:rPr>
              <w:t>Н10: Збій бази даних при збереженні</w:t>
            </w:r>
          </w:p>
          <w:p w14:paraId="16923239" w14:textId="298217C2" w:rsidR="00486F62" w:rsidRPr="00B47879" w:rsidRDefault="0000231F" w:rsidP="00B47879">
            <w:pPr>
              <w:pStyle w:val="a9"/>
              <w:numPr>
                <w:ilvl w:val="0"/>
                <w:numId w:val="70"/>
              </w:numPr>
              <w:spacing w:line="240" w:lineRule="auto"/>
              <w:jc w:val="both"/>
              <w:rPr>
                <w:rFonts w:ascii="Times New Roman" w:hAnsi="Times New Roman" w:cs="Times New Roman"/>
                <w:lang w:val="en-US"/>
              </w:rPr>
            </w:pPr>
            <w:r w:rsidRPr="00B47879">
              <w:rPr>
                <w:rFonts w:ascii="Times New Roman" w:hAnsi="Times New Roman" w:cs="Times New Roman"/>
              </w:rPr>
              <w:t>На кроці 10: База даних недоступна або помилка при запису</w:t>
            </w:r>
          </w:p>
          <w:p w14:paraId="235CAD51" w14:textId="6531C130" w:rsidR="00486F62" w:rsidRPr="00B47879" w:rsidRDefault="0000231F" w:rsidP="00B47879">
            <w:pPr>
              <w:pStyle w:val="a9"/>
              <w:numPr>
                <w:ilvl w:val="0"/>
                <w:numId w:val="70"/>
              </w:numPr>
              <w:spacing w:line="240" w:lineRule="auto"/>
              <w:jc w:val="both"/>
              <w:rPr>
                <w:rFonts w:ascii="Times New Roman" w:hAnsi="Times New Roman" w:cs="Times New Roman"/>
                <w:lang w:val="en-US"/>
              </w:rPr>
            </w:pPr>
            <w:r w:rsidRPr="00B47879">
              <w:rPr>
                <w:rFonts w:ascii="Times New Roman" w:hAnsi="Times New Roman" w:cs="Times New Roman"/>
              </w:rPr>
              <w:t xml:space="preserve">Система перехоплює помилку, виконує </w:t>
            </w:r>
            <w:proofErr w:type="spellStart"/>
            <w:r w:rsidRPr="00B47879">
              <w:rPr>
                <w:rFonts w:ascii="Times New Roman" w:hAnsi="Times New Roman" w:cs="Times New Roman"/>
              </w:rPr>
              <w:t>rollback</w:t>
            </w:r>
            <w:proofErr w:type="spellEnd"/>
            <w:r w:rsidRPr="00B47879">
              <w:rPr>
                <w:rFonts w:ascii="Times New Roman" w:hAnsi="Times New Roman" w:cs="Times New Roman"/>
              </w:rPr>
              <w:t xml:space="preserve"> транзакції</w:t>
            </w:r>
          </w:p>
          <w:p w14:paraId="29DCF01E" w14:textId="6819DB0D" w:rsidR="00486F62" w:rsidRPr="00B47879" w:rsidRDefault="0000231F" w:rsidP="00B47879">
            <w:pPr>
              <w:pStyle w:val="a9"/>
              <w:numPr>
                <w:ilvl w:val="0"/>
                <w:numId w:val="70"/>
              </w:numPr>
              <w:spacing w:line="240" w:lineRule="auto"/>
              <w:jc w:val="both"/>
              <w:rPr>
                <w:rFonts w:ascii="Times New Roman" w:hAnsi="Times New Roman" w:cs="Times New Roman"/>
                <w:lang w:val="en-US"/>
              </w:rPr>
            </w:pPr>
            <w:r w:rsidRPr="00B47879">
              <w:rPr>
                <w:rFonts w:ascii="Times New Roman" w:hAnsi="Times New Roman" w:cs="Times New Roman"/>
              </w:rPr>
              <w:t>Система відображає: "Виникла технічна проблема при збереженні змін. Спробуйте пізніше"</w:t>
            </w:r>
          </w:p>
          <w:p w14:paraId="46D7003D" w14:textId="5467B2F4" w:rsidR="00486F62" w:rsidRPr="00B47879" w:rsidRDefault="0000231F" w:rsidP="00B47879">
            <w:pPr>
              <w:pStyle w:val="a9"/>
              <w:numPr>
                <w:ilvl w:val="0"/>
                <w:numId w:val="70"/>
              </w:numPr>
              <w:spacing w:line="240" w:lineRule="auto"/>
              <w:jc w:val="both"/>
              <w:rPr>
                <w:rFonts w:ascii="Times New Roman" w:hAnsi="Times New Roman" w:cs="Times New Roman"/>
                <w:lang w:val="en-US"/>
              </w:rPr>
            </w:pPr>
            <w:r w:rsidRPr="00B47879">
              <w:rPr>
                <w:rFonts w:ascii="Times New Roman" w:hAnsi="Times New Roman" w:cs="Times New Roman"/>
              </w:rPr>
              <w:t xml:space="preserve">Система детально </w:t>
            </w:r>
            <w:proofErr w:type="spellStart"/>
            <w:r w:rsidRPr="00B47879">
              <w:rPr>
                <w:rFonts w:ascii="Times New Roman" w:hAnsi="Times New Roman" w:cs="Times New Roman"/>
              </w:rPr>
              <w:t>логує</w:t>
            </w:r>
            <w:proofErr w:type="spellEnd"/>
            <w:r w:rsidRPr="00B47879">
              <w:rPr>
                <w:rFonts w:ascii="Times New Roman" w:hAnsi="Times New Roman" w:cs="Times New Roman"/>
              </w:rPr>
              <w:t xml:space="preserve"> помилку для технічної команди</w:t>
            </w:r>
          </w:p>
          <w:p w14:paraId="296EA3AA" w14:textId="15703B29" w:rsidR="00486F62" w:rsidRPr="00B47879" w:rsidRDefault="0000231F" w:rsidP="00B47879">
            <w:pPr>
              <w:pStyle w:val="a9"/>
              <w:numPr>
                <w:ilvl w:val="0"/>
                <w:numId w:val="70"/>
              </w:numPr>
              <w:spacing w:line="240" w:lineRule="auto"/>
              <w:jc w:val="both"/>
              <w:rPr>
                <w:rFonts w:ascii="Times New Roman" w:hAnsi="Times New Roman" w:cs="Times New Roman"/>
                <w:lang w:val="en-US"/>
              </w:rPr>
            </w:pPr>
            <w:r w:rsidRPr="00B47879">
              <w:rPr>
                <w:rFonts w:ascii="Times New Roman" w:hAnsi="Times New Roman" w:cs="Times New Roman"/>
              </w:rPr>
              <w:t>Профіль залишається незмінним</w:t>
            </w:r>
          </w:p>
          <w:p w14:paraId="5E1CF484" w14:textId="40D8C05B" w:rsidR="0000231F" w:rsidRPr="00B47879" w:rsidRDefault="0000231F" w:rsidP="00B47879">
            <w:pPr>
              <w:pStyle w:val="a9"/>
              <w:numPr>
                <w:ilvl w:val="0"/>
                <w:numId w:val="70"/>
              </w:numPr>
              <w:spacing w:line="240" w:lineRule="auto"/>
              <w:jc w:val="both"/>
              <w:rPr>
                <w:rFonts w:ascii="Times New Roman" w:hAnsi="Times New Roman" w:cs="Times New Roman"/>
              </w:rPr>
            </w:pPr>
            <w:proofErr w:type="spellStart"/>
            <w:r w:rsidRPr="00B47879">
              <w:rPr>
                <w:rFonts w:ascii="Times New Roman" w:hAnsi="Times New Roman" w:cs="Times New Roman"/>
              </w:rPr>
              <w:lastRenderedPageBreak/>
              <w:t>Use</w:t>
            </w:r>
            <w:proofErr w:type="spellEnd"/>
            <w:r w:rsidRPr="00B47879">
              <w:rPr>
                <w:rFonts w:ascii="Times New Roman" w:hAnsi="Times New Roman" w:cs="Times New Roman"/>
              </w:rPr>
              <w:t xml:space="preserve"> </w:t>
            </w:r>
            <w:proofErr w:type="spellStart"/>
            <w:r w:rsidRPr="00B47879">
              <w:rPr>
                <w:rFonts w:ascii="Times New Roman" w:hAnsi="Times New Roman" w:cs="Times New Roman"/>
              </w:rPr>
              <w:t>case</w:t>
            </w:r>
            <w:proofErr w:type="spellEnd"/>
            <w:r w:rsidRPr="00B47879">
              <w:rPr>
                <w:rFonts w:ascii="Times New Roman" w:hAnsi="Times New Roman" w:cs="Times New Roman"/>
              </w:rPr>
              <w:t xml:space="preserve"> завершено без змін</w:t>
            </w:r>
          </w:p>
        </w:tc>
      </w:tr>
      <w:tr w:rsidR="0000231F" w:rsidRPr="000311AE" w14:paraId="1BC97648" w14:textId="77777777" w:rsidTr="00271F70">
        <w:tc>
          <w:tcPr>
            <w:tcW w:w="0" w:type="auto"/>
            <w:hideMark/>
          </w:tcPr>
          <w:p w14:paraId="20E1F65E"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lastRenderedPageBreak/>
              <w:t>Критерії приймання</w:t>
            </w:r>
          </w:p>
        </w:tc>
        <w:tc>
          <w:tcPr>
            <w:tcW w:w="0" w:type="auto"/>
            <w:hideMark/>
          </w:tcPr>
          <w:p w14:paraId="1FA3E919" w14:textId="6C3ADA3A" w:rsidR="003B60AD" w:rsidRPr="003B60AD" w:rsidRDefault="0000231F" w:rsidP="003B60AD">
            <w:pPr>
              <w:pStyle w:val="a9"/>
              <w:numPr>
                <w:ilvl w:val="0"/>
                <w:numId w:val="72"/>
              </w:numPr>
              <w:spacing w:line="240" w:lineRule="auto"/>
              <w:ind w:left="382"/>
              <w:jc w:val="both"/>
              <w:rPr>
                <w:rFonts w:ascii="Times New Roman" w:hAnsi="Times New Roman" w:cs="Times New Roman"/>
                <w:lang w:val="en-US"/>
              </w:rPr>
            </w:pPr>
            <w:r w:rsidRPr="003B60AD">
              <w:rPr>
                <w:rFonts w:ascii="Times New Roman" w:hAnsi="Times New Roman" w:cs="Times New Roman"/>
              </w:rPr>
              <w:t xml:space="preserve">Користувач може змінювати своє ім'я, прізвище та інші особисті дані з </w:t>
            </w:r>
            <w:proofErr w:type="spellStart"/>
            <w:r w:rsidRPr="003B60AD">
              <w:rPr>
                <w:rFonts w:ascii="Times New Roman" w:hAnsi="Times New Roman" w:cs="Times New Roman"/>
              </w:rPr>
              <w:t>валідацією</w:t>
            </w:r>
            <w:proofErr w:type="spellEnd"/>
            <w:r w:rsidRPr="003B60AD">
              <w:rPr>
                <w:rFonts w:ascii="Times New Roman" w:hAnsi="Times New Roman" w:cs="Times New Roman"/>
              </w:rPr>
              <w:t xml:space="preserve"> згідно US 3 (критерій 1)</w:t>
            </w:r>
          </w:p>
          <w:p w14:paraId="02E14C5A" w14:textId="5BAB3DB0" w:rsidR="003B60AD" w:rsidRPr="003B60AD" w:rsidRDefault="0000231F" w:rsidP="003B60AD">
            <w:pPr>
              <w:pStyle w:val="a9"/>
              <w:numPr>
                <w:ilvl w:val="0"/>
                <w:numId w:val="72"/>
              </w:numPr>
              <w:spacing w:line="240" w:lineRule="auto"/>
              <w:ind w:left="382"/>
              <w:jc w:val="both"/>
              <w:rPr>
                <w:rFonts w:ascii="Times New Roman" w:hAnsi="Times New Roman" w:cs="Times New Roman"/>
                <w:lang w:val="en-US"/>
              </w:rPr>
            </w:pPr>
            <w:r w:rsidRPr="003B60AD">
              <w:rPr>
                <w:rFonts w:ascii="Times New Roman" w:hAnsi="Times New Roman" w:cs="Times New Roman"/>
              </w:rPr>
              <w:t xml:space="preserve">При зміні </w:t>
            </w:r>
            <w:proofErr w:type="spellStart"/>
            <w:r w:rsidRPr="003B60AD">
              <w:rPr>
                <w:rFonts w:ascii="Times New Roman" w:hAnsi="Times New Roman" w:cs="Times New Roman"/>
              </w:rPr>
              <w:t>email</w:t>
            </w:r>
            <w:proofErr w:type="spellEnd"/>
            <w:r w:rsidRPr="003B60AD">
              <w:rPr>
                <w:rFonts w:ascii="Times New Roman" w:hAnsi="Times New Roman" w:cs="Times New Roman"/>
              </w:rPr>
              <w:t xml:space="preserve"> адреси система надсилає підтвердження на нову </w:t>
            </w:r>
            <w:proofErr w:type="spellStart"/>
            <w:r w:rsidRPr="003B60AD">
              <w:rPr>
                <w:rFonts w:ascii="Times New Roman" w:hAnsi="Times New Roman" w:cs="Times New Roman"/>
              </w:rPr>
              <w:t>email</w:t>
            </w:r>
            <w:proofErr w:type="spellEnd"/>
            <w:r w:rsidRPr="003B60AD">
              <w:rPr>
                <w:rFonts w:ascii="Times New Roman" w:hAnsi="Times New Roman" w:cs="Times New Roman"/>
              </w:rPr>
              <w:t xml:space="preserve"> адресу згідно US 3 (критерій 2)</w:t>
            </w:r>
          </w:p>
          <w:p w14:paraId="368D4A3B" w14:textId="70C73C7F" w:rsidR="003B60AD" w:rsidRPr="003B60AD" w:rsidRDefault="0000231F" w:rsidP="003B60AD">
            <w:pPr>
              <w:pStyle w:val="a9"/>
              <w:numPr>
                <w:ilvl w:val="0"/>
                <w:numId w:val="72"/>
              </w:numPr>
              <w:spacing w:line="240" w:lineRule="auto"/>
              <w:ind w:left="382"/>
              <w:jc w:val="both"/>
              <w:rPr>
                <w:rFonts w:ascii="Times New Roman" w:hAnsi="Times New Roman" w:cs="Times New Roman"/>
                <w:lang w:val="en-US"/>
              </w:rPr>
            </w:pPr>
            <w:r w:rsidRPr="003B60AD">
              <w:rPr>
                <w:rFonts w:ascii="Times New Roman" w:hAnsi="Times New Roman" w:cs="Times New Roman"/>
              </w:rPr>
              <w:t>Для зміни пароля обов'язково вимагається введення поточного пароля для підтвердження особи згідно US 3 (критерій 3)</w:t>
            </w:r>
          </w:p>
          <w:p w14:paraId="5F82FF28" w14:textId="428A68F1" w:rsidR="003B60AD" w:rsidRPr="003B60AD" w:rsidRDefault="0000231F" w:rsidP="003B60AD">
            <w:pPr>
              <w:pStyle w:val="a9"/>
              <w:numPr>
                <w:ilvl w:val="0"/>
                <w:numId w:val="72"/>
              </w:numPr>
              <w:spacing w:line="240" w:lineRule="auto"/>
              <w:ind w:left="382"/>
              <w:jc w:val="both"/>
              <w:rPr>
                <w:rFonts w:ascii="Times New Roman" w:hAnsi="Times New Roman" w:cs="Times New Roman"/>
                <w:lang w:val="en-US"/>
              </w:rPr>
            </w:pPr>
            <w:r w:rsidRPr="003B60AD">
              <w:rPr>
                <w:rFonts w:ascii="Times New Roman" w:hAnsi="Times New Roman" w:cs="Times New Roman"/>
              </w:rPr>
              <w:t xml:space="preserve">При спробі використати </w:t>
            </w:r>
            <w:proofErr w:type="spellStart"/>
            <w:r w:rsidRPr="003B60AD">
              <w:rPr>
                <w:rFonts w:ascii="Times New Roman" w:hAnsi="Times New Roman" w:cs="Times New Roman"/>
              </w:rPr>
              <w:t>email</w:t>
            </w:r>
            <w:proofErr w:type="spellEnd"/>
            <w:r w:rsidRPr="003B60AD">
              <w:rPr>
                <w:rFonts w:ascii="Times New Roman" w:hAnsi="Times New Roman" w:cs="Times New Roman"/>
              </w:rPr>
              <w:t>, який вже зайнятий іншим користувачем, показується відповідне повідомлення згідно US 3 (критерій 4)</w:t>
            </w:r>
          </w:p>
          <w:p w14:paraId="459CC298" w14:textId="0BFE9AEC" w:rsidR="003B60AD" w:rsidRPr="003B60AD" w:rsidRDefault="0000231F" w:rsidP="003B60AD">
            <w:pPr>
              <w:pStyle w:val="a9"/>
              <w:numPr>
                <w:ilvl w:val="0"/>
                <w:numId w:val="72"/>
              </w:numPr>
              <w:spacing w:line="240" w:lineRule="auto"/>
              <w:ind w:left="382"/>
              <w:jc w:val="both"/>
              <w:rPr>
                <w:rFonts w:ascii="Times New Roman" w:hAnsi="Times New Roman" w:cs="Times New Roman"/>
                <w:lang w:val="en-US"/>
              </w:rPr>
            </w:pPr>
            <w:r w:rsidRPr="003B60AD">
              <w:rPr>
                <w:rFonts w:ascii="Times New Roman" w:hAnsi="Times New Roman" w:cs="Times New Roman"/>
              </w:rPr>
              <w:t xml:space="preserve">Всі зміни профілю </w:t>
            </w:r>
            <w:proofErr w:type="spellStart"/>
            <w:r w:rsidRPr="003B60AD">
              <w:rPr>
                <w:rFonts w:ascii="Times New Roman" w:hAnsi="Times New Roman" w:cs="Times New Roman"/>
              </w:rPr>
              <w:t>логуються</w:t>
            </w:r>
            <w:proofErr w:type="spellEnd"/>
            <w:r w:rsidRPr="003B60AD">
              <w:rPr>
                <w:rFonts w:ascii="Times New Roman" w:hAnsi="Times New Roman" w:cs="Times New Roman"/>
              </w:rPr>
              <w:t xml:space="preserve"> для безпеки та аудиту згідно US 3 (критерій 5) та FR 17</w:t>
            </w:r>
          </w:p>
          <w:p w14:paraId="32657E40" w14:textId="4A912CF8" w:rsidR="003B60AD" w:rsidRPr="003B60AD" w:rsidRDefault="0000231F" w:rsidP="003B60AD">
            <w:pPr>
              <w:pStyle w:val="a9"/>
              <w:numPr>
                <w:ilvl w:val="0"/>
                <w:numId w:val="72"/>
              </w:numPr>
              <w:spacing w:line="240" w:lineRule="auto"/>
              <w:ind w:left="382"/>
              <w:jc w:val="both"/>
              <w:rPr>
                <w:rFonts w:ascii="Times New Roman" w:hAnsi="Times New Roman" w:cs="Times New Roman"/>
                <w:lang w:val="en-US"/>
              </w:rPr>
            </w:pPr>
            <w:r w:rsidRPr="003B60AD">
              <w:rPr>
                <w:rFonts w:ascii="Times New Roman" w:hAnsi="Times New Roman" w:cs="Times New Roman"/>
              </w:rPr>
              <w:t xml:space="preserve">Система </w:t>
            </w:r>
            <w:proofErr w:type="spellStart"/>
            <w:r w:rsidRPr="003B60AD">
              <w:rPr>
                <w:rFonts w:ascii="Times New Roman" w:hAnsi="Times New Roman" w:cs="Times New Roman"/>
              </w:rPr>
              <w:t>валідує</w:t>
            </w:r>
            <w:proofErr w:type="spellEnd"/>
            <w:r w:rsidRPr="003B60AD">
              <w:rPr>
                <w:rFonts w:ascii="Times New Roman" w:hAnsi="Times New Roman" w:cs="Times New Roman"/>
              </w:rPr>
              <w:t xml:space="preserve"> всі введені дані перед збереженням (формат, довжина, заборонені символи)</w:t>
            </w:r>
          </w:p>
          <w:p w14:paraId="70F25604" w14:textId="668E0B0E" w:rsidR="003B60AD" w:rsidRPr="003B60AD" w:rsidRDefault="0000231F" w:rsidP="003B60AD">
            <w:pPr>
              <w:pStyle w:val="a9"/>
              <w:numPr>
                <w:ilvl w:val="0"/>
                <w:numId w:val="72"/>
              </w:numPr>
              <w:spacing w:line="240" w:lineRule="auto"/>
              <w:ind w:left="382"/>
              <w:jc w:val="both"/>
              <w:rPr>
                <w:rFonts w:ascii="Times New Roman" w:hAnsi="Times New Roman" w:cs="Times New Roman"/>
                <w:lang w:val="en-US"/>
              </w:rPr>
            </w:pPr>
            <w:r w:rsidRPr="003B60AD">
              <w:rPr>
                <w:rFonts w:ascii="Times New Roman" w:hAnsi="Times New Roman" w:cs="Times New Roman"/>
              </w:rPr>
              <w:t xml:space="preserve">Система виконує </w:t>
            </w:r>
            <w:proofErr w:type="spellStart"/>
            <w:r w:rsidRPr="003B60AD">
              <w:rPr>
                <w:rFonts w:ascii="Times New Roman" w:hAnsi="Times New Roman" w:cs="Times New Roman"/>
              </w:rPr>
              <w:t>санітизацію</w:t>
            </w:r>
            <w:proofErr w:type="spellEnd"/>
            <w:r w:rsidRPr="003B60AD">
              <w:rPr>
                <w:rFonts w:ascii="Times New Roman" w:hAnsi="Times New Roman" w:cs="Times New Roman"/>
              </w:rPr>
              <w:t xml:space="preserve"> даних для запобігання XSS та SQL </w:t>
            </w:r>
            <w:proofErr w:type="spellStart"/>
            <w:r w:rsidRPr="003B60AD">
              <w:rPr>
                <w:rFonts w:ascii="Times New Roman" w:hAnsi="Times New Roman" w:cs="Times New Roman"/>
              </w:rPr>
              <w:t>injection</w:t>
            </w:r>
            <w:proofErr w:type="spellEnd"/>
            <w:r w:rsidRPr="003B60AD">
              <w:rPr>
                <w:rFonts w:ascii="Times New Roman" w:hAnsi="Times New Roman" w:cs="Times New Roman"/>
              </w:rPr>
              <w:t xml:space="preserve"> атакам</w:t>
            </w:r>
          </w:p>
          <w:p w14:paraId="7B1892AC" w14:textId="6BD015A8" w:rsidR="003B60AD" w:rsidRPr="003B60AD" w:rsidRDefault="0000231F" w:rsidP="003B60AD">
            <w:pPr>
              <w:pStyle w:val="a9"/>
              <w:numPr>
                <w:ilvl w:val="0"/>
                <w:numId w:val="72"/>
              </w:numPr>
              <w:spacing w:line="240" w:lineRule="auto"/>
              <w:ind w:left="382"/>
              <w:jc w:val="both"/>
              <w:rPr>
                <w:rFonts w:ascii="Times New Roman" w:hAnsi="Times New Roman" w:cs="Times New Roman"/>
                <w:lang w:val="en-US"/>
              </w:rPr>
            </w:pPr>
            <w:r w:rsidRPr="003B60AD">
              <w:rPr>
                <w:rFonts w:ascii="Times New Roman" w:hAnsi="Times New Roman" w:cs="Times New Roman"/>
              </w:rPr>
              <w:t xml:space="preserve">При зміні пароля всі інші активні сесії користувача </w:t>
            </w:r>
            <w:proofErr w:type="spellStart"/>
            <w:r w:rsidRPr="003B60AD">
              <w:rPr>
                <w:rFonts w:ascii="Times New Roman" w:hAnsi="Times New Roman" w:cs="Times New Roman"/>
              </w:rPr>
              <w:t>інвалідуються</w:t>
            </w:r>
            <w:proofErr w:type="spellEnd"/>
            <w:r w:rsidRPr="003B60AD">
              <w:rPr>
                <w:rFonts w:ascii="Times New Roman" w:hAnsi="Times New Roman" w:cs="Times New Roman"/>
              </w:rPr>
              <w:t xml:space="preserve"> для безпеки</w:t>
            </w:r>
          </w:p>
          <w:p w14:paraId="0E26CD14" w14:textId="1FFAAE3B" w:rsidR="003B60AD" w:rsidRPr="003B60AD" w:rsidRDefault="0000231F" w:rsidP="003B60AD">
            <w:pPr>
              <w:pStyle w:val="a9"/>
              <w:numPr>
                <w:ilvl w:val="0"/>
                <w:numId w:val="72"/>
              </w:numPr>
              <w:spacing w:line="240" w:lineRule="auto"/>
              <w:ind w:left="382"/>
              <w:jc w:val="both"/>
              <w:rPr>
                <w:rFonts w:ascii="Times New Roman" w:hAnsi="Times New Roman" w:cs="Times New Roman"/>
                <w:lang w:val="en-US"/>
              </w:rPr>
            </w:pPr>
            <w:r w:rsidRPr="003B60AD">
              <w:rPr>
                <w:rFonts w:ascii="Times New Roman" w:hAnsi="Times New Roman" w:cs="Times New Roman"/>
              </w:rPr>
              <w:t xml:space="preserve">Користувач отримує </w:t>
            </w:r>
            <w:proofErr w:type="spellStart"/>
            <w:r w:rsidRPr="003B60AD">
              <w:rPr>
                <w:rFonts w:ascii="Times New Roman" w:hAnsi="Times New Roman" w:cs="Times New Roman"/>
              </w:rPr>
              <w:t>email</w:t>
            </w:r>
            <w:proofErr w:type="spellEnd"/>
            <w:r w:rsidRPr="003B60AD">
              <w:rPr>
                <w:rFonts w:ascii="Times New Roman" w:hAnsi="Times New Roman" w:cs="Times New Roman"/>
              </w:rPr>
              <w:t xml:space="preserve"> підтвердження після зміни критично важливої інформації (</w:t>
            </w:r>
            <w:proofErr w:type="spellStart"/>
            <w:r w:rsidRPr="003B60AD">
              <w:rPr>
                <w:rFonts w:ascii="Times New Roman" w:hAnsi="Times New Roman" w:cs="Times New Roman"/>
              </w:rPr>
              <w:t>email</w:t>
            </w:r>
            <w:proofErr w:type="spellEnd"/>
            <w:r w:rsidRPr="003B60AD">
              <w:rPr>
                <w:rFonts w:ascii="Times New Roman" w:hAnsi="Times New Roman" w:cs="Times New Roman"/>
              </w:rPr>
              <w:t>, пароль)</w:t>
            </w:r>
          </w:p>
          <w:p w14:paraId="55BC5EE7" w14:textId="7C53438C" w:rsidR="003B60AD" w:rsidRPr="003B60AD" w:rsidRDefault="0000231F" w:rsidP="003B60AD">
            <w:pPr>
              <w:pStyle w:val="a9"/>
              <w:numPr>
                <w:ilvl w:val="0"/>
                <w:numId w:val="72"/>
              </w:numPr>
              <w:spacing w:line="240" w:lineRule="auto"/>
              <w:ind w:left="382"/>
              <w:jc w:val="both"/>
              <w:rPr>
                <w:rFonts w:ascii="Times New Roman" w:hAnsi="Times New Roman" w:cs="Times New Roman"/>
                <w:lang w:val="en-US"/>
              </w:rPr>
            </w:pPr>
            <w:r w:rsidRPr="003B60AD">
              <w:rPr>
                <w:rFonts w:ascii="Times New Roman" w:hAnsi="Times New Roman" w:cs="Times New Roman"/>
              </w:rPr>
              <w:t xml:space="preserve">Новий пароль повинен відповідати вимогам складності (8+ символів, літери, цифри, </w:t>
            </w:r>
            <w:proofErr w:type="spellStart"/>
            <w:r w:rsidRPr="003B60AD">
              <w:rPr>
                <w:rFonts w:ascii="Times New Roman" w:hAnsi="Times New Roman" w:cs="Times New Roman"/>
              </w:rPr>
              <w:t>спецсимволи</w:t>
            </w:r>
            <w:proofErr w:type="spellEnd"/>
            <w:r w:rsidRPr="003B60AD">
              <w:rPr>
                <w:rFonts w:ascii="Times New Roman" w:hAnsi="Times New Roman" w:cs="Times New Roman"/>
              </w:rPr>
              <w:t>)</w:t>
            </w:r>
          </w:p>
          <w:p w14:paraId="549E6A70" w14:textId="60AAE50A" w:rsidR="003B60AD" w:rsidRPr="003B60AD" w:rsidRDefault="0000231F" w:rsidP="003B60AD">
            <w:pPr>
              <w:pStyle w:val="a9"/>
              <w:numPr>
                <w:ilvl w:val="0"/>
                <w:numId w:val="72"/>
              </w:numPr>
              <w:spacing w:line="240" w:lineRule="auto"/>
              <w:ind w:left="382"/>
              <w:jc w:val="both"/>
              <w:rPr>
                <w:rFonts w:ascii="Times New Roman" w:hAnsi="Times New Roman" w:cs="Times New Roman"/>
                <w:lang w:val="en-US"/>
              </w:rPr>
            </w:pPr>
            <w:r w:rsidRPr="003B60AD">
              <w:rPr>
                <w:rFonts w:ascii="Times New Roman" w:hAnsi="Times New Roman" w:cs="Times New Roman"/>
              </w:rPr>
              <w:t xml:space="preserve">Паролі </w:t>
            </w:r>
            <w:proofErr w:type="spellStart"/>
            <w:r w:rsidRPr="003B60AD">
              <w:rPr>
                <w:rFonts w:ascii="Times New Roman" w:hAnsi="Times New Roman" w:cs="Times New Roman"/>
              </w:rPr>
              <w:t>хешуються</w:t>
            </w:r>
            <w:proofErr w:type="spellEnd"/>
            <w:r w:rsidRPr="003B60AD">
              <w:rPr>
                <w:rFonts w:ascii="Times New Roman" w:hAnsi="Times New Roman" w:cs="Times New Roman"/>
              </w:rPr>
              <w:t xml:space="preserve"> безпечним алгоритмом (</w:t>
            </w:r>
            <w:proofErr w:type="spellStart"/>
            <w:r w:rsidRPr="003B60AD">
              <w:rPr>
                <w:rFonts w:ascii="Times New Roman" w:hAnsi="Times New Roman" w:cs="Times New Roman"/>
              </w:rPr>
              <w:t>bcrypt</w:t>
            </w:r>
            <w:proofErr w:type="spellEnd"/>
            <w:r w:rsidRPr="003B60AD">
              <w:rPr>
                <w:rFonts w:ascii="Times New Roman" w:hAnsi="Times New Roman" w:cs="Times New Roman"/>
              </w:rPr>
              <w:t>/argon2) перед збереженням</w:t>
            </w:r>
          </w:p>
          <w:p w14:paraId="1002DC1F" w14:textId="2E88B38C" w:rsidR="003B60AD" w:rsidRPr="003B60AD" w:rsidRDefault="0000231F" w:rsidP="003B60AD">
            <w:pPr>
              <w:pStyle w:val="a9"/>
              <w:numPr>
                <w:ilvl w:val="0"/>
                <w:numId w:val="72"/>
              </w:numPr>
              <w:spacing w:line="240" w:lineRule="auto"/>
              <w:ind w:left="382"/>
              <w:jc w:val="both"/>
              <w:rPr>
                <w:rFonts w:ascii="Times New Roman" w:hAnsi="Times New Roman" w:cs="Times New Roman"/>
                <w:lang w:val="en-US"/>
              </w:rPr>
            </w:pPr>
            <w:r w:rsidRPr="003B60AD">
              <w:rPr>
                <w:rFonts w:ascii="Times New Roman" w:hAnsi="Times New Roman" w:cs="Times New Roman"/>
              </w:rPr>
              <w:t xml:space="preserve">Зміни профілю зберігаються з </w:t>
            </w:r>
            <w:proofErr w:type="spellStart"/>
            <w:r w:rsidRPr="003B60AD">
              <w:rPr>
                <w:rFonts w:ascii="Times New Roman" w:hAnsi="Times New Roman" w:cs="Times New Roman"/>
              </w:rPr>
              <w:t>версіонуванням</w:t>
            </w:r>
            <w:proofErr w:type="spellEnd"/>
            <w:r w:rsidRPr="003B60AD">
              <w:rPr>
                <w:rFonts w:ascii="Times New Roman" w:hAnsi="Times New Roman" w:cs="Times New Roman"/>
              </w:rPr>
              <w:t xml:space="preserve"> для можливості відкату згідно </w:t>
            </w:r>
            <w:proofErr w:type="spellStart"/>
            <w:r w:rsidRPr="003B60AD">
              <w:rPr>
                <w:rFonts w:ascii="Times New Roman" w:hAnsi="Times New Roman" w:cs="Times New Roman"/>
              </w:rPr>
              <w:t>залежностей</w:t>
            </w:r>
            <w:proofErr w:type="spellEnd"/>
            <w:r w:rsidRPr="003B60AD">
              <w:rPr>
                <w:rFonts w:ascii="Times New Roman" w:hAnsi="Times New Roman" w:cs="Times New Roman"/>
              </w:rPr>
              <w:t xml:space="preserve"> US 3</w:t>
            </w:r>
          </w:p>
          <w:p w14:paraId="5D11E63B" w14:textId="302431A8" w:rsidR="003B60AD" w:rsidRPr="003B60AD" w:rsidRDefault="0000231F" w:rsidP="003B60AD">
            <w:pPr>
              <w:pStyle w:val="a9"/>
              <w:numPr>
                <w:ilvl w:val="0"/>
                <w:numId w:val="72"/>
              </w:numPr>
              <w:spacing w:line="240" w:lineRule="auto"/>
              <w:ind w:left="382"/>
              <w:jc w:val="both"/>
              <w:rPr>
                <w:rFonts w:ascii="Times New Roman" w:hAnsi="Times New Roman" w:cs="Times New Roman"/>
                <w:lang w:val="en-US"/>
              </w:rPr>
            </w:pPr>
            <w:r w:rsidRPr="003B60AD">
              <w:rPr>
                <w:rFonts w:ascii="Times New Roman" w:hAnsi="Times New Roman" w:cs="Times New Roman"/>
              </w:rPr>
              <w:t>Незбережені зміни попереджаються при спробі покинути сторінку</w:t>
            </w:r>
          </w:p>
          <w:p w14:paraId="5294AF95" w14:textId="6EEF1DAF" w:rsidR="003B60AD" w:rsidRPr="003B60AD" w:rsidRDefault="0000231F" w:rsidP="003B60AD">
            <w:pPr>
              <w:pStyle w:val="a9"/>
              <w:numPr>
                <w:ilvl w:val="0"/>
                <w:numId w:val="72"/>
              </w:numPr>
              <w:spacing w:line="240" w:lineRule="auto"/>
              <w:ind w:left="382"/>
              <w:jc w:val="both"/>
              <w:rPr>
                <w:rFonts w:ascii="Times New Roman" w:hAnsi="Times New Roman" w:cs="Times New Roman"/>
                <w:lang w:val="en-US"/>
              </w:rPr>
            </w:pPr>
            <w:r w:rsidRPr="003B60AD">
              <w:rPr>
                <w:rFonts w:ascii="Times New Roman" w:hAnsi="Times New Roman" w:cs="Times New Roman"/>
              </w:rPr>
              <w:t xml:space="preserve">Аватар користувача можна змінити з </w:t>
            </w:r>
            <w:proofErr w:type="spellStart"/>
            <w:r w:rsidRPr="003B60AD">
              <w:rPr>
                <w:rFonts w:ascii="Times New Roman" w:hAnsi="Times New Roman" w:cs="Times New Roman"/>
              </w:rPr>
              <w:t>валідацією</w:t>
            </w:r>
            <w:proofErr w:type="spellEnd"/>
            <w:r w:rsidRPr="003B60AD">
              <w:rPr>
                <w:rFonts w:ascii="Times New Roman" w:hAnsi="Times New Roman" w:cs="Times New Roman"/>
              </w:rPr>
              <w:t xml:space="preserve"> типу файлу та розміру</w:t>
            </w:r>
          </w:p>
          <w:p w14:paraId="014D93E0" w14:textId="60D4FF82" w:rsidR="003B60AD" w:rsidRPr="003B60AD" w:rsidRDefault="0000231F" w:rsidP="003B60AD">
            <w:pPr>
              <w:pStyle w:val="a9"/>
              <w:numPr>
                <w:ilvl w:val="0"/>
                <w:numId w:val="72"/>
              </w:numPr>
              <w:spacing w:line="240" w:lineRule="auto"/>
              <w:ind w:left="382"/>
              <w:jc w:val="both"/>
              <w:rPr>
                <w:rFonts w:ascii="Times New Roman" w:hAnsi="Times New Roman" w:cs="Times New Roman"/>
                <w:lang w:val="en-US"/>
              </w:rPr>
            </w:pPr>
            <w:r w:rsidRPr="003B60AD">
              <w:rPr>
                <w:rFonts w:ascii="Times New Roman" w:hAnsi="Times New Roman" w:cs="Times New Roman"/>
              </w:rPr>
              <w:t xml:space="preserve">Всі помилки </w:t>
            </w:r>
            <w:proofErr w:type="spellStart"/>
            <w:r w:rsidRPr="003B60AD">
              <w:rPr>
                <w:rFonts w:ascii="Times New Roman" w:hAnsi="Times New Roman" w:cs="Times New Roman"/>
              </w:rPr>
              <w:t>валідації</w:t>
            </w:r>
            <w:proofErr w:type="spellEnd"/>
            <w:r w:rsidRPr="003B60AD">
              <w:rPr>
                <w:rFonts w:ascii="Times New Roman" w:hAnsi="Times New Roman" w:cs="Times New Roman"/>
              </w:rPr>
              <w:t xml:space="preserve"> відображаються зрозумілими повідомленнями згідно FR 18</w:t>
            </w:r>
          </w:p>
          <w:p w14:paraId="5EC587FD" w14:textId="0760B047" w:rsidR="003B60AD" w:rsidRPr="003B60AD" w:rsidRDefault="0000231F" w:rsidP="003B60AD">
            <w:pPr>
              <w:pStyle w:val="a9"/>
              <w:numPr>
                <w:ilvl w:val="0"/>
                <w:numId w:val="72"/>
              </w:numPr>
              <w:spacing w:line="240" w:lineRule="auto"/>
              <w:ind w:left="382"/>
              <w:jc w:val="both"/>
              <w:rPr>
                <w:rFonts w:ascii="Times New Roman" w:hAnsi="Times New Roman" w:cs="Times New Roman"/>
                <w:lang w:val="en-US"/>
              </w:rPr>
            </w:pPr>
            <w:r w:rsidRPr="003B60AD">
              <w:rPr>
                <w:rFonts w:ascii="Times New Roman" w:hAnsi="Times New Roman" w:cs="Times New Roman"/>
              </w:rPr>
              <w:t>Оновлений профіль одразу відображається в інтерфейсі користувача</w:t>
            </w:r>
          </w:p>
          <w:p w14:paraId="16AAF9D3" w14:textId="0F29105F" w:rsidR="003B60AD" w:rsidRPr="003B60AD" w:rsidRDefault="0000231F" w:rsidP="003B60AD">
            <w:pPr>
              <w:pStyle w:val="a9"/>
              <w:numPr>
                <w:ilvl w:val="0"/>
                <w:numId w:val="72"/>
              </w:numPr>
              <w:spacing w:line="240" w:lineRule="auto"/>
              <w:ind w:left="382"/>
              <w:jc w:val="both"/>
              <w:rPr>
                <w:rFonts w:ascii="Times New Roman" w:hAnsi="Times New Roman" w:cs="Times New Roman"/>
                <w:lang w:val="en-US"/>
              </w:rPr>
            </w:pPr>
            <w:r w:rsidRPr="003B60AD">
              <w:rPr>
                <w:rFonts w:ascii="Times New Roman" w:hAnsi="Times New Roman" w:cs="Times New Roman"/>
              </w:rPr>
              <w:t xml:space="preserve">Система захищена від спроб SQL </w:t>
            </w:r>
            <w:proofErr w:type="spellStart"/>
            <w:r w:rsidRPr="003B60AD">
              <w:rPr>
                <w:rFonts w:ascii="Times New Roman" w:hAnsi="Times New Roman" w:cs="Times New Roman"/>
              </w:rPr>
              <w:t>injection</w:t>
            </w:r>
            <w:proofErr w:type="spellEnd"/>
            <w:r w:rsidRPr="003B60AD">
              <w:rPr>
                <w:rFonts w:ascii="Times New Roman" w:hAnsi="Times New Roman" w:cs="Times New Roman"/>
              </w:rPr>
              <w:t xml:space="preserve"> та XSS через поля профілю</w:t>
            </w:r>
          </w:p>
          <w:p w14:paraId="40E97611" w14:textId="56059CC0" w:rsidR="003B60AD" w:rsidRPr="003B60AD" w:rsidRDefault="0000231F" w:rsidP="003B60AD">
            <w:pPr>
              <w:pStyle w:val="a9"/>
              <w:numPr>
                <w:ilvl w:val="0"/>
                <w:numId w:val="72"/>
              </w:numPr>
              <w:spacing w:line="240" w:lineRule="auto"/>
              <w:ind w:left="382"/>
              <w:jc w:val="both"/>
              <w:rPr>
                <w:rFonts w:ascii="Times New Roman" w:hAnsi="Times New Roman" w:cs="Times New Roman"/>
                <w:lang w:val="en-US"/>
              </w:rPr>
            </w:pPr>
            <w:r w:rsidRPr="003B60AD">
              <w:rPr>
                <w:rFonts w:ascii="Times New Roman" w:hAnsi="Times New Roman" w:cs="Times New Roman"/>
              </w:rPr>
              <w:t xml:space="preserve">Токени підтвердження зміни </w:t>
            </w:r>
            <w:proofErr w:type="spellStart"/>
            <w:r w:rsidRPr="003B60AD">
              <w:rPr>
                <w:rFonts w:ascii="Times New Roman" w:hAnsi="Times New Roman" w:cs="Times New Roman"/>
              </w:rPr>
              <w:t>email</w:t>
            </w:r>
            <w:proofErr w:type="spellEnd"/>
            <w:r w:rsidRPr="003B60AD">
              <w:rPr>
                <w:rFonts w:ascii="Times New Roman" w:hAnsi="Times New Roman" w:cs="Times New Roman"/>
              </w:rPr>
              <w:t xml:space="preserve"> мають обмежений термін дії (24 години)</w:t>
            </w:r>
          </w:p>
          <w:p w14:paraId="560DB2AF" w14:textId="2F7DDDF5" w:rsidR="003B60AD" w:rsidRPr="003B60AD" w:rsidRDefault="0000231F" w:rsidP="003B60AD">
            <w:pPr>
              <w:pStyle w:val="a9"/>
              <w:numPr>
                <w:ilvl w:val="0"/>
                <w:numId w:val="72"/>
              </w:numPr>
              <w:spacing w:line="240" w:lineRule="auto"/>
              <w:ind w:left="382"/>
              <w:jc w:val="both"/>
              <w:rPr>
                <w:rFonts w:ascii="Times New Roman" w:hAnsi="Times New Roman" w:cs="Times New Roman"/>
                <w:lang w:val="en-US"/>
              </w:rPr>
            </w:pPr>
            <w:r w:rsidRPr="003B60AD">
              <w:rPr>
                <w:rFonts w:ascii="Times New Roman" w:hAnsi="Times New Roman" w:cs="Times New Roman"/>
              </w:rPr>
              <w:t xml:space="preserve">При невдалих спробах зміни пароля застосовується </w:t>
            </w:r>
            <w:proofErr w:type="spellStart"/>
            <w:r w:rsidRPr="003B60AD">
              <w:rPr>
                <w:rFonts w:ascii="Times New Roman" w:hAnsi="Times New Roman" w:cs="Times New Roman"/>
              </w:rPr>
              <w:t>rate</w:t>
            </w:r>
            <w:proofErr w:type="spellEnd"/>
            <w:r w:rsidRPr="003B60AD">
              <w:rPr>
                <w:rFonts w:ascii="Times New Roman" w:hAnsi="Times New Roman" w:cs="Times New Roman"/>
              </w:rPr>
              <w:t xml:space="preserve"> </w:t>
            </w:r>
            <w:proofErr w:type="spellStart"/>
            <w:r w:rsidRPr="003B60AD">
              <w:rPr>
                <w:rFonts w:ascii="Times New Roman" w:hAnsi="Times New Roman" w:cs="Times New Roman"/>
              </w:rPr>
              <w:t>limiting</w:t>
            </w:r>
            <w:proofErr w:type="spellEnd"/>
          </w:p>
          <w:p w14:paraId="17B527ED" w14:textId="282E3E22" w:rsidR="0000231F" w:rsidRPr="003B60AD" w:rsidRDefault="0000231F" w:rsidP="003B60AD">
            <w:pPr>
              <w:pStyle w:val="a9"/>
              <w:numPr>
                <w:ilvl w:val="0"/>
                <w:numId w:val="72"/>
              </w:numPr>
              <w:spacing w:line="240" w:lineRule="auto"/>
              <w:ind w:left="382"/>
              <w:jc w:val="both"/>
              <w:rPr>
                <w:rFonts w:ascii="Times New Roman" w:hAnsi="Times New Roman" w:cs="Times New Roman"/>
              </w:rPr>
            </w:pPr>
            <w:r w:rsidRPr="003B60AD">
              <w:rPr>
                <w:rFonts w:ascii="Times New Roman" w:hAnsi="Times New Roman" w:cs="Times New Roman"/>
              </w:rPr>
              <w:t xml:space="preserve">Система відправляє попереджувальний </w:t>
            </w:r>
            <w:proofErr w:type="spellStart"/>
            <w:r w:rsidRPr="003B60AD">
              <w:rPr>
                <w:rFonts w:ascii="Times New Roman" w:hAnsi="Times New Roman" w:cs="Times New Roman"/>
              </w:rPr>
              <w:t>email</w:t>
            </w:r>
            <w:proofErr w:type="spellEnd"/>
            <w:r w:rsidRPr="003B60AD">
              <w:rPr>
                <w:rFonts w:ascii="Times New Roman" w:hAnsi="Times New Roman" w:cs="Times New Roman"/>
              </w:rPr>
              <w:t xml:space="preserve"> на стару адресу при зміні </w:t>
            </w:r>
            <w:proofErr w:type="spellStart"/>
            <w:r w:rsidRPr="003B60AD">
              <w:rPr>
                <w:rFonts w:ascii="Times New Roman" w:hAnsi="Times New Roman" w:cs="Times New Roman"/>
              </w:rPr>
              <w:t>email</w:t>
            </w:r>
            <w:proofErr w:type="spellEnd"/>
          </w:p>
        </w:tc>
      </w:tr>
      <w:tr w:rsidR="0000231F" w:rsidRPr="000311AE" w14:paraId="3CAE65CD" w14:textId="77777777" w:rsidTr="00271F70">
        <w:tc>
          <w:tcPr>
            <w:tcW w:w="0" w:type="auto"/>
            <w:hideMark/>
          </w:tcPr>
          <w:p w14:paraId="1ACB7110"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t>Зв'язок із бізнес-вимогами</w:t>
            </w:r>
          </w:p>
        </w:tc>
        <w:tc>
          <w:tcPr>
            <w:tcW w:w="0" w:type="auto"/>
            <w:hideMark/>
          </w:tcPr>
          <w:p w14:paraId="26E7AC2B" w14:textId="77777777" w:rsidR="00AD1DD9" w:rsidRDefault="0000231F" w:rsidP="004375E2">
            <w:pPr>
              <w:spacing w:line="240" w:lineRule="auto"/>
              <w:jc w:val="both"/>
              <w:rPr>
                <w:rFonts w:ascii="Times New Roman" w:hAnsi="Times New Roman" w:cs="Times New Roman"/>
                <w:lang w:val="en-US"/>
              </w:rPr>
            </w:pPr>
            <w:r w:rsidRPr="000311AE">
              <w:rPr>
                <w:rFonts w:ascii="Times New Roman" w:hAnsi="Times New Roman" w:cs="Times New Roman"/>
                <w:b/>
                <w:bCs/>
              </w:rPr>
              <w:t>HLR 01 (Забезпечувати безпечний доступ):</w:t>
            </w:r>
            <w:r w:rsidRPr="000311AE">
              <w:rPr>
                <w:rFonts w:ascii="Times New Roman" w:hAnsi="Times New Roman" w:cs="Times New Roman"/>
              </w:rPr>
              <w:t xml:space="preserve"> Функція редагування профілю включає додаткові рівні безпеки (підтвердження поточного пароля, верифікація нового </w:t>
            </w:r>
            <w:proofErr w:type="spellStart"/>
            <w:r w:rsidRPr="000311AE">
              <w:rPr>
                <w:rFonts w:ascii="Times New Roman" w:hAnsi="Times New Roman" w:cs="Times New Roman"/>
              </w:rPr>
              <w:t>email</w:t>
            </w:r>
            <w:proofErr w:type="spellEnd"/>
            <w:r w:rsidRPr="000311AE">
              <w:rPr>
                <w:rFonts w:ascii="Times New Roman" w:hAnsi="Times New Roman" w:cs="Times New Roman"/>
              </w:rPr>
              <w:t>) для захисту акаунта користувача</w:t>
            </w:r>
          </w:p>
          <w:p w14:paraId="09BD428A" w14:textId="72D9C1AB"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t>HLR 10 (Підтримувати сучасний, зручний інтерфейс):</w:t>
            </w:r>
            <w:r w:rsidRPr="000311AE">
              <w:rPr>
                <w:rFonts w:ascii="Times New Roman" w:hAnsi="Times New Roman" w:cs="Times New Roman"/>
              </w:rPr>
              <w:t xml:space="preserve"> Інтерфейс редагування профілю інтуїтивний з </w:t>
            </w:r>
            <w:proofErr w:type="spellStart"/>
            <w:r w:rsidRPr="000311AE">
              <w:rPr>
                <w:rFonts w:ascii="Times New Roman" w:hAnsi="Times New Roman" w:cs="Times New Roman"/>
              </w:rPr>
              <w:t>валідацією</w:t>
            </w:r>
            <w:proofErr w:type="spellEnd"/>
            <w:r w:rsidRPr="000311AE">
              <w:rPr>
                <w:rFonts w:ascii="Times New Roman" w:hAnsi="Times New Roman" w:cs="Times New Roman"/>
              </w:rPr>
              <w:t xml:space="preserve"> в реальному часі, чіткими підказками та зручним процесом внесення змін</w:t>
            </w:r>
          </w:p>
        </w:tc>
      </w:tr>
    </w:tbl>
    <w:p w14:paraId="30C081AF" w14:textId="40C8CFD4" w:rsidR="0000231F" w:rsidRPr="00AD1DD9" w:rsidRDefault="00AD1DD9" w:rsidP="00AD1DD9">
      <w:pPr>
        <w:spacing w:after="160" w:line="278" w:lineRule="auto"/>
        <w:rPr>
          <w:rFonts w:ascii="Times New Roman" w:hAnsi="Times New Roman" w:cs="Times New Roman"/>
          <w:lang w:val="en-US"/>
        </w:rPr>
      </w:pPr>
      <w:r>
        <w:rPr>
          <w:rFonts w:ascii="Times New Roman" w:hAnsi="Times New Roman" w:cs="Times New Roman"/>
        </w:rPr>
        <w:br w:type="page"/>
      </w:r>
    </w:p>
    <w:p w14:paraId="0E5ACF7D" w14:textId="77777777" w:rsidR="0000231F" w:rsidRPr="000311AE" w:rsidRDefault="0000231F" w:rsidP="004375E2">
      <w:pPr>
        <w:spacing w:line="240" w:lineRule="auto"/>
        <w:jc w:val="both"/>
        <w:rPr>
          <w:rFonts w:ascii="Times New Roman" w:hAnsi="Times New Roman" w:cs="Times New Roman"/>
          <w:b/>
          <w:bCs/>
        </w:rPr>
      </w:pPr>
      <w:r w:rsidRPr="000311AE">
        <w:rPr>
          <w:rFonts w:ascii="Times New Roman" w:hAnsi="Times New Roman" w:cs="Times New Roman"/>
          <w:b/>
          <w:bCs/>
        </w:rPr>
        <w:lastRenderedPageBreak/>
        <w:t>USE CASE 04: ПЕРЕГЛЯД КАТАЛОГУ КОНТЕНТУ</w:t>
      </w:r>
    </w:p>
    <w:tbl>
      <w:tblPr>
        <w:tblStyle w:val="af0"/>
        <w:tblW w:w="0" w:type="auto"/>
        <w:tblLook w:val="04A0" w:firstRow="1" w:lastRow="0" w:firstColumn="1" w:lastColumn="0" w:noHBand="0" w:noVBand="1"/>
      </w:tblPr>
      <w:tblGrid>
        <w:gridCol w:w="2028"/>
        <w:gridCol w:w="7548"/>
      </w:tblGrid>
      <w:tr w:rsidR="0000231F" w:rsidRPr="000311AE" w14:paraId="3164BA65" w14:textId="77777777" w:rsidTr="00271F70">
        <w:tc>
          <w:tcPr>
            <w:tcW w:w="0" w:type="auto"/>
            <w:hideMark/>
          </w:tcPr>
          <w:p w14:paraId="4CD6B2D2" w14:textId="77777777" w:rsidR="0000231F" w:rsidRPr="000311AE" w:rsidRDefault="0000231F" w:rsidP="004375E2">
            <w:pPr>
              <w:spacing w:line="240" w:lineRule="auto"/>
              <w:jc w:val="both"/>
              <w:rPr>
                <w:rFonts w:ascii="Times New Roman" w:hAnsi="Times New Roman" w:cs="Times New Roman"/>
                <w:b/>
                <w:bCs/>
              </w:rPr>
            </w:pPr>
            <w:r w:rsidRPr="000311AE">
              <w:rPr>
                <w:rFonts w:ascii="Times New Roman" w:hAnsi="Times New Roman" w:cs="Times New Roman"/>
                <w:b/>
                <w:bCs/>
              </w:rPr>
              <w:t>Елемент UC</w:t>
            </w:r>
          </w:p>
        </w:tc>
        <w:tc>
          <w:tcPr>
            <w:tcW w:w="0" w:type="auto"/>
            <w:hideMark/>
          </w:tcPr>
          <w:p w14:paraId="6396F5E8" w14:textId="77777777" w:rsidR="0000231F" w:rsidRPr="000311AE" w:rsidRDefault="0000231F" w:rsidP="004375E2">
            <w:pPr>
              <w:spacing w:line="240" w:lineRule="auto"/>
              <w:jc w:val="both"/>
              <w:rPr>
                <w:rFonts w:ascii="Times New Roman" w:hAnsi="Times New Roman" w:cs="Times New Roman"/>
                <w:b/>
                <w:bCs/>
              </w:rPr>
            </w:pPr>
            <w:r w:rsidRPr="000311AE">
              <w:rPr>
                <w:rFonts w:ascii="Times New Roman" w:hAnsi="Times New Roman" w:cs="Times New Roman"/>
                <w:b/>
                <w:bCs/>
              </w:rPr>
              <w:t>Опис елемента</w:t>
            </w:r>
          </w:p>
        </w:tc>
      </w:tr>
      <w:tr w:rsidR="0000231F" w:rsidRPr="000311AE" w14:paraId="34839904" w14:textId="77777777" w:rsidTr="00271F70">
        <w:tc>
          <w:tcPr>
            <w:tcW w:w="0" w:type="auto"/>
            <w:hideMark/>
          </w:tcPr>
          <w:p w14:paraId="004F8ADD"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t xml:space="preserve">Назва </w:t>
            </w:r>
            <w:proofErr w:type="spellStart"/>
            <w:r w:rsidRPr="000311AE">
              <w:rPr>
                <w:rFonts w:ascii="Times New Roman" w:hAnsi="Times New Roman" w:cs="Times New Roman"/>
                <w:b/>
                <w:bCs/>
              </w:rPr>
              <w:t>Use</w:t>
            </w:r>
            <w:proofErr w:type="spellEnd"/>
            <w:r w:rsidRPr="000311AE">
              <w:rPr>
                <w:rFonts w:ascii="Times New Roman" w:hAnsi="Times New Roman" w:cs="Times New Roman"/>
                <w:b/>
                <w:bCs/>
              </w:rPr>
              <w:t xml:space="preserve"> </w:t>
            </w:r>
            <w:proofErr w:type="spellStart"/>
            <w:r w:rsidRPr="000311AE">
              <w:rPr>
                <w:rFonts w:ascii="Times New Roman" w:hAnsi="Times New Roman" w:cs="Times New Roman"/>
                <w:b/>
                <w:bCs/>
              </w:rPr>
              <w:t>Case</w:t>
            </w:r>
            <w:proofErr w:type="spellEnd"/>
          </w:p>
        </w:tc>
        <w:tc>
          <w:tcPr>
            <w:tcW w:w="0" w:type="auto"/>
            <w:hideMark/>
          </w:tcPr>
          <w:p w14:paraId="068EEF6B"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rPr>
              <w:t>Перегляд організованого каталогу фільмів та серіалів</w:t>
            </w:r>
          </w:p>
        </w:tc>
      </w:tr>
      <w:tr w:rsidR="0000231F" w:rsidRPr="000311AE" w14:paraId="40AE03B2" w14:textId="77777777" w:rsidTr="00271F70">
        <w:tc>
          <w:tcPr>
            <w:tcW w:w="0" w:type="auto"/>
            <w:hideMark/>
          </w:tcPr>
          <w:p w14:paraId="3791F8B2"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t>Пріоритет</w:t>
            </w:r>
          </w:p>
        </w:tc>
        <w:tc>
          <w:tcPr>
            <w:tcW w:w="0" w:type="auto"/>
            <w:hideMark/>
          </w:tcPr>
          <w:p w14:paraId="75FE87D6" w14:textId="4D706F7F"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rPr>
              <w:t xml:space="preserve">Високий </w:t>
            </w:r>
          </w:p>
        </w:tc>
      </w:tr>
      <w:tr w:rsidR="0000231F" w:rsidRPr="000311AE" w14:paraId="58BE1BED" w14:textId="77777777" w:rsidTr="00271F70">
        <w:tc>
          <w:tcPr>
            <w:tcW w:w="0" w:type="auto"/>
            <w:hideMark/>
          </w:tcPr>
          <w:p w14:paraId="6ED08D51"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t>Опис (короткий опис сценарію)</w:t>
            </w:r>
          </w:p>
        </w:tc>
        <w:tc>
          <w:tcPr>
            <w:tcW w:w="0" w:type="auto"/>
            <w:hideMark/>
          </w:tcPr>
          <w:p w14:paraId="51CA4B78"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rPr>
              <w:t xml:space="preserve">Користувач </w:t>
            </w:r>
            <w:proofErr w:type="spellStart"/>
            <w:r w:rsidRPr="000311AE">
              <w:rPr>
                <w:rFonts w:ascii="Times New Roman" w:hAnsi="Times New Roman" w:cs="Times New Roman"/>
              </w:rPr>
              <w:t>Cinecloud</w:t>
            </w:r>
            <w:proofErr w:type="spellEnd"/>
            <w:r w:rsidRPr="000311AE">
              <w:rPr>
                <w:rFonts w:ascii="Times New Roman" w:hAnsi="Times New Roman" w:cs="Times New Roman"/>
              </w:rPr>
              <w:t xml:space="preserve"> переглядає організований каталог усіх доступних фільмів і серіалів на платформі у зручному форматі карток з візуальними </w:t>
            </w:r>
            <w:proofErr w:type="spellStart"/>
            <w:r w:rsidRPr="000311AE">
              <w:rPr>
                <w:rFonts w:ascii="Times New Roman" w:hAnsi="Times New Roman" w:cs="Times New Roman"/>
              </w:rPr>
              <w:t>превью</w:t>
            </w:r>
            <w:proofErr w:type="spellEnd"/>
            <w:r w:rsidRPr="000311AE">
              <w:rPr>
                <w:rFonts w:ascii="Times New Roman" w:hAnsi="Times New Roman" w:cs="Times New Roman"/>
              </w:rPr>
              <w:t xml:space="preserve"> згідно US 4. Мета сценарію - забезпечити інтуїтивну навігацію та привабливу візуальну презентацію контенту для легкого знаходження цікавих фільмів та серіалів. Каталог служить як вітрина всього доступного контенту і є центральною функціональністю платформи. Ефективна організація та фільтрація контенту критично важливі для користувацького досвіду та безпосередньо впливають на залученість користувачів і час, проведений на платформі.</w:t>
            </w:r>
          </w:p>
        </w:tc>
      </w:tr>
      <w:tr w:rsidR="0000231F" w:rsidRPr="000311AE" w14:paraId="6726AE0B" w14:textId="77777777" w:rsidTr="00271F70">
        <w:tc>
          <w:tcPr>
            <w:tcW w:w="0" w:type="auto"/>
            <w:hideMark/>
          </w:tcPr>
          <w:p w14:paraId="10422B11"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t>Актори (діюча особа чи особи)</w:t>
            </w:r>
          </w:p>
        </w:tc>
        <w:tc>
          <w:tcPr>
            <w:tcW w:w="0" w:type="auto"/>
            <w:hideMark/>
          </w:tcPr>
          <w:p w14:paraId="6D7AF8BA" w14:textId="77777777" w:rsidR="00094A93" w:rsidRDefault="0000231F" w:rsidP="004375E2">
            <w:pPr>
              <w:spacing w:line="240" w:lineRule="auto"/>
              <w:jc w:val="both"/>
              <w:rPr>
                <w:rFonts w:ascii="Times New Roman" w:hAnsi="Times New Roman" w:cs="Times New Roman"/>
                <w:lang w:val="en-US"/>
              </w:rPr>
            </w:pPr>
            <w:r w:rsidRPr="000311AE">
              <w:rPr>
                <w:rFonts w:ascii="Times New Roman" w:hAnsi="Times New Roman" w:cs="Times New Roman"/>
                <w:b/>
                <w:bCs/>
              </w:rPr>
              <w:t>Основний актор:</w:t>
            </w:r>
            <w:r w:rsidRPr="000311AE">
              <w:rPr>
                <w:rFonts w:ascii="Times New Roman" w:hAnsi="Times New Roman" w:cs="Times New Roman"/>
              </w:rPr>
              <w:t xml:space="preserve"> Користувач </w:t>
            </w:r>
            <w:proofErr w:type="spellStart"/>
            <w:r w:rsidRPr="000311AE">
              <w:rPr>
                <w:rFonts w:ascii="Times New Roman" w:hAnsi="Times New Roman" w:cs="Times New Roman"/>
              </w:rPr>
              <w:t>Cinecloud</w:t>
            </w:r>
            <w:proofErr w:type="spellEnd"/>
            <w:r w:rsidRPr="000311AE">
              <w:rPr>
                <w:rFonts w:ascii="Times New Roman" w:hAnsi="Times New Roman" w:cs="Times New Roman"/>
              </w:rPr>
              <w:t xml:space="preserve"> (авторизований або гість)</w:t>
            </w:r>
          </w:p>
          <w:p w14:paraId="557AE817" w14:textId="5DDC74D5"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t>Вторинні актори:</w:t>
            </w:r>
            <w:r w:rsidRPr="000311AE">
              <w:rPr>
                <w:rFonts w:ascii="Times New Roman" w:hAnsi="Times New Roman" w:cs="Times New Roman"/>
              </w:rPr>
              <w:t xml:space="preserve"> База даних контенту з метаданими, Система швидкого завантаження зображень </w:t>
            </w:r>
            <w:proofErr w:type="spellStart"/>
            <w:r w:rsidRPr="000311AE">
              <w:rPr>
                <w:rFonts w:ascii="Times New Roman" w:hAnsi="Times New Roman" w:cs="Times New Roman"/>
              </w:rPr>
              <w:t>постерів</w:t>
            </w:r>
            <w:proofErr w:type="spellEnd"/>
            <w:r w:rsidRPr="000311AE">
              <w:rPr>
                <w:rFonts w:ascii="Times New Roman" w:hAnsi="Times New Roman" w:cs="Times New Roman"/>
              </w:rPr>
              <w:t xml:space="preserve">, Система пагінації та </w:t>
            </w:r>
            <w:proofErr w:type="spellStart"/>
            <w:r w:rsidRPr="000311AE">
              <w:rPr>
                <w:rFonts w:ascii="Times New Roman" w:hAnsi="Times New Roman" w:cs="Times New Roman"/>
              </w:rPr>
              <w:t>кешування</w:t>
            </w:r>
            <w:proofErr w:type="spellEnd"/>
            <w:r w:rsidRPr="000311AE">
              <w:rPr>
                <w:rFonts w:ascii="Times New Roman" w:hAnsi="Times New Roman" w:cs="Times New Roman"/>
              </w:rPr>
              <w:t xml:space="preserve">, API для фільтрації та сортування, Адаптивний </w:t>
            </w:r>
            <w:proofErr w:type="spellStart"/>
            <w:r w:rsidRPr="000311AE">
              <w:rPr>
                <w:rFonts w:ascii="Times New Roman" w:hAnsi="Times New Roman" w:cs="Times New Roman"/>
              </w:rPr>
              <w:t>фронтенд</w:t>
            </w:r>
            <w:proofErr w:type="spellEnd"/>
            <w:r w:rsidRPr="000311AE">
              <w:rPr>
                <w:rFonts w:ascii="Times New Roman" w:hAnsi="Times New Roman" w:cs="Times New Roman"/>
              </w:rPr>
              <w:t xml:space="preserve"> фреймворк згідно </w:t>
            </w:r>
            <w:proofErr w:type="spellStart"/>
            <w:r w:rsidRPr="000311AE">
              <w:rPr>
                <w:rFonts w:ascii="Times New Roman" w:hAnsi="Times New Roman" w:cs="Times New Roman"/>
              </w:rPr>
              <w:t>залежностей</w:t>
            </w:r>
            <w:proofErr w:type="spellEnd"/>
            <w:r w:rsidRPr="000311AE">
              <w:rPr>
                <w:rFonts w:ascii="Times New Roman" w:hAnsi="Times New Roman" w:cs="Times New Roman"/>
              </w:rPr>
              <w:t xml:space="preserve"> US 4</w:t>
            </w:r>
          </w:p>
        </w:tc>
      </w:tr>
      <w:tr w:rsidR="0000231F" w:rsidRPr="000311AE" w14:paraId="6CC34687" w14:textId="77777777" w:rsidTr="00271F70">
        <w:tc>
          <w:tcPr>
            <w:tcW w:w="0" w:type="auto"/>
            <w:hideMark/>
          </w:tcPr>
          <w:p w14:paraId="51EFC738"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t>Вимоги / Пов'язані вимоги</w:t>
            </w:r>
          </w:p>
        </w:tc>
        <w:tc>
          <w:tcPr>
            <w:tcW w:w="0" w:type="auto"/>
            <w:hideMark/>
          </w:tcPr>
          <w:p w14:paraId="086B990B" w14:textId="77777777" w:rsidR="00AD15A8" w:rsidRDefault="0000231F" w:rsidP="004375E2">
            <w:pPr>
              <w:spacing w:line="240" w:lineRule="auto"/>
              <w:jc w:val="both"/>
              <w:rPr>
                <w:rFonts w:ascii="Times New Roman" w:hAnsi="Times New Roman" w:cs="Times New Roman"/>
                <w:lang w:val="en-US"/>
              </w:rPr>
            </w:pPr>
            <w:proofErr w:type="spellStart"/>
            <w:r w:rsidRPr="000311AE">
              <w:rPr>
                <w:rFonts w:ascii="Times New Roman" w:hAnsi="Times New Roman" w:cs="Times New Roman"/>
                <w:b/>
                <w:bCs/>
              </w:rPr>
              <w:t>User</w:t>
            </w:r>
            <w:proofErr w:type="spellEnd"/>
            <w:r w:rsidRPr="000311AE">
              <w:rPr>
                <w:rFonts w:ascii="Times New Roman" w:hAnsi="Times New Roman" w:cs="Times New Roman"/>
                <w:b/>
                <w:bCs/>
              </w:rPr>
              <w:t xml:space="preserve"> </w:t>
            </w:r>
            <w:proofErr w:type="spellStart"/>
            <w:r w:rsidRPr="000311AE">
              <w:rPr>
                <w:rFonts w:ascii="Times New Roman" w:hAnsi="Times New Roman" w:cs="Times New Roman"/>
                <w:b/>
                <w:bCs/>
              </w:rPr>
              <w:t>Requirements</w:t>
            </w:r>
            <w:proofErr w:type="spellEnd"/>
            <w:r w:rsidRPr="000311AE">
              <w:rPr>
                <w:rFonts w:ascii="Times New Roman" w:hAnsi="Times New Roman" w:cs="Times New Roman"/>
                <w:b/>
                <w:bCs/>
              </w:rPr>
              <w:t>:</w:t>
            </w:r>
            <w:r w:rsidRPr="000311AE">
              <w:rPr>
                <w:rFonts w:ascii="Times New Roman" w:hAnsi="Times New Roman" w:cs="Times New Roman"/>
              </w:rPr>
              <w:t xml:space="preserve"> UR 04 (Переглядати каталог фільмів і серіалів)</w:t>
            </w:r>
          </w:p>
          <w:p w14:paraId="426352FD" w14:textId="77777777" w:rsidR="00AD15A8" w:rsidRDefault="0000231F" w:rsidP="004375E2">
            <w:pPr>
              <w:spacing w:line="240" w:lineRule="auto"/>
              <w:jc w:val="both"/>
              <w:rPr>
                <w:rFonts w:ascii="Times New Roman" w:hAnsi="Times New Roman" w:cs="Times New Roman"/>
                <w:lang w:val="en-US"/>
              </w:rPr>
            </w:pPr>
            <w:proofErr w:type="spellStart"/>
            <w:r w:rsidRPr="000311AE">
              <w:rPr>
                <w:rFonts w:ascii="Times New Roman" w:hAnsi="Times New Roman" w:cs="Times New Roman"/>
                <w:b/>
                <w:bCs/>
              </w:rPr>
              <w:t>Functional</w:t>
            </w:r>
            <w:proofErr w:type="spellEnd"/>
            <w:r w:rsidRPr="000311AE">
              <w:rPr>
                <w:rFonts w:ascii="Times New Roman" w:hAnsi="Times New Roman" w:cs="Times New Roman"/>
                <w:b/>
                <w:bCs/>
              </w:rPr>
              <w:t xml:space="preserve"> </w:t>
            </w:r>
            <w:proofErr w:type="spellStart"/>
            <w:r w:rsidRPr="000311AE">
              <w:rPr>
                <w:rFonts w:ascii="Times New Roman" w:hAnsi="Times New Roman" w:cs="Times New Roman"/>
                <w:b/>
                <w:bCs/>
              </w:rPr>
              <w:t>Requirements</w:t>
            </w:r>
            <w:proofErr w:type="spellEnd"/>
            <w:r w:rsidRPr="000311AE">
              <w:rPr>
                <w:rFonts w:ascii="Times New Roman" w:hAnsi="Times New Roman" w:cs="Times New Roman"/>
                <w:b/>
                <w:bCs/>
              </w:rPr>
              <w:t>:</w:t>
            </w:r>
            <w:r w:rsidRPr="000311AE">
              <w:rPr>
                <w:rFonts w:ascii="Times New Roman" w:hAnsi="Times New Roman" w:cs="Times New Roman"/>
              </w:rPr>
              <w:t xml:space="preserve"> FR 08 (Каталог з фільтрами - відображати каталог з можливістю сортування за жанром, рейтингом, роком), FR 10 (Адаптивний дизайн для мобільних, планшетів, ПК)</w:t>
            </w:r>
          </w:p>
          <w:p w14:paraId="24D17A64" w14:textId="77777777" w:rsidR="00AD15A8" w:rsidRDefault="0000231F" w:rsidP="004375E2">
            <w:pPr>
              <w:spacing w:line="240" w:lineRule="auto"/>
              <w:jc w:val="both"/>
              <w:rPr>
                <w:rFonts w:ascii="Times New Roman" w:hAnsi="Times New Roman" w:cs="Times New Roman"/>
                <w:lang w:val="en-US"/>
              </w:rPr>
            </w:pPr>
            <w:proofErr w:type="spellStart"/>
            <w:r w:rsidRPr="000311AE">
              <w:rPr>
                <w:rFonts w:ascii="Times New Roman" w:hAnsi="Times New Roman" w:cs="Times New Roman"/>
                <w:b/>
                <w:bCs/>
              </w:rPr>
              <w:t>High-Level</w:t>
            </w:r>
            <w:proofErr w:type="spellEnd"/>
            <w:r w:rsidRPr="000311AE">
              <w:rPr>
                <w:rFonts w:ascii="Times New Roman" w:hAnsi="Times New Roman" w:cs="Times New Roman"/>
                <w:b/>
                <w:bCs/>
              </w:rPr>
              <w:t xml:space="preserve"> </w:t>
            </w:r>
            <w:proofErr w:type="spellStart"/>
            <w:r w:rsidRPr="000311AE">
              <w:rPr>
                <w:rFonts w:ascii="Times New Roman" w:hAnsi="Times New Roman" w:cs="Times New Roman"/>
                <w:b/>
                <w:bCs/>
              </w:rPr>
              <w:t>Requirements</w:t>
            </w:r>
            <w:proofErr w:type="spellEnd"/>
            <w:r w:rsidRPr="000311AE">
              <w:rPr>
                <w:rFonts w:ascii="Times New Roman" w:hAnsi="Times New Roman" w:cs="Times New Roman"/>
                <w:b/>
                <w:bCs/>
              </w:rPr>
              <w:t>:</w:t>
            </w:r>
            <w:r w:rsidRPr="000311AE">
              <w:rPr>
                <w:rFonts w:ascii="Times New Roman" w:hAnsi="Times New Roman" w:cs="Times New Roman"/>
              </w:rPr>
              <w:t xml:space="preserve"> HLR 03 (Надавати можливість переглядати та шукати контент), HLR 10 (Сучасний, зручний інтерфейс)</w:t>
            </w:r>
          </w:p>
          <w:p w14:paraId="76BA8668" w14:textId="77737EB9" w:rsidR="0000231F" w:rsidRPr="000311AE" w:rsidRDefault="0000231F" w:rsidP="004375E2">
            <w:pPr>
              <w:spacing w:line="240" w:lineRule="auto"/>
              <w:jc w:val="both"/>
              <w:rPr>
                <w:rFonts w:ascii="Times New Roman" w:hAnsi="Times New Roman" w:cs="Times New Roman"/>
              </w:rPr>
            </w:pPr>
            <w:proofErr w:type="spellStart"/>
            <w:r w:rsidRPr="000311AE">
              <w:rPr>
                <w:rFonts w:ascii="Times New Roman" w:hAnsi="Times New Roman" w:cs="Times New Roman"/>
                <w:b/>
                <w:bCs/>
              </w:rPr>
              <w:t>User</w:t>
            </w:r>
            <w:proofErr w:type="spellEnd"/>
            <w:r w:rsidRPr="000311AE">
              <w:rPr>
                <w:rFonts w:ascii="Times New Roman" w:hAnsi="Times New Roman" w:cs="Times New Roman"/>
                <w:b/>
                <w:bCs/>
              </w:rPr>
              <w:t xml:space="preserve"> </w:t>
            </w:r>
            <w:proofErr w:type="spellStart"/>
            <w:r w:rsidRPr="000311AE">
              <w:rPr>
                <w:rFonts w:ascii="Times New Roman" w:hAnsi="Times New Roman" w:cs="Times New Roman"/>
                <w:b/>
                <w:bCs/>
              </w:rPr>
              <w:t>Story</w:t>
            </w:r>
            <w:proofErr w:type="spellEnd"/>
            <w:r w:rsidRPr="000311AE">
              <w:rPr>
                <w:rFonts w:ascii="Times New Roman" w:hAnsi="Times New Roman" w:cs="Times New Roman"/>
                <w:b/>
                <w:bCs/>
              </w:rPr>
              <w:t>:</w:t>
            </w:r>
            <w:r w:rsidRPr="000311AE">
              <w:rPr>
                <w:rFonts w:ascii="Times New Roman" w:hAnsi="Times New Roman" w:cs="Times New Roman"/>
              </w:rPr>
              <w:t xml:space="preserve"> US 4 (Перегляд каталогу контенту)</w:t>
            </w:r>
          </w:p>
        </w:tc>
      </w:tr>
      <w:tr w:rsidR="0000231F" w:rsidRPr="000311AE" w14:paraId="3A3A602E" w14:textId="77777777" w:rsidTr="00271F70">
        <w:tc>
          <w:tcPr>
            <w:tcW w:w="0" w:type="auto"/>
            <w:hideMark/>
          </w:tcPr>
          <w:p w14:paraId="1A75A7E6"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t>Передумови (початковий стан)</w:t>
            </w:r>
          </w:p>
        </w:tc>
        <w:tc>
          <w:tcPr>
            <w:tcW w:w="0" w:type="auto"/>
            <w:hideMark/>
          </w:tcPr>
          <w:p w14:paraId="61159CD7" w14:textId="0D02BBAF" w:rsidR="005D2CB3" w:rsidRPr="00FB7226" w:rsidRDefault="0000231F" w:rsidP="00FB7226">
            <w:pPr>
              <w:pStyle w:val="a9"/>
              <w:numPr>
                <w:ilvl w:val="0"/>
                <w:numId w:val="73"/>
              </w:numPr>
              <w:spacing w:line="240" w:lineRule="auto"/>
              <w:ind w:left="371"/>
              <w:jc w:val="both"/>
              <w:rPr>
                <w:rFonts w:ascii="Times New Roman" w:hAnsi="Times New Roman" w:cs="Times New Roman"/>
                <w:lang w:val="en-US"/>
              </w:rPr>
            </w:pPr>
            <w:r w:rsidRPr="00FB7226">
              <w:rPr>
                <w:rFonts w:ascii="Times New Roman" w:hAnsi="Times New Roman" w:cs="Times New Roman"/>
              </w:rPr>
              <w:t xml:space="preserve">Система </w:t>
            </w:r>
            <w:proofErr w:type="spellStart"/>
            <w:r w:rsidRPr="00FB7226">
              <w:rPr>
                <w:rFonts w:ascii="Times New Roman" w:hAnsi="Times New Roman" w:cs="Times New Roman"/>
              </w:rPr>
              <w:t>Cinecloud</w:t>
            </w:r>
            <w:proofErr w:type="spellEnd"/>
            <w:r w:rsidRPr="00FB7226">
              <w:rPr>
                <w:rFonts w:ascii="Times New Roman" w:hAnsi="Times New Roman" w:cs="Times New Roman"/>
              </w:rPr>
              <w:t xml:space="preserve"> доступна та функціонує</w:t>
            </w:r>
          </w:p>
          <w:p w14:paraId="7C504159" w14:textId="6D1B887D" w:rsidR="005D2CB3" w:rsidRPr="00FB7226" w:rsidRDefault="0000231F" w:rsidP="00FB7226">
            <w:pPr>
              <w:pStyle w:val="a9"/>
              <w:numPr>
                <w:ilvl w:val="0"/>
                <w:numId w:val="73"/>
              </w:numPr>
              <w:spacing w:line="240" w:lineRule="auto"/>
              <w:ind w:left="371"/>
              <w:jc w:val="both"/>
              <w:rPr>
                <w:rFonts w:ascii="Times New Roman" w:hAnsi="Times New Roman" w:cs="Times New Roman"/>
                <w:lang w:val="en-US"/>
              </w:rPr>
            </w:pPr>
            <w:r w:rsidRPr="00FB7226">
              <w:rPr>
                <w:rFonts w:ascii="Times New Roman" w:hAnsi="Times New Roman" w:cs="Times New Roman"/>
              </w:rPr>
              <w:t>База даних контенту заповнена фільмами та серіалами з метаданими</w:t>
            </w:r>
          </w:p>
          <w:p w14:paraId="5D021085" w14:textId="7D40B000" w:rsidR="005D2CB3" w:rsidRPr="00FB7226" w:rsidRDefault="0000231F" w:rsidP="00FB7226">
            <w:pPr>
              <w:pStyle w:val="a9"/>
              <w:numPr>
                <w:ilvl w:val="0"/>
                <w:numId w:val="73"/>
              </w:numPr>
              <w:spacing w:line="240" w:lineRule="auto"/>
              <w:ind w:left="371"/>
              <w:jc w:val="both"/>
              <w:rPr>
                <w:rFonts w:ascii="Times New Roman" w:hAnsi="Times New Roman" w:cs="Times New Roman"/>
                <w:lang w:val="en-US"/>
              </w:rPr>
            </w:pPr>
            <w:r w:rsidRPr="00FB7226">
              <w:rPr>
                <w:rFonts w:ascii="Times New Roman" w:hAnsi="Times New Roman" w:cs="Times New Roman"/>
              </w:rPr>
              <w:t xml:space="preserve">Зображення </w:t>
            </w:r>
            <w:proofErr w:type="spellStart"/>
            <w:r w:rsidRPr="00FB7226">
              <w:rPr>
                <w:rFonts w:ascii="Times New Roman" w:hAnsi="Times New Roman" w:cs="Times New Roman"/>
              </w:rPr>
              <w:t>постерів</w:t>
            </w:r>
            <w:proofErr w:type="spellEnd"/>
            <w:r w:rsidRPr="00FB7226">
              <w:rPr>
                <w:rFonts w:ascii="Times New Roman" w:hAnsi="Times New Roman" w:cs="Times New Roman"/>
              </w:rPr>
              <w:t xml:space="preserve"> завантажені та доступні через CDN</w:t>
            </w:r>
          </w:p>
          <w:p w14:paraId="13A07059" w14:textId="7D4B5310" w:rsidR="005D2CB3" w:rsidRPr="00FB7226" w:rsidRDefault="0000231F" w:rsidP="00FB7226">
            <w:pPr>
              <w:pStyle w:val="a9"/>
              <w:numPr>
                <w:ilvl w:val="0"/>
                <w:numId w:val="73"/>
              </w:numPr>
              <w:spacing w:line="240" w:lineRule="auto"/>
              <w:ind w:left="371"/>
              <w:jc w:val="both"/>
              <w:rPr>
                <w:rFonts w:ascii="Times New Roman" w:hAnsi="Times New Roman" w:cs="Times New Roman"/>
                <w:lang w:val="en-US"/>
              </w:rPr>
            </w:pPr>
            <w:r w:rsidRPr="00FB7226">
              <w:rPr>
                <w:rFonts w:ascii="Times New Roman" w:hAnsi="Times New Roman" w:cs="Times New Roman"/>
              </w:rPr>
              <w:t>Система фільтрації та сортування активна</w:t>
            </w:r>
          </w:p>
          <w:p w14:paraId="2EB6E9F6" w14:textId="6B6B2FEC" w:rsidR="0000231F" w:rsidRPr="00FB7226" w:rsidRDefault="0000231F" w:rsidP="00FB7226">
            <w:pPr>
              <w:pStyle w:val="a9"/>
              <w:numPr>
                <w:ilvl w:val="0"/>
                <w:numId w:val="73"/>
              </w:numPr>
              <w:spacing w:line="240" w:lineRule="auto"/>
              <w:ind w:left="371"/>
              <w:jc w:val="both"/>
              <w:rPr>
                <w:rFonts w:ascii="Times New Roman" w:hAnsi="Times New Roman" w:cs="Times New Roman"/>
              </w:rPr>
            </w:pPr>
            <w:r w:rsidRPr="00FB7226">
              <w:rPr>
                <w:rFonts w:ascii="Times New Roman" w:hAnsi="Times New Roman" w:cs="Times New Roman"/>
              </w:rPr>
              <w:t>Адаптивний інтерфейс підтримує різні пристрої згідно US 4 (критерій 5)</w:t>
            </w:r>
          </w:p>
        </w:tc>
      </w:tr>
      <w:tr w:rsidR="0000231F" w:rsidRPr="000311AE" w14:paraId="3BD60B88" w14:textId="77777777" w:rsidTr="00271F70">
        <w:tc>
          <w:tcPr>
            <w:tcW w:w="0" w:type="auto"/>
            <w:hideMark/>
          </w:tcPr>
          <w:p w14:paraId="6C888812"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t>Тригер</w:t>
            </w:r>
          </w:p>
        </w:tc>
        <w:tc>
          <w:tcPr>
            <w:tcW w:w="0" w:type="auto"/>
            <w:hideMark/>
          </w:tcPr>
          <w:p w14:paraId="4CD8FFB1"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rPr>
              <w:t xml:space="preserve">Користувач переходить на головну сторінку </w:t>
            </w:r>
            <w:proofErr w:type="spellStart"/>
            <w:r w:rsidRPr="000311AE">
              <w:rPr>
                <w:rFonts w:ascii="Times New Roman" w:hAnsi="Times New Roman" w:cs="Times New Roman"/>
              </w:rPr>
              <w:t>Cinecloud</w:t>
            </w:r>
            <w:proofErr w:type="spellEnd"/>
            <w:r w:rsidRPr="000311AE">
              <w:rPr>
                <w:rFonts w:ascii="Times New Roman" w:hAnsi="Times New Roman" w:cs="Times New Roman"/>
              </w:rPr>
              <w:t>, обирає розділ "Каталог", "Фільми" або "Серіали" у головному меню, або натискає на категорію жанру</w:t>
            </w:r>
          </w:p>
        </w:tc>
      </w:tr>
      <w:tr w:rsidR="0000231F" w:rsidRPr="000311AE" w14:paraId="6BDE8203" w14:textId="77777777" w:rsidTr="00271F70">
        <w:tc>
          <w:tcPr>
            <w:tcW w:w="0" w:type="auto"/>
            <w:hideMark/>
          </w:tcPr>
          <w:p w14:paraId="1D853F45"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t>Результат (</w:t>
            </w:r>
            <w:proofErr w:type="spellStart"/>
            <w:r w:rsidRPr="000311AE">
              <w:rPr>
                <w:rFonts w:ascii="Times New Roman" w:hAnsi="Times New Roman" w:cs="Times New Roman"/>
                <w:b/>
                <w:bCs/>
              </w:rPr>
              <w:t>післяумова</w:t>
            </w:r>
            <w:proofErr w:type="spellEnd"/>
            <w:r w:rsidRPr="000311AE">
              <w:rPr>
                <w:rFonts w:ascii="Times New Roman" w:hAnsi="Times New Roman" w:cs="Times New Roman"/>
                <w:b/>
                <w:bCs/>
              </w:rPr>
              <w:t>)</w:t>
            </w:r>
          </w:p>
        </w:tc>
        <w:tc>
          <w:tcPr>
            <w:tcW w:w="0" w:type="auto"/>
            <w:hideMark/>
          </w:tcPr>
          <w:p w14:paraId="32CA0F54" w14:textId="77777777" w:rsidR="005D2CB3" w:rsidRDefault="0000231F" w:rsidP="004375E2">
            <w:pPr>
              <w:spacing w:line="240" w:lineRule="auto"/>
              <w:jc w:val="both"/>
              <w:rPr>
                <w:rFonts w:ascii="Times New Roman" w:hAnsi="Times New Roman" w:cs="Times New Roman"/>
                <w:lang w:val="en-US"/>
              </w:rPr>
            </w:pPr>
            <w:r w:rsidRPr="000311AE">
              <w:rPr>
                <w:rFonts w:ascii="Times New Roman" w:hAnsi="Times New Roman" w:cs="Times New Roman"/>
                <w:b/>
                <w:bCs/>
              </w:rPr>
              <w:t>Успішний сценарій:</w:t>
            </w:r>
            <w:r w:rsidRPr="000311AE">
              <w:rPr>
                <w:rFonts w:ascii="Times New Roman" w:hAnsi="Times New Roman" w:cs="Times New Roman"/>
              </w:rPr>
              <w:t xml:space="preserve"> Каталог контенту відображається у вигляді карток з візуальними </w:t>
            </w:r>
            <w:proofErr w:type="spellStart"/>
            <w:r w:rsidRPr="000311AE">
              <w:rPr>
                <w:rFonts w:ascii="Times New Roman" w:hAnsi="Times New Roman" w:cs="Times New Roman"/>
              </w:rPr>
              <w:t>превью</w:t>
            </w:r>
            <w:proofErr w:type="spellEnd"/>
            <w:r w:rsidRPr="000311AE">
              <w:rPr>
                <w:rFonts w:ascii="Times New Roman" w:hAnsi="Times New Roman" w:cs="Times New Roman"/>
              </w:rPr>
              <w:t xml:space="preserve"> згідно US 4 (критерій 1), кожна картка містить ключову інформацію згідно US 4 (критерій 2) (</w:t>
            </w:r>
            <w:proofErr w:type="spellStart"/>
            <w:r w:rsidRPr="000311AE">
              <w:rPr>
                <w:rFonts w:ascii="Times New Roman" w:hAnsi="Times New Roman" w:cs="Times New Roman"/>
              </w:rPr>
              <w:t>постер</w:t>
            </w:r>
            <w:proofErr w:type="spellEnd"/>
            <w:r w:rsidRPr="000311AE">
              <w:rPr>
                <w:rFonts w:ascii="Times New Roman" w:hAnsi="Times New Roman" w:cs="Times New Roman"/>
              </w:rPr>
              <w:t xml:space="preserve">, назву, рейтинг, жанр, рік, тривалість), застосовані фільтри та сортування працюють </w:t>
            </w:r>
            <w:proofErr w:type="spellStart"/>
            <w:r w:rsidRPr="000311AE">
              <w:rPr>
                <w:rFonts w:ascii="Times New Roman" w:hAnsi="Times New Roman" w:cs="Times New Roman"/>
              </w:rPr>
              <w:t>коректно</w:t>
            </w:r>
            <w:proofErr w:type="spellEnd"/>
            <w:r w:rsidRPr="000311AE">
              <w:rPr>
                <w:rFonts w:ascii="Times New Roman" w:hAnsi="Times New Roman" w:cs="Times New Roman"/>
              </w:rPr>
              <w:t xml:space="preserve"> згідно US 4 (критерій 3), пагінація реалізована з 20 елементами на сторінку згідно US 4 (критерій 4), інтерфейс адаптований під розмір екрану користувача</w:t>
            </w:r>
          </w:p>
          <w:p w14:paraId="780A333A" w14:textId="77777777" w:rsidR="005D2CB3" w:rsidRDefault="0000231F" w:rsidP="004375E2">
            <w:pPr>
              <w:spacing w:line="240" w:lineRule="auto"/>
              <w:jc w:val="both"/>
              <w:rPr>
                <w:rFonts w:ascii="Times New Roman" w:hAnsi="Times New Roman" w:cs="Times New Roman"/>
                <w:lang w:val="en-US"/>
              </w:rPr>
            </w:pPr>
            <w:r w:rsidRPr="000311AE">
              <w:rPr>
                <w:rFonts w:ascii="Times New Roman" w:hAnsi="Times New Roman" w:cs="Times New Roman"/>
                <w:b/>
                <w:bCs/>
              </w:rPr>
              <w:lastRenderedPageBreak/>
              <w:t>Альтернативний сценарій:</w:t>
            </w:r>
            <w:r w:rsidRPr="000311AE">
              <w:rPr>
                <w:rFonts w:ascii="Times New Roman" w:hAnsi="Times New Roman" w:cs="Times New Roman"/>
              </w:rPr>
              <w:t xml:space="preserve"> Застосовані специфічні фільтри (жанр, рік, рейтинг), каталог відображає відфільтровані результати, порожній результат показує відповідне повідомлення</w:t>
            </w:r>
          </w:p>
          <w:p w14:paraId="1BD8EBE5" w14:textId="0CBADF03"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t>Негативний сценарій:</w:t>
            </w:r>
            <w:r w:rsidRPr="000311AE">
              <w:rPr>
                <w:rFonts w:ascii="Times New Roman" w:hAnsi="Times New Roman" w:cs="Times New Roman"/>
              </w:rPr>
              <w:t xml:space="preserve"> Контент не завантажується через технічні проблеми, користувач бачить інформативне повідомлення про помилку, система </w:t>
            </w:r>
            <w:proofErr w:type="spellStart"/>
            <w:r w:rsidRPr="000311AE">
              <w:rPr>
                <w:rFonts w:ascii="Times New Roman" w:hAnsi="Times New Roman" w:cs="Times New Roman"/>
              </w:rPr>
              <w:t>логує</w:t>
            </w:r>
            <w:proofErr w:type="spellEnd"/>
            <w:r w:rsidRPr="000311AE">
              <w:rPr>
                <w:rFonts w:ascii="Times New Roman" w:hAnsi="Times New Roman" w:cs="Times New Roman"/>
              </w:rPr>
              <w:t xml:space="preserve"> проблему</w:t>
            </w:r>
          </w:p>
        </w:tc>
      </w:tr>
      <w:tr w:rsidR="0000231F" w:rsidRPr="000311AE" w14:paraId="111187EF" w14:textId="77777777" w:rsidTr="00271F70">
        <w:tc>
          <w:tcPr>
            <w:tcW w:w="0" w:type="auto"/>
            <w:hideMark/>
          </w:tcPr>
          <w:p w14:paraId="522E946A"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lastRenderedPageBreak/>
              <w:t>Основний успішний сценарій</w:t>
            </w:r>
          </w:p>
        </w:tc>
        <w:tc>
          <w:tcPr>
            <w:tcW w:w="0" w:type="auto"/>
            <w:hideMark/>
          </w:tcPr>
          <w:p w14:paraId="546064BF" w14:textId="77A61568" w:rsidR="00C0311E" w:rsidRPr="00C0311E" w:rsidRDefault="0000231F" w:rsidP="00C0311E">
            <w:pPr>
              <w:pStyle w:val="a9"/>
              <w:numPr>
                <w:ilvl w:val="0"/>
                <w:numId w:val="75"/>
              </w:numPr>
              <w:spacing w:line="240" w:lineRule="auto"/>
              <w:ind w:left="371"/>
              <w:jc w:val="both"/>
              <w:rPr>
                <w:rFonts w:ascii="Times New Roman" w:hAnsi="Times New Roman" w:cs="Times New Roman"/>
                <w:lang w:val="en-US"/>
              </w:rPr>
            </w:pPr>
            <w:r w:rsidRPr="00C0311E">
              <w:rPr>
                <w:rFonts w:ascii="Times New Roman" w:hAnsi="Times New Roman" w:cs="Times New Roman"/>
              </w:rPr>
              <w:t xml:space="preserve">Користувач відкриває головну сторінку </w:t>
            </w:r>
            <w:proofErr w:type="spellStart"/>
            <w:r w:rsidRPr="00C0311E">
              <w:rPr>
                <w:rFonts w:ascii="Times New Roman" w:hAnsi="Times New Roman" w:cs="Times New Roman"/>
              </w:rPr>
              <w:t>Cinecloud</w:t>
            </w:r>
            <w:proofErr w:type="spellEnd"/>
            <w:r w:rsidRPr="00C0311E">
              <w:rPr>
                <w:rFonts w:ascii="Times New Roman" w:hAnsi="Times New Roman" w:cs="Times New Roman"/>
              </w:rPr>
              <w:t xml:space="preserve"> або натискає на розділ "Каталог" у головному меню</w:t>
            </w:r>
          </w:p>
          <w:p w14:paraId="38C02EE9" w14:textId="42EDFAEC" w:rsidR="00C0311E" w:rsidRPr="00C0311E" w:rsidRDefault="0000231F" w:rsidP="00C0311E">
            <w:pPr>
              <w:pStyle w:val="a9"/>
              <w:numPr>
                <w:ilvl w:val="0"/>
                <w:numId w:val="75"/>
              </w:numPr>
              <w:spacing w:line="240" w:lineRule="auto"/>
              <w:ind w:left="371"/>
              <w:jc w:val="both"/>
              <w:rPr>
                <w:rFonts w:ascii="Times New Roman" w:hAnsi="Times New Roman" w:cs="Times New Roman"/>
                <w:lang w:val="en-US"/>
              </w:rPr>
            </w:pPr>
            <w:r w:rsidRPr="00C0311E">
              <w:rPr>
                <w:rFonts w:ascii="Times New Roman" w:hAnsi="Times New Roman" w:cs="Times New Roman"/>
              </w:rPr>
              <w:t>Система завантажує перші 20 елементів контенту з бази даних згідно US 4 (критерій 4) відсортованих за популярністю або датою додавання</w:t>
            </w:r>
          </w:p>
          <w:p w14:paraId="56C624E3" w14:textId="4AF9ED65" w:rsidR="00C0311E" w:rsidRPr="00C0311E" w:rsidRDefault="0000231F" w:rsidP="00C0311E">
            <w:pPr>
              <w:pStyle w:val="a9"/>
              <w:numPr>
                <w:ilvl w:val="0"/>
                <w:numId w:val="75"/>
              </w:numPr>
              <w:spacing w:line="240" w:lineRule="auto"/>
              <w:ind w:left="371"/>
              <w:jc w:val="both"/>
              <w:rPr>
                <w:rFonts w:ascii="Times New Roman" w:hAnsi="Times New Roman" w:cs="Times New Roman"/>
                <w:lang w:val="en-US"/>
              </w:rPr>
            </w:pPr>
            <w:r w:rsidRPr="00C0311E">
              <w:rPr>
                <w:rFonts w:ascii="Times New Roman" w:hAnsi="Times New Roman" w:cs="Times New Roman"/>
              </w:rPr>
              <w:t xml:space="preserve">Система відображає каталог у вигляді сітки карток контенту згідно US 4 (критерій 1) з візуальними </w:t>
            </w:r>
            <w:proofErr w:type="spellStart"/>
            <w:r w:rsidRPr="00C0311E">
              <w:rPr>
                <w:rFonts w:ascii="Times New Roman" w:hAnsi="Times New Roman" w:cs="Times New Roman"/>
              </w:rPr>
              <w:t>превью-постерами</w:t>
            </w:r>
            <w:proofErr w:type="spellEnd"/>
          </w:p>
          <w:p w14:paraId="236798ED" w14:textId="2EA0EEFE" w:rsidR="00C0311E" w:rsidRPr="00C0311E" w:rsidRDefault="0000231F" w:rsidP="00C0311E">
            <w:pPr>
              <w:pStyle w:val="a9"/>
              <w:numPr>
                <w:ilvl w:val="0"/>
                <w:numId w:val="75"/>
              </w:numPr>
              <w:spacing w:line="240" w:lineRule="auto"/>
              <w:ind w:left="371"/>
              <w:jc w:val="both"/>
              <w:rPr>
                <w:rFonts w:ascii="Times New Roman" w:hAnsi="Times New Roman" w:cs="Times New Roman"/>
                <w:lang w:val="en-US"/>
              </w:rPr>
            </w:pPr>
            <w:r w:rsidRPr="00C0311E">
              <w:rPr>
                <w:rFonts w:ascii="Times New Roman" w:hAnsi="Times New Roman" w:cs="Times New Roman"/>
              </w:rPr>
              <w:t xml:space="preserve">Кожна картка містить згідно US 4 (критерій 2): </w:t>
            </w:r>
            <w:proofErr w:type="spellStart"/>
            <w:r w:rsidRPr="00C0311E">
              <w:rPr>
                <w:rFonts w:ascii="Times New Roman" w:hAnsi="Times New Roman" w:cs="Times New Roman"/>
              </w:rPr>
              <w:t>постер</w:t>
            </w:r>
            <w:proofErr w:type="spellEnd"/>
            <w:r w:rsidRPr="00C0311E">
              <w:rPr>
                <w:rFonts w:ascii="Times New Roman" w:hAnsi="Times New Roman" w:cs="Times New Roman"/>
              </w:rPr>
              <w:t xml:space="preserve"> фільму/серіалу у високій якості, назву, рейтинг користувачів (зірки або числовий), жанр (1-2 основних), рік випуску, тривалість (для фільмів) або кількість сезонів (для серіалів)</w:t>
            </w:r>
          </w:p>
          <w:p w14:paraId="68EED733" w14:textId="30587F18" w:rsidR="00C0311E" w:rsidRPr="00C0311E" w:rsidRDefault="0000231F" w:rsidP="00C0311E">
            <w:pPr>
              <w:pStyle w:val="a9"/>
              <w:numPr>
                <w:ilvl w:val="0"/>
                <w:numId w:val="75"/>
              </w:numPr>
              <w:spacing w:line="240" w:lineRule="auto"/>
              <w:ind w:left="371"/>
              <w:jc w:val="both"/>
              <w:rPr>
                <w:rFonts w:ascii="Times New Roman" w:hAnsi="Times New Roman" w:cs="Times New Roman"/>
                <w:lang w:val="en-US"/>
              </w:rPr>
            </w:pPr>
            <w:r w:rsidRPr="00C0311E">
              <w:rPr>
                <w:rFonts w:ascii="Times New Roman" w:hAnsi="Times New Roman" w:cs="Times New Roman"/>
              </w:rPr>
              <w:t>Система відображає панель фільтрації зліва або зверху з опціями згідно FR 08 та US 4 (критерій 3): жанр (</w:t>
            </w:r>
            <w:proofErr w:type="spellStart"/>
            <w:r w:rsidRPr="00C0311E">
              <w:rPr>
                <w:rFonts w:ascii="Times New Roman" w:hAnsi="Times New Roman" w:cs="Times New Roman"/>
              </w:rPr>
              <w:t>dropdown</w:t>
            </w:r>
            <w:proofErr w:type="spellEnd"/>
            <w:r w:rsidRPr="00C0311E">
              <w:rPr>
                <w:rFonts w:ascii="Times New Roman" w:hAnsi="Times New Roman" w:cs="Times New Roman"/>
              </w:rPr>
              <w:t xml:space="preserve"> з множинним вибором), рік випуску (</w:t>
            </w:r>
            <w:proofErr w:type="spellStart"/>
            <w:r w:rsidRPr="00C0311E">
              <w:rPr>
                <w:rFonts w:ascii="Times New Roman" w:hAnsi="Times New Roman" w:cs="Times New Roman"/>
              </w:rPr>
              <w:t>range</w:t>
            </w:r>
            <w:proofErr w:type="spellEnd"/>
            <w:r w:rsidRPr="00C0311E">
              <w:rPr>
                <w:rFonts w:ascii="Times New Roman" w:hAnsi="Times New Roman" w:cs="Times New Roman"/>
              </w:rPr>
              <w:t xml:space="preserve"> </w:t>
            </w:r>
            <w:proofErr w:type="spellStart"/>
            <w:r w:rsidRPr="00C0311E">
              <w:rPr>
                <w:rFonts w:ascii="Times New Roman" w:hAnsi="Times New Roman" w:cs="Times New Roman"/>
              </w:rPr>
              <w:t>slider</w:t>
            </w:r>
            <w:proofErr w:type="spellEnd"/>
            <w:r w:rsidRPr="00C0311E">
              <w:rPr>
                <w:rFonts w:ascii="Times New Roman" w:hAnsi="Times New Roman" w:cs="Times New Roman"/>
              </w:rPr>
              <w:t>), рейтинг (мінімальний), тип контенту (фільми/серіали/все), країна виробництва, мова озвучення/субтитрів</w:t>
            </w:r>
          </w:p>
          <w:p w14:paraId="7AA5765C" w14:textId="065EF942" w:rsidR="00C0311E" w:rsidRPr="00C0311E" w:rsidRDefault="0000231F" w:rsidP="00C0311E">
            <w:pPr>
              <w:pStyle w:val="a9"/>
              <w:numPr>
                <w:ilvl w:val="0"/>
                <w:numId w:val="75"/>
              </w:numPr>
              <w:spacing w:line="240" w:lineRule="auto"/>
              <w:ind w:left="371"/>
              <w:jc w:val="both"/>
              <w:rPr>
                <w:rFonts w:ascii="Times New Roman" w:hAnsi="Times New Roman" w:cs="Times New Roman"/>
                <w:lang w:val="en-US"/>
              </w:rPr>
            </w:pPr>
            <w:r w:rsidRPr="00C0311E">
              <w:rPr>
                <w:rFonts w:ascii="Times New Roman" w:hAnsi="Times New Roman" w:cs="Times New Roman"/>
              </w:rPr>
              <w:t>Система відображає опції сортування згідно FR 08: за популярністю, за рейтингом (від високого до низького), за датою додавання (новинки спочатку), за назвою (А-Я), за роком випуску (від нових до старих)</w:t>
            </w:r>
          </w:p>
          <w:p w14:paraId="52BE1934" w14:textId="79B684DF" w:rsidR="00C0311E" w:rsidRPr="00C0311E" w:rsidRDefault="0000231F" w:rsidP="00C0311E">
            <w:pPr>
              <w:pStyle w:val="a9"/>
              <w:numPr>
                <w:ilvl w:val="0"/>
                <w:numId w:val="75"/>
              </w:numPr>
              <w:spacing w:line="240" w:lineRule="auto"/>
              <w:ind w:left="371"/>
              <w:jc w:val="both"/>
              <w:rPr>
                <w:rFonts w:ascii="Times New Roman" w:hAnsi="Times New Roman" w:cs="Times New Roman"/>
                <w:lang w:val="en-US"/>
              </w:rPr>
            </w:pPr>
            <w:r w:rsidRPr="00C0311E">
              <w:rPr>
                <w:rFonts w:ascii="Times New Roman" w:hAnsi="Times New Roman" w:cs="Times New Roman"/>
              </w:rPr>
              <w:t>Користувач переглядає відображені картки контенту, скролячи сторінку вниз</w:t>
            </w:r>
          </w:p>
          <w:p w14:paraId="0B7275BC" w14:textId="656204EE" w:rsidR="00C0311E" w:rsidRPr="00C0311E" w:rsidRDefault="0000231F" w:rsidP="00C0311E">
            <w:pPr>
              <w:pStyle w:val="a9"/>
              <w:numPr>
                <w:ilvl w:val="0"/>
                <w:numId w:val="75"/>
              </w:numPr>
              <w:spacing w:line="240" w:lineRule="auto"/>
              <w:ind w:left="371"/>
              <w:jc w:val="both"/>
              <w:rPr>
                <w:rFonts w:ascii="Times New Roman" w:hAnsi="Times New Roman" w:cs="Times New Roman"/>
                <w:lang w:val="en-US"/>
              </w:rPr>
            </w:pPr>
            <w:r w:rsidRPr="00C0311E">
              <w:rPr>
                <w:rFonts w:ascii="Times New Roman" w:hAnsi="Times New Roman" w:cs="Times New Roman"/>
              </w:rPr>
              <w:t>При досягненні кінця першої сторінки (20 елементів) система відображає пагінацію: номери сторінок (1, 2, 3...), кнопки "Наступна" та "Попередня"</w:t>
            </w:r>
          </w:p>
          <w:p w14:paraId="4F0A63CD" w14:textId="7451174B" w:rsidR="00C0311E" w:rsidRPr="00C0311E" w:rsidRDefault="0000231F" w:rsidP="00C0311E">
            <w:pPr>
              <w:pStyle w:val="a9"/>
              <w:numPr>
                <w:ilvl w:val="0"/>
                <w:numId w:val="75"/>
              </w:numPr>
              <w:spacing w:line="240" w:lineRule="auto"/>
              <w:ind w:left="371"/>
              <w:jc w:val="both"/>
              <w:rPr>
                <w:rFonts w:ascii="Times New Roman" w:hAnsi="Times New Roman" w:cs="Times New Roman"/>
                <w:lang w:val="en-US"/>
              </w:rPr>
            </w:pPr>
            <w:r w:rsidRPr="00C0311E">
              <w:rPr>
                <w:rFonts w:ascii="Times New Roman" w:hAnsi="Times New Roman" w:cs="Times New Roman"/>
              </w:rPr>
              <w:t xml:space="preserve">Система автоматично </w:t>
            </w:r>
            <w:proofErr w:type="spellStart"/>
            <w:r w:rsidRPr="00C0311E">
              <w:rPr>
                <w:rFonts w:ascii="Times New Roman" w:hAnsi="Times New Roman" w:cs="Times New Roman"/>
              </w:rPr>
              <w:t>підвантажує</w:t>
            </w:r>
            <w:proofErr w:type="spellEnd"/>
            <w:r w:rsidRPr="00C0311E">
              <w:rPr>
                <w:rFonts w:ascii="Times New Roman" w:hAnsi="Times New Roman" w:cs="Times New Roman"/>
              </w:rPr>
              <w:t xml:space="preserve"> зображення </w:t>
            </w:r>
            <w:proofErr w:type="spellStart"/>
            <w:r w:rsidRPr="00C0311E">
              <w:rPr>
                <w:rFonts w:ascii="Times New Roman" w:hAnsi="Times New Roman" w:cs="Times New Roman"/>
              </w:rPr>
              <w:t>постерів</w:t>
            </w:r>
            <w:proofErr w:type="spellEnd"/>
            <w:r w:rsidRPr="00C0311E">
              <w:rPr>
                <w:rFonts w:ascii="Times New Roman" w:hAnsi="Times New Roman" w:cs="Times New Roman"/>
              </w:rPr>
              <w:t xml:space="preserve"> за допомогою </w:t>
            </w:r>
            <w:proofErr w:type="spellStart"/>
            <w:r w:rsidRPr="00C0311E">
              <w:rPr>
                <w:rFonts w:ascii="Times New Roman" w:hAnsi="Times New Roman" w:cs="Times New Roman"/>
              </w:rPr>
              <w:t>lazy</w:t>
            </w:r>
            <w:proofErr w:type="spellEnd"/>
            <w:r w:rsidRPr="00C0311E">
              <w:rPr>
                <w:rFonts w:ascii="Times New Roman" w:hAnsi="Times New Roman" w:cs="Times New Roman"/>
              </w:rPr>
              <w:t xml:space="preserve"> </w:t>
            </w:r>
            <w:proofErr w:type="spellStart"/>
            <w:r w:rsidRPr="00C0311E">
              <w:rPr>
                <w:rFonts w:ascii="Times New Roman" w:hAnsi="Times New Roman" w:cs="Times New Roman"/>
              </w:rPr>
              <w:t>loading</w:t>
            </w:r>
            <w:proofErr w:type="spellEnd"/>
            <w:r w:rsidRPr="00C0311E">
              <w:rPr>
                <w:rFonts w:ascii="Times New Roman" w:hAnsi="Times New Roman" w:cs="Times New Roman"/>
              </w:rPr>
              <w:t xml:space="preserve"> для оптимізації швидкості</w:t>
            </w:r>
          </w:p>
          <w:p w14:paraId="5A25EBC2" w14:textId="65A62875" w:rsidR="00C0311E" w:rsidRPr="00C0311E" w:rsidRDefault="0000231F" w:rsidP="00C0311E">
            <w:pPr>
              <w:pStyle w:val="a9"/>
              <w:numPr>
                <w:ilvl w:val="0"/>
                <w:numId w:val="75"/>
              </w:numPr>
              <w:spacing w:line="240" w:lineRule="auto"/>
              <w:ind w:left="371"/>
              <w:jc w:val="both"/>
              <w:rPr>
                <w:rFonts w:ascii="Times New Roman" w:hAnsi="Times New Roman" w:cs="Times New Roman"/>
                <w:lang w:val="en-US"/>
              </w:rPr>
            </w:pPr>
            <w:r w:rsidRPr="00C0311E">
              <w:rPr>
                <w:rFonts w:ascii="Times New Roman" w:hAnsi="Times New Roman" w:cs="Times New Roman"/>
              </w:rPr>
              <w:t>При наведенні курсору на картку (</w:t>
            </w:r>
            <w:proofErr w:type="spellStart"/>
            <w:r w:rsidRPr="00C0311E">
              <w:rPr>
                <w:rFonts w:ascii="Times New Roman" w:hAnsi="Times New Roman" w:cs="Times New Roman"/>
              </w:rPr>
              <w:t>desktop</w:t>
            </w:r>
            <w:proofErr w:type="spellEnd"/>
            <w:r w:rsidRPr="00C0311E">
              <w:rPr>
                <w:rFonts w:ascii="Times New Roman" w:hAnsi="Times New Roman" w:cs="Times New Roman"/>
              </w:rPr>
              <w:t>) система показує додаткову інформацію: короткий опис, головні актори, кнопки "Дивитися трейлер", "Додати до списку"</w:t>
            </w:r>
          </w:p>
          <w:p w14:paraId="2428779B" w14:textId="066A66D4" w:rsidR="00C0311E" w:rsidRPr="00C0311E" w:rsidRDefault="0000231F" w:rsidP="00C0311E">
            <w:pPr>
              <w:pStyle w:val="a9"/>
              <w:numPr>
                <w:ilvl w:val="0"/>
                <w:numId w:val="75"/>
              </w:numPr>
              <w:spacing w:line="240" w:lineRule="auto"/>
              <w:ind w:left="371"/>
              <w:jc w:val="both"/>
              <w:rPr>
                <w:rFonts w:ascii="Times New Roman" w:hAnsi="Times New Roman" w:cs="Times New Roman"/>
                <w:lang w:val="en-US"/>
              </w:rPr>
            </w:pPr>
            <w:r w:rsidRPr="00C0311E">
              <w:rPr>
                <w:rFonts w:ascii="Times New Roman" w:hAnsi="Times New Roman" w:cs="Times New Roman"/>
              </w:rPr>
              <w:t xml:space="preserve">Інтерфейс адаптується під розмір екрану користувача згідно FR 10 та US 4 (критерій 5): </w:t>
            </w:r>
            <w:proofErr w:type="spellStart"/>
            <w:r w:rsidRPr="00C0311E">
              <w:rPr>
                <w:rFonts w:ascii="Times New Roman" w:hAnsi="Times New Roman" w:cs="Times New Roman"/>
              </w:rPr>
              <w:t>desktop</w:t>
            </w:r>
            <w:proofErr w:type="spellEnd"/>
            <w:r w:rsidRPr="00C0311E">
              <w:rPr>
                <w:rFonts w:ascii="Times New Roman" w:hAnsi="Times New Roman" w:cs="Times New Roman"/>
              </w:rPr>
              <w:t xml:space="preserve"> (4-5 карток у ряд), планшет (2-3 картки у ряд), мобільний (1-2 картки у ряд)</w:t>
            </w:r>
          </w:p>
          <w:p w14:paraId="600092ED" w14:textId="61264053" w:rsidR="0000231F" w:rsidRPr="00C0311E" w:rsidRDefault="0000231F" w:rsidP="00C0311E">
            <w:pPr>
              <w:pStyle w:val="a9"/>
              <w:numPr>
                <w:ilvl w:val="0"/>
                <w:numId w:val="75"/>
              </w:numPr>
              <w:spacing w:line="240" w:lineRule="auto"/>
              <w:ind w:left="371"/>
              <w:jc w:val="both"/>
              <w:rPr>
                <w:rFonts w:ascii="Times New Roman" w:hAnsi="Times New Roman" w:cs="Times New Roman"/>
              </w:rPr>
            </w:pPr>
            <w:r w:rsidRPr="00C0311E">
              <w:rPr>
                <w:rFonts w:ascii="Times New Roman" w:hAnsi="Times New Roman" w:cs="Times New Roman"/>
              </w:rPr>
              <w:t>Користувач може натиснути на будь-яку картку для переходу до детальної сторінки фільму/серіалу</w:t>
            </w:r>
          </w:p>
        </w:tc>
      </w:tr>
      <w:tr w:rsidR="0000231F" w:rsidRPr="000311AE" w14:paraId="2FD189DF" w14:textId="77777777" w:rsidTr="00271F70">
        <w:tc>
          <w:tcPr>
            <w:tcW w:w="0" w:type="auto"/>
            <w:hideMark/>
          </w:tcPr>
          <w:p w14:paraId="68989CA3"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t>Альтернативні сценарії</w:t>
            </w:r>
          </w:p>
        </w:tc>
        <w:tc>
          <w:tcPr>
            <w:tcW w:w="0" w:type="auto"/>
            <w:hideMark/>
          </w:tcPr>
          <w:p w14:paraId="2020B5FD" w14:textId="675EB922" w:rsidR="00675FEF" w:rsidRPr="00675FEF" w:rsidRDefault="0000231F" w:rsidP="00675FEF">
            <w:pPr>
              <w:spacing w:after="0" w:line="240" w:lineRule="auto"/>
              <w:jc w:val="both"/>
              <w:rPr>
                <w:rFonts w:ascii="Times New Roman" w:hAnsi="Times New Roman" w:cs="Times New Roman"/>
                <w:lang w:val="en-US"/>
              </w:rPr>
            </w:pPr>
            <w:r w:rsidRPr="000311AE">
              <w:rPr>
                <w:rFonts w:ascii="Times New Roman" w:hAnsi="Times New Roman" w:cs="Times New Roman"/>
                <w:b/>
                <w:bCs/>
              </w:rPr>
              <w:t>А1: Застосування фільтра за жанром</w:t>
            </w:r>
          </w:p>
          <w:p w14:paraId="626C559B" w14:textId="3C7C284D" w:rsidR="00675FEF" w:rsidRPr="00675FEF" w:rsidRDefault="0000231F" w:rsidP="00675FEF">
            <w:pPr>
              <w:pStyle w:val="a9"/>
              <w:numPr>
                <w:ilvl w:val="0"/>
                <w:numId w:val="76"/>
              </w:numPr>
              <w:spacing w:line="240" w:lineRule="auto"/>
              <w:jc w:val="both"/>
              <w:rPr>
                <w:rFonts w:ascii="Times New Roman" w:hAnsi="Times New Roman" w:cs="Times New Roman"/>
                <w:lang w:val="en-US"/>
              </w:rPr>
            </w:pPr>
            <w:r w:rsidRPr="00675FEF">
              <w:rPr>
                <w:rFonts w:ascii="Times New Roman" w:hAnsi="Times New Roman" w:cs="Times New Roman"/>
              </w:rPr>
              <w:t xml:space="preserve">На кроці 5: Користувач відкриває </w:t>
            </w:r>
            <w:proofErr w:type="spellStart"/>
            <w:r w:rsidRPr="00675FEF">
              <w:rPr>
                <w:rFonts w:ascii="Times New Roman" w:hAnsi="Times New Roman" w:cs="Times New Roman"/>
              </w:rPr>
              <w:t>dropdown</w:t>
            </w:r>
            <w:proofErr w:type="spellEnd"/>
            <w:r w:rsidRPr="00675FEF">
              <w:rPr>
                <w:rFonts w:ascii="Times New Roman" w:hAnsi="Times New Roman" w:cs="Times New Roman"/>
              </w:rPr>
              <w:t xml:space="preserve"> "Жанр" у панелі фільтрів</w:t>
            </w:r>
          </w:p>
          <w:p w14:paraId="39B4C6BC" w14:textId="1240BA95" w:rsidR="00675FEF" w:rsidRPr="00675FEF" w:rsidRDefault="0000231F" w:rsidP="00675FEF">
            <w:pPr>
              <w:pStyle w:val="a9"/>
              <w:numPr>
                <w:ilvl w:val="0"/>
                <w:numId w:val="76"/>
              </w:numPr>
              <w:spacing w:line="240" w:lineRule="auto"/>
              <w:jc w:val="both"/>
              <w:rPr>
                <w:rFonts w:ascii="Times New Roman" w:hAnsi="Times New Roman" w:cs="Times New Roman"/>
                <w:lang w:val="en-US"/>
              </w:rPr>
            </w:pPr>
            <w:r w:rsidRPr="00675FEF">
              <w:rPr>
                <w:rFonts w:ascii="Times New Roman" w:hAnsi="Times New Roman" w:cs="Times New Roman"/>
              </w:rPr>
              <w:t>Система відображає список доступних жанрів згідно US 4 (критерій 3): Бойовик, Комедія, Драма, Жахи, Наукова фантастика, Романтика, Трилер, Документальний, Анімація, тощо</w:t>
            </w:r>
          </w:p>
          <w:p w14:paraId="50B3C43A" w14:textId="3862C170" w:rsidR="00675FEF" w:rsidRPr="00675FEF" w:rsidRDefault="0000231F" w:rsidP="00675FEF">
            <w:pPr>
              <w:pStyle w:val="a9"/>
              <w:numPr>
                <w:ilvl w:val="0"/>
                <w:numId w:val="76"/>
              </w:numPr>
              <w:spacing w:line="240" w:lineRule="auto"/>
              <w:jc w:val="both"/>
              <w:rPr>
                <w:rFonts w:ascii="Times New Roman" w:hAnsi="Times New Roman" w:cs="Times New Roman"/>
                <w:lang w:val="en-US"/>
              </w:rPr>
            </w:pPr>
            <w:r w:rsidRPr="00675FEF">
              <w:rPr>
                <w:rFonts w:ascii="Times New Roman" w:hAnsi="Times New Roman" w:cs="Times New Roman"/>
              </w:rPr>
              <w:t>Користувач обирає один або кілька жанрів (наприклад, "Наукова фантастика" + "Бойовик")</w:t>
            </w:r>
          </w:p>
          <w:p w14:paraId="4FF79628" w14:textId="7247E2A3" w:rsidR="00675FEF" w:rsidRPr="00675FEF" w:rsidRDefault="0000231F" w:rsidP="00675FEF">
            <w:pPr>
              <w:pStyle w:val="a9"/>
              <w:numPr>
                <w:ilvl w:val="0"/>
                <w:numId w:val="76"/>
              </w:numPr>
              <w:spacing w:line="240" w:lineRule="auto"/>
              <w:jc w:val="both"/>
              <w:rPr>
                <w:rFonts w:ascii="Times New Roman" w:hAnsi="Times New Roman" w:cs="Times New Roman"/>
                <w:lang w:val="en-US"/>
              </w:rPr>
            </w:pPr>
            <w:r w:rsidRPr="00675FEF">
              <w:rPr>
                <w:rFonts w:ascii="Times New Roman" w:hAnsi="Times New Roman" w:cs="Times New Roman"/>
              </w:rPr>
              <w:t>Користувач натискає "Застосувати фільтр" або фільтр застосовується автоматично</w:t>
            </w:r>
          </w:p>
          <w:p w14:paraId="1DAA7BD6" w14:textId="2886074C" w:rsidR="00675FEF" w:rsidRPr="00675FEF" w:rsidRDefault="0000231F" w:rsidP="00675FEF">
            <w:pPr>
              <w:pStyle w:val="a9"/>
              <w:numPr>
                <w:ilvl w:val="0"/>
                <w:numId w:val="76"/>
              </w:numPr>
              <w:spacing w:line="240" w:lineRule="auto"/>
              <w:jc w:val="both"/>
              <w:rPr>
                <w:rFonts w:ascii="Times New Roman" w:hAnsi="Times New Roman" w:cs="Times New Roman"/>
                <w:lang w:val="en-US"/>
              </w:rPr>
            </w:pPr>
            <w:r w:rsidRPr="00675FEF">
              <w:rPr>
                <w:rFonts w:ascii="Times New Roman" w:hAnsi="Times New Roman" w:cs="Times New Roman"/>
              </w:rPr>
              <w:t>Система запитує базу даних контенту з умовою фільтрації за обраними жанрами</w:t>
            </w:r>
          </w:p>
          <w:p w14:paraId="71C880AE" w14:textId="5C44855A" w:rsidR="00675FEF" w:rsidRPr="00675FEF" w:rsidRDefault="0000231F" w:rsidP="00675FEF">
            <w:pPr>
              <w:pStyle w:val="a9"/>
              <w:numPr>
                <w:ilvl w:val="0"/>
                <w:numId w:val="76"/>
              </w:numPr>
              <w:spacing w:line="240" w:lineRule="auto"/>
              <w:jc w:val="both"/>
              <w:rPr>
                <w:rFonts w:ascii="Times New Roman" w:hAnsi="Times New Roman" w:cs="Times New Roman"/>
                <w:lang w:val="en-US"/>
              </w:rPr>
            </w:pPr>
            <w:r w:rsidRPr="00675FEF">
              <w:rPr>
                <w:rFonts w:ascii="Times New Roman" w:hAnsi="Times New Roman" w:cs="Times New Roman"/>
              </w:rPr>
              <w:lastRenderedPageBreak/>
              <w:t>Система оновлює відображення каталогу, показуючи тільки фільми/серіали обраних жанрів</w:t>
            </w:r>
          </w:p>
          <w:p w14:paraId="2EB5C311" w14:textId="65C1DBBF" w:rsidR="00675FEF" w:rsidRPr="00675FEF" w:rsidRDefault="0000231F" w:rsidP="00675FEF">
            <w:pPr>
              <w:pStyle w:val="a9"/>
              <w:numPr>
                <w:ilvl w:val="0"/>
                <w:numId w:val="76"/>
              </w:numPr>
              <w:spacing w:line="240" w:lineRule="auto"/>
              <w:jc w:val="both"/>
              <w:rPr>
                <w:rFonts w:ascii="Times New Roman" w:hAnsi="Times New Roman" w:cs="Times New Roman"/>
                <w:lang w:val="en-US"/>
              </w:rPr>
            </w:pPr>
            <w:r w:rsidRPr="00675FEF">
              <w:rPr>
                <w:rFonts w:ascii="Times New Roman" w:hAnsi="Times New Roman" w:cs="Times New Roman"/>
              </w:rPr>
              <w:t>Система відображає кількість знайдених результатів: "Знайдено: 145 фільмів"</w:t>
            </w:r>
          </w:p>
          <w:p w14:paraId="1F9E3A75" w14:textId="5ACD2590" w:rsidR="00675FEF" w:rsidRPr="00675FEF" w:rsidRDefault="0000231F" w:rsidP="00675FEF">
            <w:pPr>
              <w:pStyle w:val="a9"/>
              <w:numPr>
                <w:ilvl w:val="0"/>
                <w:numId w:val="76"/>
              </w:numPr>
              <w:spacing w:line="240" w:lineRule="auto"/>
              <w:jc w:val="both"/>
              <w:rPr>
                <w:rFonts w:ascii="Times New Roman" w:hAnsi="Times New Roman" w:cs="Times New Roman"/>
                <w:lang w:val="en-US"/>
              </w:rPr>
            </w:pPr>
            <w:r w:rsidRPr="00675FEF">
              <w:rPr>
                <w:rFonts w:ascii="Times New Roman" w:hAnsi="Times New Roman" w:cs="Times New Roman"/>
              </w:rPr>
              <w:t>Активні фільтри підсвічуються у панелі з можливістю швидкого видалення (кнопка "X")</w:t>
            </w:r>
          </w:p>
          <w:p w14:paraId="33E016BB" w14:textId="19792370" w:rsidR="00675FEF" w:rsidRPr="00675FEF" w:rsidRDefault="0000231F" w:rsidP="00675FEF">
            <w:pPr>
              <w:pStyle w:val="a9"/>
              <w:numPr>
                <w:ilvl w:val="0"/>
                <w:numId w:val="76"/>
              </w:numPr>
              <w:spacing w:line="240" w:lineRule="auto"/>
              <w:jc w:val="both"/>
              <w:rPr>
                <w:rFonts w:ascii="Times New Roman" w:hAnsi="Times New Roman" w:cs="Times New Roman"/>
                <w:lang w:val="en-US"/>
              </w:rPr>
            </w:pPr>
            <w:proofErr w:type="spellStart"/>
            <w:r w:rsidRPr="00675FEF">
              <w:rPr>
                <w:rFonts w:ascii="Times New Roman" w:hAnsi="Times New Roman" w:cs="Times New Roman"/>
              </w:rPr>
              <w:t>Use</w:t>
            </w:r>
            <w:proofErr w:type="spellEnd"/>
            <w:r w:rsidRPr="00675FEF">
              <w:rPr>
                <w:rFonts w:ascii="Times New Roman" w:hAnsi="Times New Roman" w:cs="Times New Roman"/>
              </w:rPr>
              <w:t xml:space="preserve"> </w:t>
            </w:r>
            <w:proofErr w:type="spellStart"/>
            <w:r w:rsidRPr="00675FEF">
              <w:rPr>
                <w:rFonts w:ascii="Times New Roman" w:hAnsi="Times New Roman" w:cs="Times New Roman"/>
              </w:rPr>
              <w:t>case</w:t>
            </w:r>
            <w:proofErr w:type="spellEnd"/>
            <w:r w:rsidRPr="00675FEF">
              <w:rPr>
                <w:rFonts w:ascii="Times New Roman" w:hAnsi="Times New Roman" w:cs="Times New Roman"/>
              </w:rPr>
              <w:t xml:space="preserve"> продовжується з оновленим каталогом</w:t>
            </w:r>
          </w:p>
          <w:p w14:paraId="19681019" w14:textId="1AC5DDF1" w:rsidR="00675FEF" w:rsidRDefault="0000231F" w:rsidP="00675FEF">
            <w:pPr>
              <w:spacing w:after="0" w:line="240" w:lineRule="auto"/>
              <w:jc w:val="both"/>
              <w:rPr>
                <w:rFonts w:ascii="Times New Roman" w:hAnsi="Times New Roman" w:cs="Times New Roman"/>
                <w:lang w:val="en-US"/>
              </w:rPr>
            </w:pPr>
            <w:r w:rsidRPr="000311AE">
              <w:rPr>
                <w:rFonts w:ascii="Times New Roman" w:hAnsi="Times New Roman" w:cs="Times New Roman"/>
                <w:b/>
                <w:bCs/>
              </w:rPr>
              <w:t>А2: Застосування фільтра за роком випуску</w:t>
            </w:r>
          </w:p>
          <w:p w14:paraId="757F5FCF" w14:textId="650AD2E6" w:rsidR="00675FEF" w:rsidRPr="00675FEF" w:rsidRDefault="0000231F" w:rsidP="00675FEF">
            <w:pPr>
              <w:pStyle w:val="a9"/>
              <w:numPr>
                <w:ilvl w:val="0"/>
                <w:numId w:val="77"/>
              </w:numPr>
              <w:spacing w:line="240" w:lineRule="auto"/>
              <w:jc w:val="both"/>
              <w:rPr>
                <w:rFonts w:ascii="Times New Roman" w:hAnsi="Times New Roman" w:cs="Times New Roman"/>
                <w:lang w:val="en-US"/>
              </w:rPr>
            </w:pPr>
            <w:r w:rsidRPr="00675FEF">
              <w:rPr>
                <w:rFonts w:ascii="Times New Roman" w:hAnsi="Times New Roman" w:cs="Times New Roman"/>
              </w:rPr>
              <w:t xml:space="preserve">На кроці 5: Користувач використовує </w:t>
            </w:r>
            <w:proofErr w:type="spellStart"/>
            <w:r w:rsidRPr="00675FEF">
              <w:rPr>
                <w:rFonts w:ascii="Times New Roman" w:hAnsi="Times New Roman" w:cs="Times New Roman"/>
              </w:rPr>
              <w:t>range</w:t>
            </w:r>
            <w:proofErr w:type="spellEnd"/>
            <w:r w:rsidRPr="00675FEF">
              <w:rPr>
                <w:rFonts w:ascii="Times New Roman" w:hAnsi="Times New Roman" w:cs="Times New Roman"/>
              </w:rPr>
              <w:t xml:space="preserve"> </w:t>
            </w:r>
            <w:proofErr w:type="spellStart"/>
            <w:r w:rsidRPr="00675FEF">
              <w:rPr>
                <w:rFonts w:ascii="Times New Roman" w:hAnsi="Times New Roman" w:cs="Times New Roman"/>
              </w:rPr>
              <w:t>slider</w:t>
            </w:r>
            <w:proofErr w:type="spellEnd"/>
            <w:r w:rsidRPr="00675FEF">
              <w:rPr>
                <w:rFonts w:ascii="Times New Roman" w:hAnsi="Times New Roman" w:cs="Times New Roman"/>
              </w:rPr>
              <w:t xml:space="preserve"> для вибору діапазону років (наприклад, 2015-2024)</w:t>
            </w:r>
          </w:p>
          <w:p w14:paraId="396CD0C3" w14:textId="2E76A08A" w:rsidR="00675FEF" w:rsidRPr="00675FEF" w:rsidRDefault="0000231F" w:rsidP="00675FEF">
            <w:pPr>
              <w:pStyle w:val="a9"/>
              <w:numPr>
                <w:ilvl w:val="0"/>
                <w:numId w:val="77"/>
              </w:numPr>
              <w:spacing w:line="240" w:lineRule="auto"/>
              <w:jc w:val="both"/>
              <w:rPr>
                <w:rFonts w:ascii="Times New Roman" w:hAnsi="Times New Roman" w:cs="Times New Roman"/>
                <w:lang w:val="en-US"/>
              </w:rPr>
            </w:pPr>
            <w:r w:rsidRPr="00675FEF">
              <w:rPr>
                <w:rFonts w:ascii="Times New Roman" w:hAnsi="Times New Roman" w:cs="Times New Roman"/>
              </w:rPr>
              <w:t>Система автоматично або після натискання "Застосувати" фільтрує контент за обраним діапазоном років згідно FR 08</w:t>
            </w:r>
          </w:p>
          <w:p w14:paraId="689BA776" w14:textId="1E3C0697" w:rsidR="00675FEF" w:rsidRPr="00675FEF" w:rsidRDefault="0000231F" w:rsidP="00675FEF">
            <w:pPr>
              <w:pStyle w:val="a9"/>
              <w:numPr>
                <w:ilvl w:val="0"/>
                <w:numId w:val="77"/>
              </w:numPr>
              <w:spacing w:line="240" w:lineRule="auto"/>
              <w:jc w:val="both"/>
              <w:rPr>
                <w:rFonts w:ascii="Times New Roman" w:hAnsi="Times New Roman" w:cs="Times New Roman"/>
                <w:lang w:val="en-US"/>
              </w:rPr>
            </w:pPr>
            <w:r w:rsidRPr="00675FEF">
              <w:rPr>
                <w:rFonts w:ascii="Times New Roman" w:hAnsi="Times New Roman" w:cs="Times New Roman"/>
              </w:rPr>
              <w:t>Каталог оновлюється, показуючи тільки контент у вказаному діапазоні років</w:t>
            </w:r>
          </w:p>
          <w:p w14:paraId="740FBCAB" w14:textId="18ADA777" w:rsidR="00675FEF" w:rsidRPr="00675FEF" w:rsidRDefault="0000231F" w:rsidP="00675FEF">
            <w:pPr>
              <w:pStyle w:val="a9"/>
              <w:numPr>
                <w:ilvl w:val="0"/>
                <w:numId w:val="77"/>
              </w:numPr>
              <w:spacing w:line="240" w:lineRule="auto"/>
              <w:jc w:val="both"/>
              <w:rPr>
                <w:rFonts w:ascii="Times New Roman" w:hAnsi="Times New Roman" w:cs="Times New Roman"/>
                <w:lang w:val="en-US"/>
              </w:rPr>
            </w:pPr>
            <w:proofErr w:type="spellStart"/>
            <w:r w:rsidRPr="00675FEF">
              <w:rPr>
                <w:rFonts w:ascii="Times New Roman" w:hAnsi="Times New Roman" w:cs="Times New Roman"/>
              </w:rPr>
              <w:t>Use</w:t>
            </w:r>
            <w:proofErr w:type="spellEnd"/>
            <w:r w:rsidRPr="00675FEF">
              <w:rPr>
                <w:rFonts w:ascii="Times New Roman" w:hAnsi="Times New Roman" w:cs="Times New Roman"/>
              </w:rPr>
              <w:t xml:space="preserve"> </w:t>
            </w:r>
            <w:proofErr w:type="spellStart"/>
            <w:r w:rsidRPr="00675FEF">
              <w:rPr>
                <w:rFonts w:ascii="Times New Roman" w:hAnsi="Times New Roman" w:cs="Times New Roman"/>
              </w:rPr>
              <w:t>case</w:t>
            </w:r>
            <w:proofErr w:type="spellEnd"/>
            <w:r w:rsidRPr="00675FEF">
              <w:rPr>
                <w:rFonts w:ascii="Times New Roman" w:hAnsi="Times New Roman" w:cs="Times New Roman"/>
              </w:rPr>
              <w:t xml:space="preserve"> продовжується</w:t>
            </w:r>
          </w:p>
          <w:p w14:paraId="527F5BDF" w14:textId="6CDCF77F" w:rsidR="00675FEF" w:rsidRDefault="0000231F" w:rsidP="00675FEF">
            <w:pPr>
              <w:spacing w:after="0" w:line="240" w:lineRule="auto"/>
              <w:jc w:val="both"/>
              <w:rPr>
                <w:rFonts w:ascii="Times New Roman" w:hAnsi="Times New Roman" w:cs="Times New Roman"/>
                <w:lang w:val="en-US"/>
              </w:rPr>
            </w:pPr>
            <w:r w:rsidRPr="000311AE">
              <w:rPr>
                <w:rFonts w:ascii="Times New Roman" w:hAnsi="Times New Roman" w:cs="Times New Roman"/>
                <w:b/>
                <w:bCs/>
              </w:rPr>
              <w:t>А3: Сортування за рейтингом</w:t>
            </w:r>
          </w:p>
          <w:p w14:paraId="59FF9071" w14:textId="69853C24" w:rsidR="00675FEF" w:rsidRPr="00675FEF" w:rsidRDefault="0000231F" w:rsidP="00675FEF">
            <w:pPr>
              <w:pStyle w:val="a9"/>
              <w:numPr>
                <w:ilvl w:val="0"/>
                <w:numId w:val="78"/>
              </w:numPr>
              <w:spacing w:line="240" w:lineRule="auto"/>
              <w:jc w:val="both"/>
              <w:rPr>
                <w:rFonts w:ascii="Times New Roman" w:hAnsi="Times New Roman" w:cs="Times New Roman"/>
                <w:lang w:val="en-US"/>
              </w:rPr>
            </w:pPr>
            <w:r w:rsidRPr="00675FEF">
              <w:rPr>
                <w:rFonts w:ascii="Times New Roman" w:hAnsi="Times New Roman" w:cs="Times New Roman"/>
              </w:rPr>
              <w:t xml:space="preserve">На кроці 6: Користувач обирає з </w:t>
            </w:r>
            <w:proofErr w:type="spellStart"/>
            <w:r w:rsidRPr="00675FEF">
              <w:rPr>
                <w:rFonts w:ascii="Times New Roman" w:hAnsi="Times New Roman" w:cs="Times New Roman"/>
              </w:rPr>
              <w:t>dropdown</w:t>
            </w:r>
            <w:proofErr w:type="spellEnd"/>
            <w:r w:rsidRPr="00675FEF">
              <w:rPr>
                <w:rFonts w:ascii="Times New Roman" w:hAnsi="Times New Roman" w:cs="Times New Roman"/>
              </w:rPr>
              <w:t xml:space="preserve"> сортування "За рейтингом (від високого до низького)" згідно FR 08</w:t>
            </w:r>
          </w:p>
          <w:p w14:paraId="3AF7EF52" w14:textId="07A6A080" w:rsidR="00675FEF" w:rsidRPr="00675FEF" w:rsidRDefault="0000231F" w:rsidP="00675FEF">
            <w:pPr>
              <w:pStyle w:val="a9"/>
              <w:numPr>
                <w:ilvl w:val="0"/>
                <w:numId w:val="78"/>
              </w:numPr>
              <w:spacing w:line="240" w:lineRule="auto"/>
              <w:jc w:val="both"/>
              <w:rPr>
                <w:rFonts w:ascii="Times New Roman" w:hAnsi="Times New Roman" w:cs="Times New Roman"/>
                <w:lang w:val="en-US"/>
              </w:rPr>
            </w:pPr>
            <w:r w:rsidRPr="00675FEF">
              <w:rPr>
                <w:rFonts w:ascii="Times New Roman" w:hAnsi="Times New Roman" w:cs="Times New Roman"/>
              </w:rPr>
              <w:t xml:space="preserve">Система </w:t>
            </w:r>
            <w:proofErr w:type="spellStart"/>
            <w:r w:rsidRPr="00675FEF">
              <w:rPr>
                <w:rFonts w:ascii="Times New Roman" w:hAnsi="Times New Roman" w:cs="Times New Roman"/>
              </w:rPr>
              <w:t>перезапитує</w:t>
            </w:r>
            <w:proofErr w:type="spellEnd"/>
            <w:r w:rsidRPr="00675FEF">
              <w:rPr>
                <w:rFonts w:ascii="Times New Roman" w:hAnsi="Times New Roman" w:cs="Times New Roman"/>
              </w:rPr>
              <w:t xml:space="preserve"> базу даних з умовою сортування ORDER BY </w:t>
            </w:r>
            <w:proofErr w:type="spellStart"/>
            <w:r w:rsidRPr="00675FEF">
              <w:rPr>
                <w:rFonts w:ascii="Times New Roman" w:hAnsi="Times New Roman" w:cs="Times New Roman"/>
              </w:rPr>
              <w:t>rating</w:t>
            </w:r>
            <w:proofErr w:type="spellEnd"/>
            <w:r w:rsidRPr="00675FEF">
              <w:rPr>
                <w:rFonts w:ascii="Times New Roman" w:hAnsi="Times New Roman" w:cs="Times New Roman"/>
              </w:rPr>
              <w:t xml:space="preserve"> DESC</w:t>
            </w:r>
          </w:p>
          <w:p w14:paraId="3E74F259" w14:textId="671DE943" w:rsidR="00675FEF" w:rsidRPr="00675FEF" w:rsidRDefault="0000231F" w:rsidP="00675FEF">
            <w:pPr>
              <w:pStyle w:val="a9"/>
              <w:numPr>
                <w:ilvl w:val="0"/>
                <w:numId w:val="78"/>
              </w:numPr>
              <w:spacing w:line="240" w:lineRule="auto"/>
              <w:jc w:val="both"/>
              <w:rPr>
                <w:rFonts w:ascii="Times New Roman" w:hAnsi="Times New Roman" w:cs="Times New Roman"/>
                <w:lang w:val="en-US"/>
              </w:rPr>
            </w:pPr>
            <w:r w:rsidRPr="00675FEF">
              <w:rPr>
                <w:rFonts w:ascii="Times New Roman" w:hAnsi="Times New Roman" w:cs="Times New Roman"/>
              </w:rPr>
              <w:t>Система оновлює каталог, відображаючи контент від найвищого рейтингу до найнижчого</w:t>
            </w:r>
          </w:p>
          <w:p w14:paraId="1001ECB1" w14:textId="75E2ABF8" w:rsidR="00675FEF" w:rsidRPr="00675FEF" w:rsidRDefault="0000231F" w:rsidP="00675FEF">
            <w:pPr>
              <w:pStyle w:val="a9"/>
              <w:numPr>
                <w:ilvl w:val="0"/>
                <w:numId w:val="78"/>
              </w:numPr>
              <w:spacing w:line="240" w:lineRule="auto"/>
              <w:jc w:val="both"/>
              <w:rPr>
                <w:rFonts w:ascii="Times New Roman" w:hAnsi="Times New Roman" w:cs="Times New Roman"/>
                <w:lang w:val="en-US"/>
              </w:rPr>
            </w:pPr>
            <w:r w:rsidRPr="00675FEF">
              <w:rPr>
                <w:rFonts w:ascii="Times New Roman" w:hAnsi="Times New Roman" w:cs="Times New Roman"/>
              </w:rPr>
              <w:t>Перші картки показують фільми/серіали з рейтингом 9.5+, 9.0+, тощо</w:t>
            </w:r>
          </w:p>
          <w:p w14:paraId="11971A69" w14:textId="3B705207" w:rsidR="00675FEF" w:rsidRPr="00675FEF" w:rsidRDefault="0000231F" w:rsidP="00675FEF">
            <w:pPr>
              <w:pStyle w:val="a9"/>
              <w:numPr>
                <w:ilvl w:val="0"/>
                <w:numId w:val="78"/>
              </w:numPr>
              <w:spacing w:line="240" w:lineRule="auto"/>
              <w:jc w:val="both"/>
              <w:rPr>
                <w:rFonts w:ascii="Times New Roman" w:hAnsi="Times New Roman" w:cs="Times New Roman"/>
                <w:lang w:val="en-US"/>
              </w:rPr>
            </w:pPr>
            <w:proofErr w:type="spellStart"/>
            <w:r w:rsidRPr="00675FEF">
              <w:rPr>
                <w:rFonts w:ascii="Times New Roman" w:hAnsi="Times New Roman" w:cs="Times New Roman"/>
              </w:rPr>
              <w:t>Use</w:t>
            </w:r>
            <w:proofErr w:type="spellEnd"/>
            <w:r w:rsidRPr="00675FEF">
              <w:rPr>
                <w:rFonts w:ascii="Times New Roman" w:hAnsi="Times New Roman" w:cs="Times New Roman"/>
              </w:rPr>
              <w:t xml:space="preserve"> </w:t>
            </w:r>
            <w:proofErr w:type="spellStart"/>
            <w:r w:rsidRPr="00675FEF">
              <w:rPr>
                <w:rFonts w:ascii="Times New Roman" w:hAnsi="Times New Roman" w:cs="Times New Roman"/>
              </w:rPr>
              <w:t>case</w:t>
            </w:r>
            <w:proofErr w:type="spellEnd"/>
            <w:r w:rsidRPr="00675FEF">
              <w:rPr>
                <w:rFonts w:ascii="Times New Roman" w:hAnsi="Times New Roman" w:cs="Times New Roman"/>
              </w:rPr>
              <w:t xml:space="preserve"> продовжується</w:t>
            </w:r>
          </w:p>
          <w:p w14:paraId="03EB0867" w14:textId="23305E1C" w:rsidR="00675FEF" w:rsidRDefault="0000231F" w:rsidP="00675FEF">
            <w:pPr>
              <w:spacing w:after="0" w:line="240" w:lineRule="auto"/>
              <w:jc w:val="both"/>
              <w:rPr>
                <w:rFonts w:ascii="Times New Roman" w:hAnsi="Times New Roman" w:cs="Times New Roman"/>
                <w:lang w:val="en-US"/>
              </w:rPr>
            </w:pPr>
            <w:r w:rsidRPr="000311AE">
              <w:rPr>
                <w:rFonts w:ascii="Times New Roman" w:hAnsi="Times New Roman" w:cs="Times New Roman"/>
                <w:b/>
                <w:bCs/>
              </w:rPr>
              <w:t>А4: Пагінація - перехід на наступну сторінку</w:t>
            </w:r>
          </w:p>
          <w:p w14:paraId="5B50CB0A" w14:textId="0E29EDD7" w:rsidR="00675FEF" w:rsidRPr="00675FEF" w:rsidRDefault="0000231F" w:rsidP="00675FEF">
            <w:pPr>
              <w:pStyle w:val="a9"/>
              <w:numPr>
                <w:ilvl w:val="0"/>
                <w:numId w:val="79"/>
              </w:numPr>
              <w:spacing w:line="240" w:lineRule="auto"/>
              <w:jc w:val="both"/>
              <w:rPr>
                <w:rFonts w:ascii="Times New Roman" w:hAnsi="Times New Roman" w:cs="Times New Roman"/>
                <w:lang w:val="en-US"/>
              </w:rPr>
            </w:pPr>
            <w:r w:rsidRPr="00675FEF">
              <w:rPr>
                <w:rFonts w:ascii="Times New Roman" w:hAnsi="Times New Roman" w:cs="Times New Roman"/>
              </w:rPr>
              <w:t>На кроці 8: Користувач натискає кнопку "Наступна" або номер сторінки "2"</w:t>
            </w:r>
          </w:p>
          <w:p w14:paraId="07D250A5" w14:textId="681243F1" w:rsidR="00675FEF" w:rsidRPr="00675FEF" w:rsidRDefault="0000231F" w:rsidP="00675FEF">
            <w:pPr>
              <w:pStyle w:val="a9"/>
              <w:numPr>
                <w:ilvl w:val="0"/>
                <w:numId w:val="79"/>
              </w:numPr>
              <w:spacing w:line="240" w:lineRule="auto"/>
              <w:jc w:val="both"/>
              <w:rPr>
                <w:rFonts w:ascii="Times New Roman" w:hAnsi="Times New Roman" w:cs="Times New Roman"/>
                <w:lang w:val="en-US"/>
              </w:rPr>
            </w:pPr>
            <w:r w:rsidRPr="00675FEF">
              <w:rPr>
                <w:rFonts w:ascii="Times New Roman" w:hAnsi="Times New Roman" w:cs="Times New Roman"/>
              </w:rPr>
              <w:t>Система завантажує наступні 20 елементів контенту (записи 21-40) з бази даних згідно US 4 (критерій 4)</w:t>
            </w:r>
          </w:p>
          <w:p w14:paraId="166BA699" w14:textId="2B63E131" w:rsidR="00675FEF" w:rsidRPr="00675FEF" w:rsidRDefault="0000231F" w:rsidP="00675FEF">
            <w:pPr>
              <w:pStyle w:val="a9"/>
              <w:numPr>
                <w:ilvl w:val="0"/>
                <w:numId w:val="79"/>
              </w:numPr>
              <w:spacing w:line="240" w:lineRule="auto"/>
              <w:jc w:val="both"/>
              <w:rPr>
                <w:rFonts w:ascii="Times New Roman" w:hAnsi="Times New Roman" w:cs="Times New Roman"/>
                <w:lang w:val="en-US"/>
              </w:rPr>
            </w:pPr>
            <w:r w:rsidRPr="00675FEF">
              <w:rPr>
                <w:rFonts w:ascii="Times New Roman" w:hAnsi="Times New Roman" w:cs="Times New Roman"/>
              </w:rPr>
              <w:t>Система оновлює каталог з новими картками</w:t>
            </w:r>
          </w:p>
          <w:p w14:paraId="5D25961F" w14:textId="7D7E9B62" w:rsidR="00675FEF" w:rsidRPr="00675FEF" w:rsidRDefault="0000231F" w:rsidP="00675FEF">
            <w:pPr>
              <w:pStyle w:val="a9"/>
              <w:numPr>
                <w:ilvl w:val="0"/>
                <w:numId w:val="79"/>
              </w:numPr>
              <w:spacing w:line="240" w:lineRule="auto"/>
              <w:jc w:val="both"/>
              <w:rPr>
                <w:rFonts w:ascii="Times New Roman" w:hAnsi="Times New Roman" w:cs="Times New Roman"/>
                <w:lang w:val="en-US"/>
              </w:rPr>
            </w:pPr>
            <w:r w:rsidRPr="00675FEF">
              <w:rPr>
                <w:rFonts w:ascii="Times New Roman" w:hAnsi="Times New Roman" w:cs="Times New Roman"/>
              </w:rPr>
              <w:t>Система прокручує сторінку до початку каталогу для зручності</w:t>
            </w:r>
          </w:p>
          <w:p w14:paraId="635CAC98" w14:textId="18776C6B" w:rsidR="00675FEF" w:rsidRPr="00675FEF" w:rsidRDefault="0000231F" w:rsidP="00675FEF">
            <w:pPr>
              <w:pStyle w:val="a9"/>
              <w:numPr>
                <w:ilvl w:val="0"/>
                <w:numId w:val="79"/>
              </w:numPr>
              <w:spacing w:line="240" w:lineRule="auto"/>
              <w:jc w:val="both"/>
              <w:rPr>
                <w:rFonts w:ascii="Times New Roman" w:hAnsi="Times New Roman" w:cs="Times New Roman"/>
                <w:lang w:val="en-US"/>
              </w:rPr>
            </w:pPr>
            <w:r w:rsidRPr="00675FEF">
              <w:rPr>
                <w:rFonts w:ascii="Times New Roman" w:hAnsi="Times New Roman" w:cs="Times New Roman"/>
              </w:rPr>
              <w:t>URL оновлюється з параметром сторінки: /</w:t>
            </w:r>
            <w:proofErr w:type="spellStart"/>
            <w:r w:rsidRPr="00675FEF">
              <w:rPr>
                <w:rFonts w:ascii="Times New Roman" w:hAnsi="Times New Roman" w:cs="Times New Roman"/>
              </w:rPr>
              <w:t>catalog?page</w:t>
            </w:r>
            <w:proofErr w:type="spellEnd"/>
            <w:r w:rsidRPr="00675FEF">
              <w:rPr>
                <w:rFonts w:ascii="Times New Roman" w:hAnsi="Times New Roman" w:cs="Times New Roman"/>
              </w:rPr>
              <w:t>=2</w:t>
            </w:r>
          </w:p>
          <w:p w14:paraId="49FCC93D" w14:textId="6BE68A50" w:rsidR="00675FEF" w:rsidRPr="00675FEF" w:rsidRDefault="0000231F" w:rsidP="00675FEF">
            <w:pPr>
              <w:pStyle w:val="a9"/>
              <w:numPr>
                <w:ilvl w:val="0"/>
                <w:numId w:val="79"/>
              </w:numPr>
              <w:spacing w:line="240" w:lineRule="auto"/>
              <w:jc w:val="both"/>
              <w:rPr>
                <w:rFonts w:ascii="Times New Roman" w:hAnsi="Times New Roman" w:cs="Times New Roman"/>
                <w:lang w:val="en-US"/>
              </w:rPr>
            </w:pPr>
            <w:r w:rsidRPr="00675FEF">
              <w:rPr>
                <w:rFonts w:ascii="Times New Roman" w:hAnsi="Times New Roman" w:cs="Times New Roman"/>
              </w:rPr>
              <w:t>Номер поточної сторінки у пагінації підсвічується</w:t>
            </w:r>
          </w:p>
          <w:p w14:paraId="471246BB" w14:textId="3FA1F0C4" w:rsidR="00675FEF" w:rsidRPr="00675FEF" w:rsidRDefault="0000231F" w:rsidP="00675FEF">
            <w:pPr>
              <w:pStyle w:val="a9"/>
              <w:numPr>
                <w:ilvl w:val="0"/>
                <w:numId w:val="79"/>
              </w:numPr>
              <w:spacing w:line="240" w:lineRule="auto"/>
              <w:jc w:val="both"/>
              <w:rPr>
                <w:rFonts w:ascii="Times New Roman" w:hAnsi="Times New Roman" w:cs="Times New Roman"/>
                <w:lang w:val="en-US"/>
              </w:rPr>
            </w:pPr>
            <w:proofErr w:type="spellStart"/>
            <w:r w:rsidRPr="00675FEF">
              <w:rPr>
                <w:rFonts w:ascii="Times New Roman" w:hAnsi="Times New Roman" w:cs="Times New Roman"/>
              </w:rPr>
              <w:t>Use</w:t>
            </w:r>
            <w:proofErr w:type="spellEnd"/>
            <w:r w:rsidRPr="00675FEF">
              <w:rPr>
                <w:rFonts w:ascii="Times New Roman" w:hAnsi="Times New Roman" w:cs="Times New Roman"/>
              </w:rPr>
              <w:t xml:space="preserve"> </w:t>
            </w:r>
            <w:proofErr w:type="spellStart"/>
            <w:r w:rsidRPr="00675FEF">
              <w:rPr>
                <w:rFonts w:ascii="Times New Roman" w:hAnsi="Times New Roman" w:cs="Times New Roman"/>
              </w:rPr>
              <w:t>case</w:t>
            </w:r>
            <w:proofErr w:type="spellEnd"/>
            <w:r w:rsidRPr="00675FEF">
              <w:rPr>
                <w:rFonts w:ascii="Times New Roman" w:hAnsi="Times New Roman" w:cs="Times New Roman"/>
              </w:rPr>
              <w:t xml:space="preserve"> продовжується</w:t>
            </w:r>
          </w:p>
          <w:p w14:paraId="2F9D74AD" w14:textId="5B28CB76" w:rsidR="00675FEF" w:rsidRDefault="0000231F" w:rsidP="00675FEF">
            <w:pPr>
              <w:spacing w:after="0" w:line="240" w:lineRule="auto"/>
              <w:jc w:val="both"/>
              <w:rPr>
                <w:rFonts w:ascii="Times New Roman" w:hAnsi="Times New Roman" w:cs="Times New Roman"/>
                <w:lang w:val="en-US"/>
              </w:rPr>
            </w:pPr>
            <w:r w:rsidRPr="000311AE">
              <w:rPr>
                <w:rFonts w:ascii="Times New Roman" w:hAnsi="Times New Roman" w:cs="Times New Roman"/>
                <w:b/>
                <w:bCs/>
              </w:rPr>
              <w:t>А5: Комбінація фільтрів та сортування</w:t>
            </w:r>
          </w:p>
          <w:p w14:paraId="20159869" w14:textId="6205BDC5" w:rsidR="00675FEF" w:rsidRPr="00675FEF" w:rsidRDefault="0000231F" w:rsidP="00675FEF">
            <w:pPr>
              <w:pStyle w:val="a9"/>
              <w:numPr>
                <w:ilvl w:val="0"/>
                <w:numId w:val="80"/>
              </w:numPr>
              <w:spacing w:line="240" w:lineRule="auto"/>
              <w:jc w:val="both"/>
              <w:rPr>
                <w:rFonts w:ascii="Times New Roman" w:hAnsi="Times New Roman" w:cs="Times New Roman"/>
                <w:lang w:val="en-US"/>
              </w:rPr>
            </w:pPr>
            <w:r w:rsidRPr="00675FEF">
              <w:rPr>
                <w:rFonts w:ascii="Times New Roman" w:hAnsi="Times New Roman" w:cs="Times New Roman"/>
              </w:rPr>
              <w:t>Користувач застосовує кілька фільтрів одночасно: жанр "Комедія", рік "2020-2024", рейтинг "мінімум 7.0"</w:t>
            </w:r>
          </w:p>
          <w:p w14:paraId="4C95C3A1" w14:textId="73EC64DB" w:rsidR="00675FEF" w:rsidRPr="00675FEF" w:rsidRDefault="0000231F" w:rsidP="00675FEF">
            <w:pPr>
              <w:pStyle w:val="a9"/>
              <w:numPr>
                <w:ilvl w:val="0"/>
                <w:numId w:val="80"/>
              </w:numPr>
              <w:spacing w:line="240" w:lineRule="auto"/>
              <w:jc w:val="both"/>
              <w:rPr>
                <w:rFonts w:ascii="Times New Roman" w:hAnsi="Times New Roman" w:cs="Times New Roman"/>
                <w:lang w:val="en-US"/>
              </w:rPr>
            </w:pPr>
            <w:r w:rsidRPr="00675FEF">
              <w:rPr>
                <w:rFonts w:ascii="Times New Roman" w:hAnsi="Times New Roman" w:cs="Times New Roman"/>
              </w:rPr>
              <w:t>Користувач також обирає сортування "За датою додавання (новинки спочатку)"</w:t>
            </w:r>
          </w:p>
          <w:p w14:paraId="54EEB52E" w14:textId="460B3966" w:rsidR="00675FEF" w:rsidRPr="00675FEF" w:rsidRDefault="0000231F" w:rsidP="00675FEF">
            <w:pPr>
              <w:pStyle w:val="a9"/>
              <w:numPr>
                <w:ilvl w:val="0"/>
                <w:numId w:val="80"/>
              </w:numPr>
              <w:spacing w:line="240" w:lineRule="auto"/>
              <w:jc w:val="both"/>
              <w:rPr>
                <w:rFonts w:ascii="Times New Roman" w:hAnsi="Times New Roman" w:cs="Times New Roman"/>
                <w:lang w:val="en-US"/>
              </w:rPr>
            </w:pPr>
            <w:r w:rsidRPr="00675FEF">
              <w:rPr>
                <w:rFonts w:ascii="Times New Roman" w:hAnsi="Times New Roman" w:cs="Times New Roman"/>
              </w:rPr>
              <w:t xml:space="preserve">Система застосовує всі умови в одному SQL запиті: WHERE </w:t>
            </w:r>
            <w:proofErr w:type="spellStart"/>
            <w:r w:rsidRPr="00675FEF">
              <w:rPr>
                <w:rFonts w:ascii="Times New Roman" w:hAnsi="Times New Roman" w:cs="Times New Roman"/>
              </w:rPr>
              <w:t>genre</w:t>
            </w:r>
            <w:proofErr w:type="spellEnd"/>
            <w:r w:rsidRPr="00675FEF">
              <w:rPr>
                <w:rFonts w:ascii="Times New Roman" w:hAnsi="Times New Roman" w:cs="Times New Roman"/>
              </w:rPr>
              <w:t>='</w:t>
            </w:r>
            <w:proofErr w:type="spellStart"/>
            <w:r w:rsidRPr="00675FEF">
              <w:rPr>
                <w:rFonts w:ascii="Times New Roman" w:hAnsi="Times New Roman" w:cs="Times New Roman"/>
              </w:rPr>
              <w:t>Comedy</w:t>
            </w:r>
            <w:proofErr w:type="spellEnd"/>
            <w:r w:rsidRPr="00675FEF">
              <w:rPr>
                <w:rFonts w:ascii="Times New Roman" w:hAnsi="Times New Roman" w:cs="Times New Roman"/>
              </w:rPr>
              <w:t xml:space="preserve">' AND </w:t>
            </w:r>
            <w:proofErr w:type="spellStart"/>
            <w:r w:rsidRPr="00675FEF">
              <w:rPr>
                <w:rFonts w:ascii="Times New Roman" w:hAnsi="Times New Roman" w:cs="Times New Roman"/>
              </w:rPr>
              <w:t>year</w:t>
            </w:r>
            <w:proofErr w:type="spellEnd"/>
            <w:r w:rsidRPr="00675FEF">
              <w:rPr>
                <w:rFonts w:ascii="Times New Roman" w:hAnsi="Times New Roman" w:cs="Times New Roman"/>
              </w:rPr>
              <w:t xml:space="preserve"> BETWEEN 2020 AND 2024 AND </w:t>
            </w:r>
            <w:proofErr w:type="spellStart"/>
            <w:r w:rsidRPr="00675FEF">
              <w:rPr>
                <w:rFonts w:ascii="Times New Roman" w:hAnsi="Times New Roman" w:cs="Times New Roman"/>
              </w:rPr>
              <w:t>rating</w:t>
            </w:r>
            <w:proofErr w:type="spellEnd"/>
            <w:r w:rsidRPr="00675FEF">
              <w:rPr>
                <w:rFonts w:ascii="Times New Roman" w:hAnsi="Times New Roman" w:cs="Times New Roman"/>
              </w:rPr>
              <w:t xml:space="preserve"> &gt;= 7.0 ORDER BY </w:t>
            </w:r>
            <w:proofErr w:type="spellStart"/>
            <w:r w:rsidRPr="00675FEF">
              <w:rPr>
                <w:rFonts w:ascii="Times New Roman" w:hAnsi="Times New Roman" w:cs="Times New Roman"/>
              </w:rPr>
              <w:t>added_date</w:t>
            </w:r>
            <w:proofErr w:type="spellEnd"/>
            <w:r w:rsidRPr="00675FEF">
              <w:rPr>
                <w:rFonts w:ascii="Times New Roman" w:hAnsi="Times New Roman" w:cs="Times New Roman"/>
              </w:rPr>
              <w:t xml:space="preserve"> DESC</w:t>
            </w:r>
          </w:p>
          <w:p w14:paraId="08E12D55" w14:textId="23D1C582" w:rsidR="00675FEF" w:rsidRPr="00675FEF" w:rsidRDefault="0000231F" w:rsidP="00675FEF">
            <w:pPr>
              <w:pStyle w:val="a9"/>
              <w:numPr>
                <w:ilvl w:val="0"/>
                <w:numId w:val="80"/>
              </w:numPr>
              <w:spacing w:line="240" w:lineRule="auto"/>
              <w:jc w:val="both"/>
              <w:rPr>
                <w:rFonts w:ascii="Times New Roman" w:hAnsi="Times New Roman" w:cs="Times New Roman"/>
                <w:lang w:val="en-US"/>
              </w:rPr>
            </w:pPr>
            <w:r w:rsidRPr="00675FEF">
              <w:rPr>
                <w:rFonts w:ascii="Times New Roman" w:hAnsi="Times New Roman" w:cs="Times New Roman"/>
              </w:rPr>
              <w:t>Каталог оновлюється з контентом, що відповідає всім критеріям</w:t>
            </w:r>
          </w:p>
          <w:p w14:paraId="0064680A" w14:textId="1AA26546" w:rsidR="00675FEF" w:rsidRPr="00675FEF" w:rsidRDefault="0000231F" w:rsidP="00675FEF">
            <w:pPr>
              <w:pStyle w:val="a9"/>
              <w:numPr>
                <w:ilvl w:val="0"/>
                <w:numId w:val="80"/>
              </w:numPr>
              <w:spacing w:line="240" w:lineRule="auto"/>
              <w:jc w:val="both"/>
              <w:rPr>
                <w:rFonts w:ascii="Times New Roman" w:hAnsi="Times New Roman" w:cs="Times New Roman"/>
                <w:lang w:val="en-US"/>
              </w:rPr>
            </w:pPr>
            <w:r w:rsidRPr="00675FEF">
              <w:rPr>
                <w:rFonts w:ascii="Times New Roman" w:hAnsi="Times New Roman" w:cs="Times New Roman"/>
              </w:rPr>
              <w:t>Панель фільтрів показує всі активні фільтри з можливістю окремого видалення кожного</w:t>
            </w:r>
          </w:p>
          <w:p w14:paraId="13CDD9CA" w14:textId="04E653A1" w:rsidR="00675FEF" w:rsidRPr="00675FEF" w:rsidRDefault="0000231F" w:rsidP="00675FEF">
            <w:pPr>
              <w:pStyle w:val="a9"/>
              <w:numPr>
                <w:ilvl w:val="0"/>
                <w:numId w:val="80"/>
              </w:numPr>
              <w:spacing w:line="240" w:lineRule="auto"/>
              <w:jc w:val="both"/>
              <w:rPr>
                <w:rFonts w:ascii="Times New Roman" w:hAnsi="Times New Roman" w:cs="Times New Roman"/>
                <w:lang w:val="en-US"/>
              </w:rPr>
            </w:pPr>
            <w:proofErr w:type="spellStart"/>
            <w:r w:rsidRPr="00675FEF">
              <w:rPr>
                <w:rFonts w:ascii="Times New Roman" w:hAnsi="Times New Roman" w:cs="Times New Roman"/>
              </w:rPr>
              <w:t>Use</w:t>
            </w:r>
            <w:proofErr w:type="spellEnd"/>
            <w:r w:rsidRPr="00675FEF">
              <w:rPr>
                <w:rFonts w:ascii="Times New Roman" w:hAnsi="Times New Roman" w:cs="Times New Roman"/>
              </w:rPr>
              <w:t xml:space="preserve"> </w:t>
            </w:r>
            <w:proofErr w:type="spellStart"/>
            <w:r w:rsidRPr="00675FEF">
              <w:rPr>
                <w:rFonts w:ascii="Times New Roman" w:hAnsi="Times New Roman" w:cs="Times New Roman"/>
              </w:rPr>
              <w:t>case</w:t>
            </w:r>
            <w:proofErr w:type="spellEnd"/>
            <w:r w:rsidRPr="00675FEF">
              <w:rPr>
                <w:rFonts w:ascii="Times New Roman" w:hAnsi="Times New Roman" w:cs="Times New Roman"/>
              </w:rPr>
              <w:t xml:space="preserve"> продовжується</w:t>
            </w:r>
          </w:p>
          <w:p w14:paraId="2579A5B9" w14:textId="2AF8547C" w:rsidR="00675FEF" w:rsidRDefault="0000231F" w:rsidP="00675FEF">
            <w:pPr>
              <w:spacing w:after="0" w:line="240" w:lineRule="auto"/>
              <w:jc w:val="both"/>
              <w:rPr>
                <w:rFonts w:ascii="Times New Roman" w:hAnsi="Times New Roman" w:cs="Times New Roman"/>
                <w:lang w:val="en-US"/>
              </w:rPr>
            </w:pPr>
            <w:r w:rsidRPr="000311AE">
              <w:rPr>
                <w:rFonts w:ascii="Times New Roman" w:hAnsi="Times New Roman" w:cs="Times New Roman"/>
                <w:b/>
                <w:bCs/>
              </w:rPr>
              <w:t>А6: Фільтрація за типом контенту (тільки фільми або тільки серіали)</w:t>
            </w:r>
          </w:p>
          <w:p w14:paraId="11E5FB96" w14:textId="4E7F03A5" w:rsidR="00675FEF" w:rsidRPr="00675FEF" w:rsidRDefault="0000231F" w:rsidP="00675FEF">
            <w:pPr>
              <w:pStyle w:val="a9"/>
              <w:numPr>
                <w:ilvl w:val="0"/>
                <w:numId w:val="81"/>
              </w:numPr>
              <w:spacing w:line="240" w:lineRule="auto"/>
              <w:jc w:val="both"/>
              <w:rPr>
                <w:rFonts w:ascii="Times New Roman" w:hAnsi="Times New Roman" w:cs="Times New Roman"/>
                <w:lang w:val="en-US"/>
              </w:rPr>
            </w:pPr>
            <w:r w:rsidRPr="00675FEF">
              <w:rPr>
                <w:rFonts w:ascii="Times New Roman" w:hAnsi="Times New Roman" w:cs="Times New Roman"/>
              </w:rPr>
              <w:lastRenderedPageBreak/>
              <w:t xml:space="preserve">На кроці 5: Користувач обирає радіо-кнопку або </w:t>
            </w:r>
            <w:proofErr w:type="spellStart"/>
            <w:r w:rsidRPr="00675FEF">
              <w:rPr>
                <w:rFonts w:ascii="Times New Roman" w:hAnsi="Times New Roman" w:cs="Times New Roman"/>
              </w:rPr>
              <w:t>toggle</w:t>
            </w:r>
            <w:proofErr w:type="spellEnd"/>
            <w:r w:rsidRPr="00675FEF">
              <w:rPr>
                <w:rFonts w:ascii="Times New Roman" w:hAnsi="Times New Roman" w:cs="Times New Roman"/>
              </w:rPr>
              <w:t xml:space="preserve"> "Тільки фільми" або "Тільки серіали"</w:t>
            </w:r>
          </w:p>
          <w:p w14:paraId="46EC590B" w14:textId="760D420E" w:rsidR="00675FEF" w:rsidRPr="00675FEF" w:rsidRDefault="0000231F" w:rsidP="00675FEF">
            <w:pPr>
              <w:pStyle w:val="a9"/>
              <w:numPr>
                <w:ilvl w:val="0"/>
                <w:numId w:val="81"/>
              </w:numPr>
              <w:spacing w:line="240" w:lineRule="auto"/>
              <w:jc w:val="both"/>
              <w:rPr>
                <w:rFonts w:ascii="Times New Roman" w:hAnsi="Times New Roman" w:cs="Times New Roman"/>
                <w:lang w:val="en-US"/>
              </w:rPr>
            </w:pPr>
            <w:r w:rsidRPr="00675FEF">
              <w:rPr>
                <w:rFonts w:ascii="Times New Roman" w:hAnsi="Times New Roman" w:cs="Times New Roman"/>
              </w:rPr>
              <w:t>Система фільтрує контент за типом згідно FR 08</w:t>
            </w:r>
          </w:p>
          <w:p w14:paraId="69DFBD1B" w14:textId="39F57AEC" w:rsidR="00675FEF" w:rsidRPr="00675FEF" w:rsidRDefault="0000231F" w:rsidP="00675FEF">
            <w:pPr>
              <w:pStyle w:val="a9"/>
              <w:numPr>
                <w:ilvl w:val="0"/>
                <w:numId w:val="81"/>
              </w:numPr>
              <w:spacing w:line="240" w:lineRule="auto"/>
              <w:jc w:val="both"/>
              <w:rPr>
                <w:rFonts w:ascii="Times New Roman" w:hAnsi="Times New Roman" w:cs="Times New Roman"/>
                <w:lang w:val="en-US"/>
              </w:rPr>
            </w:pPr>
            <w:r w:rsidRPr="00675FEF">
              <w:rPr>
                <w:rFonts w:ascii="Times New Roman" w:hAnsi="Times New Roman" w:cs="Times New Roman"/>
              </w:rPr>
              <w:t>Каталог оновлюється, показуючи тільки обраний тип контенту</w:t>
            </w:r>
          </w:p>
          <w:p w14:paraId="1A7774B6" w14:textId="4CFAA548" w:rsidR="00675FEF" w:rsidRPr="00675FEF" w:rsidRDefault="0000231F" w:rsidP="00675FEF">
            <w:pPr>
              <w:pStyle w:val="a9"/>
              <w:numPr>
                <w:ilvl w:val="0"/>
                <w:numId w:val="81"/>
              </w:numPr>
              <w:spacing w:line="240" w:lineRule="auto"/>
              <w:jc w:val="both"/>
              <w:rPr>
                <w:rFonts w:ascii="Times New Roman" w:hAnsi="Times New Roman" w:cs="Times New Roman"/>
                <w:lang w:val="en-US"/>
              </w:rPr>
            </w:pPr>
            <w:r w:rsidRPr="00675FEF">
              <w:rPr>
                <w:rFonts w:ascii="Times New Roman" w:hAnsi="Times New Roman" w:cs="Times New Roman"/>
              </w:rPr>
              <w:t>Картки серіалів показують кількість сезонів та епізодів замість тривалості</w:t>
            </w:r>
          </w:p>
          <w:p w14:paraId="443B1DF0" w14:textId="15CEB0B7" w:rsidR="00675FEF" w:rsidRPr="00675FEF" w:rsidRDefault="0000231F" w:rsidP="00675FEF">
            <w:pPr>
              <w:pStyle w:val="a9"/>
              <w:numPr>
                <w:ilvl w:val="0"/>
                <w:numId w:val="81"/>
              </w:numPr>
              <w:spacing w:line="240" w:lineRule="auto"/>
              <w:jc w:val="both"/>
              <w:rPr>
                <w:rFonts w:ascii="Times New Roman" w:hAnsi="Times New Roman" w:cs="Times New Roman"/>
                <w:lang w:val="en-US"/>
              </w:rPr>
            </w:pPr>
            <w:proofErr w:type="spellStart"/>
            <w:r w:rsidRPr="00675FEF">
              <w:rPr>
                <w:rFonts w:ascii="Times New Roman" w:hAnsi="Times New Roman" w:cs="Times New Roman"/>
              </w:rPr>
              <w:t>Use</w:t>
            </w:r>
            <w:proofErr w:type="spellEnd"/>
            <w:r w:rsidRPr="00675FEF">
              <w:rPr>
                <w:rFonts w:ascii="Times New Roman" w:hAnsi="Times New Roman" w:cs="Times New Roman"/>
              </w:rPr>
              <w:t xml:space="preserve"> </w:t>
            </w:r>
            <w:proofErr w:type="spellStart"/>
            <w:r w:rsidRPr="00675FEF">
              <w:rPr>
                <w:rFonts w:ascii="Times New Roman" w:hAnsi="Times New Roman" w:cs="Times New Roman"/>
              </w:rPr>
              <w:t>case</w:t>
            </w:r>
            <w:proofErr w:type="spellEnd"/>
            <w:r w:rsidRPr="00675FEF">
              <w:rPr>
                <w:rFonts w:ascii="Times New Roman" w:hAnsi="Times New Roman" w:cs="Times New Roman"/>
              </w:rPr>
              <w:t xml:space="preserve"> продовжується</w:t>
            </w:r>
          </w:p>
          <w:p w14:paraId="7D784BC1" w14:textId="7A9BC0A9" w:rsidR="00675FEF" w:rsidRDefault="0000231F" w:rsidP="00675FEF">
            <w:pPr>
              <w:spacing w:after="0" w:line="240" w:lineRule="auto"/>
              <w:jc w:val="both"/>
              <w:rPr>
                <w:rFonts w:ascii="Times New Roman" w:hAnsi="Times New Roman" w:cs="Times New Roman"/>
                <w:lang w:val="en-US"/>
              </w:rPr>
            </w:pPr>
            <w:r w:rsidRPr="000311AE">
              <w:rPr>
                <w:rFonts w:ascii="Times New Roman" w:hAnsi="Times New Roman" w:cs="Times New Roman"/>
                <w:b/>
                <w:bCs/>
              </w:rPr>
              <w:t>А7: Перегляд на мобільному пристрої</w:t>
            </w:r>
          </w:p>
          <w:p w14:paraId="402FCCB5" w14:textId="539907BC" w:rsidR="00675FEF" w:rsidRPr="00675FEF" w:rsidRDefault="0000231F" w:rsidP="00675FEF">
            <w:pPr>
              <w:pStyle w:val="a9"/>
              <w:numPr>
                <w:ilvl w:val="0"/>
                <w:numId w:val="82"/>
              </w:numPr>
              <w:spacing w:line="240" w:lineRule="auto"/>
              <w:jc w:val="both"/>
              <w:rPr>
                <w:rFonts w:ascii="Times New Roman" w:hAnsi="Times New Roman" w:cs="Times New Roman"/>
                <w:lang w:val="en-US"/>
              </w:rPr>
            </w:pPr>
            <w:r w:rsidRPr="00675FEF">
              <w:rPr>
                <w:rFonts w:ascii="Times New Roman" w:hAnsi="Times New Roman" w:cs="Times New Roman"/>
              </w:rPr>
              <w:t>Користувач відкриває каталог на смартфоні або планшеті</w:t>
            </w:r>
          </w:p>
          <w:p w14:paraId="1E64D9D7" w14:textId="6E59BC4A" w:rsidR="00675FEF" w:rsidRPr="00675FEF" w:rsidRDefault="0000231F" w:rsidP="00675FEF">
            <w:pPr>
              <w:pStyle w:val="a9"/>
              <w:numPr>
                <w:ilvl w:val="0"/>
                <w:numId w:val="82"/>
              </w:numPr>
              <w:spacing w:line="240" w:lineRule="auto"/>
              <w:jc w:val="both"/>
              <w:rPr>
                <w:rFonts w:ascii="Times New Roman" w:hAnsi="Times New Roman" w:cs="Times New Roman"/>
                <w:lang w:val="en-US"/>
              </w:rPr>
            </w:pPr>
            <w:r w:rsidRPr="00675FEF">
              <w:rPr>
                <w:rFonts w:ascii="Times New Roman" w:hAnsi="Times New Roman" w:cs="Times New Roman"/>
              </w:rPr>
              <w:t xml:space="preserve">Система виявляє розмір екрану через </w:t>
            </w:r>
            <w:proofErr w:type="spellStart"/>
            <w:r w:rsidRPr="00675FEF">
              <w:rPr>
                <w:rFonts w:ascii="Times New Roman" w:hAnsi="Times New Roman" w:cs="Times New Roman"/>
              </w:rPr>
              <w:t>responsive</w:t>
            </w:r>
            <w:proofErr w:type="spellEnd"/>
            <w:r w:rsidRPr="00675FEF">
              <w:rPr>
                <w:rFonts w:ascii="Times New Roman" w:hAnsi="Times New Roman" w:cs="Times New Roman"/>
              </w:rPr>
              <w:t xml:space="preserve"> </w:t>
            </w:r>
            <w:proofErr w:type="spellStart"/>
            <w:r w:rsidRPr="00675FEF">
              <w:rPr>
                <w:rFonts w:ascii="Times New Roman" w:hAnsi="Times New Roman" w:cs="Times New Roman"/>
              </w:rPr>
              <w:t>design</w:t>
            </w:r>
            <w:proofErr w:type="spellEnd"/>
          </w:p>
          <w:p w14:paraId="33ACD8F2" w14:textId="58BFAA5E" w:rsidR="00675FEF" w:rsidRPr="00675FEF" w:rsidRDefault="0000231F" w:rsidP="00675FEF">
            <w:pPr>
              <w:pStyle w:val="a9"/>
              <w:numPr>
                <w:ilvl w:val="0"/>
                <w:numId w:val="82"/>
              </w:numPr>
              <w:spacing w:line="240" w:lineRule="auto"/>
              <w:jc w:val="both"/>
              <w:rPr>
                <w:rFonts w:ascii="Times New Roman" w:hAnsi="Times New Roman" w:cs="Times New Roman"/>
                <w:lang w:val="en-US"/>
              </w:rPr>
            </w:pPr>
            <w:r w:rsidRPr="00675FEF">
              <w:rPr>
                <w:rFonts w:ascii="Times New Roman" w:hAnsi="Times New Roman" w:cs="Times New Roman"/>
              </w:rPr>
              <w:t xml:space="preserve">Система адаптує інтерфейс згідно FR 10 та US 4 (критерій 5): панель фільтрів перетворюється на </w:t>
            </w:r>
            <w:proofErr w:type="spellStart"/>
            <w:r w:rsidRPr="00675FEF">
              <w:rPr>
                <w:rFonts w:ascii="Times New Roman" w:hAnsi="Times New Roman" w:cs="Times New Roman"/>
              </w:rPr>
              <w:t>collapsible</w:t>
            </w:r>
            <w:proofErr w:type="spellEnd"/>
            <w:r w:rsidRPr="00675FEF">
              <w:rPr>
                <w:rFonts w:ascii="Times New Roman" w:hAnsi="Times New Roman" w:cs="Times New Roman"/>
              </w:rPr>
              <w:t xml:space="preserve"> меню або </w:t>
            </w:r>
            <w:proofErr w:type="spellStart"/>
            <w:r w:rsidRPr="00675FEF">
              <w:rPr>
                <w:rFonts w:ascii="Times New Roman" w:hAnsi="Times New Roman" w:cs="Times New Roman"/>
              </w:rPr>
              <w:t>bottom</w:t>
            </w:r>
            <w:proofErr w:type="spellEnd"/>
            <w:r w:rsidRPr="00675FEF">
              <w:rPr>
                <w:rFonts w:ascii="Times New Roman" w:hAnsi="Times New Roman" w:cs="Times New Roman"/>
              </w:rPr>
              <w:t xml:space="preserve"> </w:t>
            </w:r>
            <w:proofErr w:type="spellStart"/>
            <w:r w:rsidRPr="00675FEF">
              <w:rPr>
                <w:rFonts w:ascii="Times New Roman" w:hAnsi="Times New Roman" w:cs="Times New Roman"/>
              </w:rPr>
              <w:t>sheet</w:t>
            </w:r>
            <w:proofErr w:type="spellEnd"/>
            <w:r w:rsidRPr="00675FEF">
              <w:rPr>
                <w:rFonts w:ascii="Times New Roman" w:hAnsi="Times New Roman" w:cs="Times New Roman"/>
              </w:rPr>
              <w:t xml:space="preserve">, картки розташовуються у 1-2 колонки, збільшуються кнопки для зручності </w:t>
            </w:r>
            <w:proofErr w:type="spellStart"/>
            <w:r w:rsidRPr="00675FEF">
              <w:rPr>
                <w:rFonts w:ascii="Times New Roman" w:hAnsi="Times New Roman" w:cs="Times New Roman"/>
              </w:rPr>
              <w:t>touch</w:t>
            </w:r>
            <w:proofErr w:type="spellEnd"/>
            <w:r w:rsidRPr="00675FEF">
              <w:rPr>
                <w:rFonts w:ascii="Times New Roman" w:hAnsi="Times New Roman" w:cs="Times New Roman"/>
              </w:rPr>
              <w:t xml:space="preserve"> </w:t>
            </w:r>
            <w:proofErr w:type="spellStart"/>
            <w:r w:rsidRPr="00675FEF">
              <w:rPr>
                <w:rFonts w:ascii="Times New Roman" w:hAnsi="Times New Roman" w:cs="Times New Roman"/>
              </w:rPr>
              <w:t>interaction</w:t>
            </w:r>
            <w:proofErr w:type="spellEnd"/>
            <w:r w:rsidRPr="00675FEF">
              <w:rPr>
                <w:rFonts w:ascii="Times New Roman" w:hAnsi="Times New Roman" w:cs="Times New Roman"/>
              </w:rPr>
              <w:t xml:space="preserve">, </w:t>
            </w:r>
            <w:proofErr w:type="spellStart"/>
            <w:r w:rsidRPr="00675FEF">
              <w:rPr>
                <w:rFonts w:ascii="Times New Roman" w:hAnsi="Times New Roman" w:cs="Times New Roman"/>
              </w:rPr>
              <w:t>lazy</w:t>
            </w:r>
            <w:proofErr w:type="spellEnd"/>
            <w:r w:rsidRPr="00675FEF">
              <w:rPr>
                <w:rFonts w:ascii="Times New Roman" w:hAnsi="Times New Roman" w:cs="Times New Roman"/>
              </w:rPr>
              <w:t xml:space="preserve"> </w:t>
            </w:r>
            <w:proofErr w:type="spellStart"/>
            <w:r w:rsidRPr="00675FEF">
              <w:rPr>
                <w:rFonts w:ascii="Times New Roman" w:hAnsi="Times New Roman" w:cs="Times New Roman"/>
              </w:rPr>
              <w:t>loading</w:t>
            </w:r>
            <w:proofErr w:type="spellEnd"/>
            <w:r w:rsidRPr="00675FEF">
              <w:rPr>
                <w:rFonts w:ascii="Times New Roman" w:hAnsi="Times New Roman" w:cs="Times New Roman"/>
              </w:rPr>
              <w:t xml:space="preserve"> оптимізується для мобільного інтернету</w:t>
            </w:r>
          </w:p>
          <w:p w14:paraId="6FED27BF" w14:textId="021023C5" w:rsidR="00675FEF" w:rsidRPr="00675FEF" w:rsidRDefault="0000231F" w:rsidP="00675FEF">
            <w:pPr>
              <w:pStyle w:val="a9"/>
              <w:numPr>
                <w:ilvl w:val="0"/>
                <w:numId w:val="82"/>
              </w:numPr>
              <w:spacing w:line="240" w:lineRule="auto"/>
              <w:jc w:val="both"/>
              <w:rPr>
                <w:rFonts w:ascii="Times New Roman" w:hAnsi="Times New Roman" w:cs="Times New Roman"/>
                <w:lang w:val="en-US"/>
              </w:rPr>
            </w:pPr>
            <w:r w:rsidRPr="00675FEF">
              <w:rPr>
                <w:rFonts w:ascii="Times New Roman" w:hAnsi="Times New Roman" w:cs="Times New Roman"/>
              </w:rPr>
              <w:t xml:space="preserve">Навігація </w:t>
            </w:r>
            <w:proofErr w:type="spellStart"/>
            <w:r w:rsidRPr="00675FEF">
              <w:rPr>
                <w:rFonts w:ascii="Times New Roman" w:hAnsi="Times New Roman" w:cs="Times New Roman"/>
              </w:rPr>
              <w:t>touch-friendly</w:t>
            </w:r>
            <w:proofErr w:type="spellEnd"/>
            <w:r w:rsidRPr="00675FEF">
              <w:rPr>
                <w:rFonts w:ascii="Times New Roman" w:hAnsi="Times New Roman" w:cs="Times New Roman"/>
              </w:rPr>
              <w:t xml:space="preserve"> з </w:t>
            </w:r>
            <w:proofErr w:type="spellStart"/>
            <w:r w:rsidRPr="00675FEF">
              <w:rPr>
                <w:rFonts w:ascii="Times New Roman" w:hAnsi="Times New Roman" w:cs="Times New Roman"/>
              </w:rPr>
              <w:t>swipe</w:t>
            </w:r>
            <w:proofErr w:type="spellEnd"/>
            <w:r w:rsidRPr="00675FEF">
              <w:rPr>
                <w:rFonts w:ascii="Times New Roman" w:hAnsi="Times New Roman" w:cs="Times New Roman"/>
              </w:rPr>
              <w:t xml:space="preserve"> жестами</w:t>
            </w:r>
          </w:p>
          <w:p w14:paraId="7A7877E0" w14:textId="474CCD34" w:rsidR="00675FEF" w:rsidRPr="00675FEF" w:rsidRDefault="0000231F" w:rsidP="00675FEF">
            <w:pPr>
              <w:pStyle w:val="a9"/>
              <w:numPr>
                <w:ilvl w:val="0"/>
                <w:numId w:val="82"/>
              </w:numPr>
              <w:spacing w:line="240" w:lineRule="auto"/>
              <w:jc w:val="both"/>
              <w:rPr>
                <w:rFonts w:ascii="Times New Roman" w:hAnsi="Times New Roman" w:cs="Times New Roman"/>
                <w:lang w:val="en-US"/>
              </w:rPr>
            </w:pPr>
            <w:proofErr w:type="spellStart"/>
            <w:r w:rsidRPr="00675FEF">
              <w:rPr>
                <w:rFonts w:ascii="Times New Roman" w:hAnsi="Times New Roman" w:cs="Times New Roman"/>
              </w:rPr>
              <w:t>Use</w:t>
            </w:r>
            <w:proofErr w:type="spellEnd"/>
            <w:r w:rsidRPr="00675FEF">
              <w:rPr>
                <w:rFonts w:ascii="Times New Roman" w:hAnsi="Times New Roman" w:cs="Times New Roman"/>
              </w:rPr>
              <w:t xml:space="preserve"> </w:t>
            </w:r>
            <w:proofErr w:type="spellStart"/>
            <w:r w:rsidRPr="00675FEF">
              <w:rPr>
                <w:rFonts w:ascii="Times New Roman" w:hAnsi="Times New Roman" w:cs="Times New Roman"/>
              </w:rPr>
              <w:t>case</w:t>
            </w:r>
            <w:proofErr w:type="spellEnd"/>
            <w:r w:rsidRPr="00675FEF">
              <w:rPr>
                <w:rFonts w:ascii="Times New Roman" w:hAnsi="Times New Roman" w:cs="Times New Roman"/>
              </w:rPr>
              <w:t xml:space="preserve"> продовжується з адаптованим інтерфейсом</w:t>
            </w:r>
          </w:p>
          <w:p w14:paraId="088731EA" w14:textId="0005D2E6" w:rsidR="00675FEF" w:rsidRDefault="0000231F" w:rsidP="00675FEF">
            <w:pPr>
              <w:spacing w:after="0" w:line="240" w:lineRule="auto"/>
              <w:jc w:val="both"/>
              <w:rPr>
                <w:rFonts w:ascii="Times New Roman" w:hAnsi="Times New Roman" w:cs="Times New Roman"/>
                <w:lang w:val="en-US"/>
              </w:rPr>
            </w:pPr>
            <w:r w:rsidRPr="000311AE">
              <w:rPr>
                <w:rFonts w:ascii="Times New Roman" w:hAnsi="Times New Roman" w:cs="Times New Roman"/>
                <w:b/>
                <w:bCs/>
              </w:rPr>
              <w:t>А8: Скидання всіх фільтрів</w:t>
            </w:r>
          </w:p>
          <w:p w14:paraId="48104669" w14:textId="34716102" w:rsidR="00675FEF" w:rsidRPr="00675FEF" w:rsidRDefault="0000231F" w:rsidP="00675FEF">
            <w:pPr>
              <w:pStyle w:val="a9"/>
              <w:numPr>
                <w:ilvl w:val="0"/>
                <w:numId w:val="83"/>
              </w:numPr>
              <w:spacing w:line="240" w:lineRule="auto"/>
              <w:jc w:val="both"/>
              <w:rPr>
                <w:rFonts w:ascii="Times New Roman" w:hAnsi="Times New Roman" w:cs="Times New Roman"/>
                <w:lang w:val="en-US"/>
              </w:rPr>
            </w:pPr>
            <w:r w:rsidRPr="00675FEF">
              <w:rPr>
                <w:rFonts w:ascii="Times New Roman" w:hAnsi="Times New Roman" w:cs="Times New Roman"/>
              </w:rPr>
              <w:t>Користувач застосував кілька фільтрів та хоче повернутися до повного каталогу</w:t>
            </w:r>
          </w:p>
          <w:p w14:paraId="46B7948A" w14:textId="63BEE1B0" w:rsidR="00675FEF" w:rsidRPr="00675FEF" w:rsidRDefault="0000231F" w:rsidP="00675FEF">
            <w:pPr>
              <w:pStyle w:val="a9"/>
              <w:numPr>
                <w:ilvl w:val="0"/>
                <w:numId w:val="83"/>
              </w:numPr>
              <w:spacing w:line="240" w:lineRule="auto"/>
              <w:jc w:val="both"/>
              <w:rPr>
                <w:rFonts w:ascii="Times New Roman" w:hAnsi="Times New Roman" w:cs="Times New Roman"/>
                <w:lang w:val="en-US"/>
              </w:rPr>
            </w:pPr>
            <w:r w:rsidRPr="00675FEF">
              <w:rPr>
                <w:rFonts w:ascii="Times New Roman" w:hAnsi="Times New Roman" w:cs="Times New Roman"/>
              </w:rPr>
              <w:t>Користувач натискає кнопку "Скинути всі фільтри" або "Показати все"</w:t>
            </w:r>
          </w:p>
          <w:p w14:paraId="617439B0" w14:textId="0F838EFC" w:rsidR="00675FEF" w:rsidRPr="00675FEF" w:rsidRDefault="0000231F" w:rsidP="00675FEF">
            <w:pPr>
              <w:pStyle w:val="a9"/>
              <w:numPr>
                <w:ilvl w:val="0"/>
                <w:numId w:val="83"/>
              </w:numPr>
              <w:spacing w:line="240" w:lineRule="auto"/>
              <w:jc w:val="both"/>
              <w:rPr>
                <w:rFonts w:ascii="Times New Roman" w:hAnsi="Times New Roman" w:cs="Times New Roman"/>
                <w:lang w:val="en-US"/>
              </w:rPr>
            </w:pPr>
            <w:r w:rsidRPr="00675FEF">
              <w:rPr>
                <w:rFonts w:ascii="Times New Roman" w:hAnsi="Times New Roman" w:cs="Times New Roman"/>
              </w:rPr>
              <w:t>Система видаляє всі активні фільтри</w:t>
            </w:r>
          </w:p>
          <w:p w14:paraId="206E30DB" w14:textId="66161E86" w:rsidR="00675FEF" w:rsidRPr="00675FEF" w:rsidRDefault="0000231F" w:rsidP="00675FEF">
            <w:pPr>
              <w:pStyle w:val="a9"/>
              <w:numPr>
                <w:ilvl w:val="0"/>
                <w:numId w:val="83"/>
              </w:numPr>
              <w:spacing w:line="240" w:lineRule="auto"/>
              <w:jc w:val="both"/>
              <w:rPr>
                <w:rFonts w:ascii="Times New Roman" w:hAnsi="Times New Roman" w:cs="Times New Roman"/>
                <w:lang w:val="en-US"/>
              </w:rPr>
            </w:pPr>
            <w:r w:rsidRPr="00675FEF">
              <w:rPr>
                <w:rFonts w:ascii="Times New Roman" w:hAnsi="Times New Roman" w:cs="Times New Roman"/>
              </w:rPr>
              <w:t>Система завантажує повний каталог із стандартним сортуванням</w:t>
            </w:r>
          </w:p>
          <w:p w14:paraId="40665A80" w14:textId="4C2064F9" w:rsidR="00675FEF" w:rsidRPr="00675FEF" w:rsidRDefault="0000231F" w:rsidP="00675FEF">
            <w:pPr>
              <w:pStyle w:val="a9"/>
              <w:numPr>
                <w:ilvl w:val="0"/>
                <w:numId w:val="83"/>
              </w:numPr>
              <w:spacing w:line="240" w:lineRule="auto"/>
              <w:jc w:val="both"/>
              <w:rPr>
                <w:rFonts w:ascii="Times New Roman" w:hAnsi="Times New Roman" w:cs="Times New Roman"/>
                <w:lang w:val="en-US"/>
              </w:rPr>
            </w:pPr>
            <w:r w:rsidRPr="00675FEF">
              <w:rPr>
                <w:rFonts w:ascii="Times New Roman" w:hAnsi="Times New Roman" w:cs="Times New Roman"/>
              </w:rPr>
              <w:t>URL очищається від параметрів фільтрації</w:t>
            </w:r>
          </w:p>
          <w:p w14:paraId="41BDF7A0" w14:textId="006E7F35" w:rsidR="0000231F" w:rsidRPr="00675FEF" w:rsidRDefault="0000231F" w:rsidP="00675FEF">
            <w:pPr>
              <w:pStyle w:val="a9"/>
              <w:numPr>
                <w:ilvl w:val="0"/>
                <w:numId w:val="83"/>
              </w:numPr>
              <w:spacing w:line="240" w:lineRule="auto"/>
              <w:jc w:val="both"/>
              <w:rPr>
                <w:rFonts w:ascii="Times New Roman" w:hAnsi="Times New Roman" w:cs="Times New Roman"/>
              </w:rPr>
            </w:pPr>
            <w:proofErr w:type="spellStart"/>
            <w:r w:rsidRPr="00675FEF">
              <w:rPr>
                <w:rFonts w:ascii="Times New Roman" w:hAnsi="Times New Roman" w:cs="Times New Roman"/>
              </w:rPr>
              <w:t>Use</w:t>
            </w:r>
            <w:proofErr w:type="spellEnd"/>
            <w:r w:rsidRPr="00675FEF">
              <w:rPr>
                <w:rFonts w:ascii="Times New Roman" w:hAnsi="Times New Roman" w:cs="Times New Roman"/>
              </w:rPr>
              <w:t xml:space="preserve"> </w:t>
            </w:r>
            <w:proofErr w:type="spellStart"/>
            <w:r w:rsidRPr="00675FEF">
              <w:rPr>
                <w:rFonts w:ascii="Times New Roman" w:hAnsi="Times New Roman" w:cs="Times New Roman"/>
              </w:rPr>
              <w:t>case</w:t>
            </w:r>
            <w:proofErr w:type="spellEnd"/>
            <w:r w:rsidRPr="00675FEF">
              <w:rPr>
                <w:rFonts w:ascii="Times New Roman" w:hAnsi="Times New Roman" w:cs="Times New Roman"/>
              </w:rPr>
              <w:t xml:space="preserve"> продовжується з повним каталогом</w:t>
            </w:r>
          </w:p>
        </w:tc>
      </w:tr>
      <w:tr w:rsidR="0000231F" w:rsidRPr="000311AE" w14:paraId="0645B0A4" w14:textId="77777777" w:rsidTr="00271F70">
        <w:tc>
          <w:tcPr>
            <w:tcW w:w="0" w:type="auto"/>
            <w:hideMark/>
          </w:tcPr>
          <w:p w14:paraId="14A2F433"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lastRenderedPageBreak/>
              <w:t>Негативні сценарії (виключення)</w:t>
            </w:r>
          </w:p>
        </w:tc>
        <w:tc>
          <w:tcPr>
            <w:tcW w:w="0" w:type="auto"/>
            <w:hideMark/>
          </w:tcPr>
          <w:p w14:paraId="67B99FAB" w14:textId="572F4F3E" w:rsidR="00675FEF" w:rsidRPr="00675FEF" w:rsidRDefault="0000231F" w:rsidP="00675FEF">
            <w:pPr>
              <w:spacing w:after="0" w:line="240" w:lineRule="auto"/>
              <w:jc w:val="both"/>
              <w:rPr>
                <w:rFonts w:ascii="Times New Roman" w:hAnsi="Times New Roman" w:cs="Times New Roman"/>
                <w:lang w:val="en-US"/>
              </w:rPr>
            </w:pPr>
            <w:r w:rsidRPr="000311AE">
              <w:rPr>
                <w:rFonts w:ascii="Times New Roman" w:hAnsi="Times New Roman" w:cs="Times New Roman"/>
                <w:b/>
                <w:bCs/>
              </w:rPr>
              <w:t>Н1: Порожній результат після фільтрації</w:t>
            </w:r>
          </w:p>
          <w:p w14:paraId="5D380DE1" w14:textId="0BAC7EE1" w:rsidR="00675FEF" w:rsidRPr="00675FEF" w:rsidRDefault="0000231F" w:rsidP="00675FEF">
            <w:pPr>
              <w:pStyle w:val="a9"/>
              <w:numPr>
                <w:ilvl w:val="0"/>
                <w:numId w:val="84"/>
              </w:numPr>
              <w:spacing w:line="240" w:lineRule="auto"/>
              <w:jc w:val="both"/>
              <w:rPr>
                <w:rFonts w:ascii="Times New Roman" w:hAnsi="Times New Roman" w:cs="Times New Roman"/>
                <w:lang w:val="en-US"/>
              </w:rPr>
            </w:pPr>
            <w:r w:rsidRPr="00675FEF">
              <w:rPr>
                <w:rFonts w:ascii="Times New Roman" w:hAnsi="Times New Roman" w:cs="Times New Roman"/>
              </w:rPr>
              <w:t>На кроці А1-А6: Користувач застосовує специфічну комбінацію фільтрів (наприклад, "Документальні фільми" + "Рейтинг 9.5+" + "Рік 2024")</w:t>
            </w:r>
          </w:p>
          <w:p w14:paraId="148D01F6" w14:textId="40BAC8E4" w:rsidR="00675FEF" w:rsidRPr="00675FEF" w:rsidRDefault="0000231F" w:rsidP="00675FEF">
            <w:pPr>
              <w:pStyle w:val="a9"/>
              <w:numPr>
                <w:ilvl w:val="0"/>
                <w:numId w:val="84"/>
              </w:numPr>
              <w:spacing w:line="240" w:lineRule="auto"/>
              <w:jc w:val="both"/>
              <w:rPr>
                <w:rFonts w:ascii="Times New Roman" w:hAnsi="Times New Roman" w:cs="Times New Roman"/>
                <w:lang w:val="en-US"/>
              </w:rPr>
            </w:pPr>
            <w:r w:rsidRPr="00675FEF">
              <w:rPr>
                <w:rFonts w:ascii="Times New Roman" w:hAnsi="Times New Roman" w:cs="Times New Roman"/>
              </w:rPr>
              <w:t>Система запитує базу даних, але не знаходить жодного контенту, що відповідає всім критеріям</w:t>
            </w:r>
          </w:p>
          <w:p w14:paraId="34DB2B6E" w14:textId="55938DF1" w:rsidR="00675FEF" w:rsidRPr="00675FEF" w:rsidRDefault="0000231F" w:rsidP="00675FEF">
            <w:pPr>
              <w:pStyle w:val="a9"/>
              <w:numPr>
                <w:ilvl w:val="0"/>
                <w:numId w:val="84"/>
              </w:numPr>
              <w:spacing w:line="240" w:lineRule="auto"/>
              <w:jc w:val="both"/>
              <w:rPr>
                <w:rFonts w:ascii="Times New Roman" w:hAnsi="Times New Roman" w:cs="Times New Roman"/>
                <w:lang w:val="en-US"/>
              </w:rPr>
            </w:pPr>
            <w:r w:rsidRPr="00675FEF">
              <w:rPr>
                <w:rFonts w:ascii="Times New Roman" w:hAnsi="Times New Roman" w:cs="Times New Roman"/>
              </w:rPr>
              <w:t>Система відображає дружнє повідомлення: "На жаль, не знайдено контенту за обраними критеріями. Спробуйте змінити фільтри або переглянути інші категорії"</w:t>
            </w:r>
          </w:p>
          <w:p w14:paraId="27874965" w14:textId="0AD63156" w:rsidR="00675FEF" w:rsidRPr="00675FEF" w:rsidRDefault="0000231F" w:rsidP="00675FEF">
            <w:pPr>
              <w:pStyle w:val="a9"/>
              <w:numPr>
                <w:ilvl w:val="0"/>
                <w:numId w:val="84"/>
              </w:numPr>
              <w:spacing w:line="240" w:lineRule="auto"/>
              <w:jc w:val="both"/>
              <w:rPr>
                <w:rFonts w:ascii="Times New Roman" w:hAnsi="Times New Roman" w:cs="Times New Roman"/>
                <w:lang w:val="en-US"/>
              </w:rPr>
            </w:pPr>
            <w:r w:rsidRPr="00675FEF">
              <w:rPr>
                <w:rFonts w:ascii="Times New Roman" w:hAnsi="Times New Roman" w:cs="Times New Roman"/>
              </w:rPr>
              <w:t>Система пропонує рекомендації: "Можливо, вас зацікавлять:", список схожих категорій або послаблених фільтрів</w:t>
            </w:r>
          </w:p>
          <w:p w14:paraId="7C3C7466" w14:textId="4D83790B" w:rsidR="00675FEF" w:rsidRPr="00675FEF" w:rsidRDefault="0000231F" w:rsidP="00675FEF">
            <w:pPr>
              <w:pStyle w:val="a9"/>
              <w:numPr>
                <w:ilvl w:val="0"/>
                <w:numId w:val="84"/>
              </w:numPr>
              <w:spacing w:line="240" w:lineRule="auto"/>
              <w:jc w:val="both"/>
              <w:rPr>
                <w:rFonts w:ascii="Times New Roman" w:hAnsi="Times New Roman" w:cs="Times New Roman"/>
                <w:lang w:val="en-US"/>
              </w:rPr>
            </w:pPr>
            <w:r w:rsidRPr="00675FEF">
              <w:rPr>
                <w:rFonts w:ascii="Times New Roman" w:hAnsi="Times New Roman" w:cs="Times New Roman"/>
              </w:rPr>
              <w:t>Система показує кнопку "Скинути фільтри"</w:t>
            </w:r>
          </w:p>
          <w:p w14:paraId="137D8923" w14:textId="05CC8963" w:rsidR="00675FEF" w:rsidRPr="00675FEF" w:rsidRDefault="0000231F" w:rsidP="00675FEF">
            <w:pPr>
              <w:pStyle w:val="a9"/>
              <w:numPr>
                <w:ilvl w:val="0"/>
                <w:numId w:val="84"/>
              </w:numPr>
              <w:spacing w:line="240" w:lineRule="auto"/>
              <w:jc w:val="both"/>
              <w:rPr>
                <w:rFonts w:ascii="Times New Roman" w:hAnsi="Times New Roman" w:cs="Times New Roman"/>
                <w:lang w:val="en-US"/>
              </w:rPr>
            </w:pPr>
            <w:r w:rsidRPr="00675FEF">
              <w:rPr>
                <w:rFonts w:ascii="Times New Roman" w:hAnsi="Times New Roman" w:cs="Times New Roman"/>
              </w:rPr>
              <w:t>Активні фільтри залишаються видимими для можливості корекції</w:t>
            </w:r>
          </w:p>
          <w:p w14:paraId="64782249" w14:textId="5B65B2F3" w:rsidR="00675FEF" w:rsidRPr="00675FEF" w:rsidRDefault="0000231F" w:rsidP="00675FEF">
            <w:pPr>
              <w:pStyle w:val="a9"/>
              <w:numPr>
                <w:ilvl w:val="0"/>
                <w:numId w:val="84"/>
              </w:numPr>
              <w:spacing w:line="240" w:lineRule="auto"/>
              <w:jc w:val="both"/>
              <w:rPr>
                <w:rFonts w:ascii="Times New Roman" w:hAnsi="Times New Roman" w:cs="Times New Roman"/>
                <w:lang w:val="en-US"/>
              </w:rPr>
            </w:pPr>
            <w:proofErr w:type="spellStart"/>
            <w:r w:rsidRPr="00675FEF">
              <w:rPr>
                <w:rFonts w:ascii="Times New Roman" w:hAnsi="Times New Roman" w:cs="Times New Roman"/>
              </w:rPr>
              <w:t>Use</w:t>
            </w:r>
            <w:proofErr w:type="spellEnd"/>
            <w:r w:rsidRPr="00675FEF">
              <w:rPr>
                <w:rFonts w:ascii="Times New Roman" w:hAnsi="Times New Roman" w:cs="Times New Roman"/>
              </w:rPr>
              <w:t xml:space="preserve"> </w:t>
            </w:r>
            <w:proofErr w:type="spellStart"/>
            <w:r w:rsidRPr="00675FEF">
              <w:rPr>
                <w:rFonts w:ascii="Times New Roman" w:hAnsi="Times New Roman" w:cs="Times New Roman"/>
              </w:rPr>
              <w:t>case</w:t>
            </w:r>
            <w:proofErr w:type="spellEnd"/>
            <w:r w:rsidRPr="00675FEF">
              <w:rPr>
                <w:rFonts w:ascii="Times New Roman" w:hAnsi="Times New Roman" w:cs="Times New Roman"/>
              </w:rPr>
              <w:t xml:space="preserve"> завершено з порожнім результатом</w:t>
            </w:r>
          </w:p>
          <w:p w14:paraId="28B6EA21" w14:textId="6F6DDB04" w:rsidR="00675FEF" w:rsidRDefault="0000231F" w:rsidP="00675FEF">
            <w:pPr>
              <w:spacing w:after="0" w:line="240" w:lineRule="auto"/>
              <w:jc w:val="both"/>
              <w:rPr>
                <w:rFonts w:ascii="Times New Roman" w:hAnsi="Times New Roman" w:cs="Times New Roman"/>
                <w:lang w:val="en-US"/>
              </w:rPr>
            </w:pPr>
            <w:r w:rsidRPr="000311AE">
              <w:rPr>
                <w:rFonts w:ascii="Times New Roman" w:hAnsi="Times New Roman" w:cs="Times New Roman"/>
                <w:b/>
                <w:bCs/>
              </w:rPr>
              <w:t xml:space="preserve">Н2: Збій завантаження зображень </w:t>
            </w:r>
            <w:proofErr w:type="spellStart"/>
            <w:r w:rsidRPr="000311AE">
              <w:rPr>
                <w:rFonts w:ascii="Times New Roman" w:hAnsi="Times New Roman" w:cs="Times New Roman"/>
                <w:b/>
                <w:bCs/>
              </w:rPr>
              <w:t>постерів</w:t>
            </w:r>
            <w:proofErr w:type="spellEnd"/>
          </w:p>
          <w:p w14:paraId="33F1552B" w14:textId="0388AD60" w:rsidR="00675FEF" w:rsidRPr="00675FEF" w:rsidRDefault="0000231F" w:rsidP="00675FEF">
            <w:pPr>
              <w:pStyle w:val="a9"/>
              <w:numPr>
                <w:ilvl w:val="0"/>
                <w:numId w:val="85"/>
              </w:numPr>
              <w:spacing w:line="240" w:lineRule="auto"/>
              <w:jc w:val="both"/>
              <w:rPr>
                <w:rFonts w:ascii="Times New Roman" w:hAnsi="Times New Roman" w:cs="Times New Roman"/>
                <w:lang w:val="en-US"/>
              </w:rPr>
            </w:pPr>
            <w:r w:rsidRPr="00675FEF">
              <w:rPr>
                <w:rFonts w:ascii="Times New Roman" w:hAnsi="Times New Roman" w:cs="Times New Roman"/>
              </w:rPr>
              <w:t>На кроці 9: CDN або сервер зображень недоступний, зображення не завантажуються</w:t>
            </w:r>
          </w:p>
          <w:p w14:paraId="04DAAAC7" w14:textId="6CE5090D" w:rsidR="00675FEF" w:rsidRPr="00675FEF" w:rsidRDefault="0000231F" w:rsidP="00675FEF">
            <w:pPr>
              <w:pStyle w:val="a9"/>
              <w:numPr>
                <w:ilvl w:val="0"/>
                <w:numId w:val="85"/>
              </w:numPr>
              <w:spacing w:line="240" w:lineRule="auto"/>
              <w:jc w:val="both"/>
              <w:rPr>
                <w:rFonts w:ascii="Times New Roman" w:hAnsi="Times New Roman" w:cs="Times New Roman"/>
                <w:lang w:val="en-US"/>
              </w:rPr>
            </w:pPr>
            <w:r w:rsidRPr="00675FEF">
              <w:rPr>
                <w:rFonts w:ascii="Times New Roman" w:hAnsi="Times New Roman" w:cs="Times New Roman"/>
              </w:rPr>
              <w:t xml:space="preserve">Система виявляє помилку завантаження (404, </w:t>
            </w:r>
            <w:proofErr w:type="spellStart"/>
            <w:r w:rsidRPr="00675FEF">
              <w:rPr>
                <w:rFonts w:ascii="Times New Roman" w:hAnsi="Times New Roman" w:cs="Times New Roman"/>
              </w:rPr>
              <w:t>timeout</w:t>
            </w:r>
            <w:proofErr w:type="spellEnd"/>
            <w:r w:rsidRPr="00675FEF">
              <w:rPr>
                <w:rFonts w:ascii="Times New Roman" w:hAnsi="Times New Roman" w:cs="Times New Roman"/>
              </w:rPr>
              <w:t>)</w:t>
            </w:r>
          </w:p>
          <w:p w14:paraId="4A6DAEC3" w14:textId="57B28461" w:rsidR="00675FEF" w:rsidRPr="00675FEF" w:rsidRDefault="0000231F" w:rsidP="00675FEF">
            <w:pPr>
              <w:pStyle w:val="a9"/>
              <w:numPr>
                <w:ilvl w:val="0"/>
                <w:numId w:val="85"/>
              </w:numPr>
              <w:spacing w:line="240" w:lineRule="auto"/>
              <w:jc w:val="both"/>
              <w:rPr>
                <w:rFonts w:ascii="Times New Roman" w:hAnsi="Times New Roman" w:cs="Times New Roman"/>
                <w:lang w:val="en-US"/>
              </w:rPr>
            </w:pPr>
            <w:r w:rsidRPr="00675FEF">
              <w:rPr>
                <w:rFonts w:ascii="Times New Roman" w:hAnsi="Times New Roman" w:cs="Times New Roman"/>
              </w:rPr>
              <w:t xml:space="preserve">Система відображає </w:t>
            </w:r>
            <w:proofErr w:type="spellStart"/>
            <w:r w:rsidRPr="00675FEF">
              <w:rPr>
                <w:rFonts w:ascii="Times New Roman" w:hAnsi="Times New Roman" w:cs="Times New Roman"/>
              </w:rPr>
              <w:t>placeholder</w:t>
            </w:r>
            <w:proofErr w:type="spellEnd"/>
            <w:r w:rsidRPr="00675FEF">
              <w:rPr>
                <w:rFonts w:ascii="Times New Roman" w:hAnsi="Times New Roman" w:cs="Times New Roman"/>
              </w:rPr>
              <w:t xml:space="preserve"> зображення (</w:t>
            </w:r>
            <w:proofErr w:type="spellStart"/>
            <w:r w:rsidRPr="00675FEF">
              <w:rPr>
                <w:rFonts w:ascii="Times New Roman" w:hAnsi="Times New Roman" w:cs="Times New Roman"/>
              </w:rPr>
              <w:t>generic</w:t>
            </w:r>
            <w:proofErr w:type="spellEnd"/>
            <w:r w:rsidRPr="00675FEF">
              <w:rPr>
                <w:rFonts w:ascii="Times New Roman" w:hAnsi="Times New Roman" w:cs="Times New Roman"/>
              </w:rPr>
              <w:t xml:space="preserve"> </w:t>
            </w:r>
            <w:proofErr w:type="spellStart"/>
            <w:r w:rsidRPr="00675FEF">
              <w:rPr>
                <w:rFonts w:ascii="Times New Roman" w:hAnsi="Times New Roman" w:cs="Times New Roman"/>
              </w:rPr>
              <w:t>poster</w:t>
            </w:r>
            <w:proofErr w:type="spellEnd"/>
            <w:r w:rsidRPr="00675FEF">
              <w:rPr>
                <w:rFonts w:ascii="Times New Roman" w:hAnsi="Times New Roman" w:cs="Times New Roman"/>
              </w:rPr>
              <w:t>) замість порожнього місця</w:t>
            </w:r>
          </w:p>
          <w:p w14:paraId="6E351A76" w14:textId="4EACBECE" w:rsidR="00675FEF" w:rsidRPr="00675FEF" w:rsidRDefault="0000231F" w:rsidP="00675FEF">
            <w:pPr>
              <w:pStyle w:val="a9"/>
              <w:numPr>
                <w:ilvl w:val="0"/>
                <w:numId w:val="85"/>
              </w:numPr>
              <w:spacing w:line="240" w:lineRule="auto"/>
              <w:jc w:val="both"/>
              <w:rPr>
                <w:rFonts w:ascii="Times New Roman" w:hAnsi="Times New Roman" w:cs="Times New Roman"/>
                <w:lang w:val="en-US"/>
              </w:rPr>
            </w:pPr>
            <w:r w:rsidRPr="00675FEF">
              <w:rPr>
                <w:rFonts w:ascii="Times New Roman" w:hAnsi="Times New Roman" w:cs="Times New Roman"/>
              </w:rPr>
              <w:t xml:space="preserve">Система може показувати назву фільму великим шрифтом на </w:t>
            </w:r>
            <w:proofErr w:type="spellStart"/>
            <w:r w:rsidRPr="00675FEF">
              <w:rPr>
                <w:rFonts w:ascii="Times New Roman" w:hAnsi="Times New Roman" w:cs="Times New Roman"/>
              </w:rPr>
              <w:t>placeholder</w:t>
            </w:r>
            <w:proofErr w:type="spellEnd"/>
          </w:p>
          <w:p w14:paraId="020A558D" w14:textId="295ED1B8" w:rsidR="00675FEF" w:rsidRPr="00675FEF" w:rsidRDefault="0000231F" w:rsidP="00675FEF">
            <w:pPr>
              <w:pStyle w:val="a9"/>
              <w:numPr>
                <w:ilvl w:val="0"/>
                <w:numId w:val="85"/>
              </w:numPr>
              <w:spacing w:line="240" w:lineRule="auto"/>
              <w:jc w:val="both"/>
              <w:rPr>
                <w:rFonts w:ascii="Times New Roman" w:hAnsi="Times New Roman" w:cs="Times New Roman"/>
                <w:lang w:val="en-US"/>
              </w:rPr>
            </w:pPr>
            <w:r w:rsidRPr="00675FEF">
              <w:rPr>
                <w:rFonts w:ascii="Times New Roman" w:hAnsi="Times New Roman" w:cs="Times New Roman"/>
              </w:rPr>
              <w:lastRenderedPageBreak/>
              <w:t xml:space="preserve">Система </w:t>
            </w:r>
            <w:proofErr w:type="spellStart"/>
            <w:r w:rsidRPr="00675FEF">
              <w:rPr>
                <w:rFonts w:ascii="Times New Roman" w:hAnsi="Times New Roman" w:cs="Times New Roman"/>
              </w:rPr>
              <w:t>логує</w:t>
            </w:r>
            <w:proofErr w:type="spellEnd"/>
            <w:r w:rsidRPr="00675FEF">
              <w:rPr>
                <w:rFonts w:ascii="Times New Roman" w:hAnsi="Times New Roman" w:cs="Times New Roman"/>
              </w:rPr>
              <w:t xml:space="preserve"> помилку завантаження зображень для моніторингу</w:t>
            </w:r>
          </w:p>
          <w:p w14:paraId="3457C5D5" w14:textId="377DCCBB" w:rsidR="00675FEF" w:rsidRPr="00675FEF" w:rsidRDefault="0000231F" w:rsidP="00675FEF">
            <w:pPr>
              <w:pStyle w:val="a9"/>
              <w:numPr>
                <w:ilvl w:val="0"/>
                <w:numId w:val="85"/>
              </w:numPr>
              <w:spacing w:line="240" w:lineRule="auto"/>
              <w:jc w:val="both"/>
              <w:rPr>
                <w:rFonts w:ascii="Times New Roman" w:hAnsi="Times New Roman" w:cs="Times New Roman"/>
                <w:lang w:val="en-US"/>
              </w:rPr>
            </w:pPr>
            <w:r w:rsidRPr="00675FEF">
              <w:rPr>
                <w:rFonts w:ascii="Times New Roman" w:hAnsi="Times New Roman" w:cs="Times New Roman"/>
              </w:rPr>
              <w:t>Система автоматично повторює спробу завантаження через 5 секунд (</w:t>
            </w:r>
            <w:proofErr w:type="spellStart"/>
            <w:r w:rsidRPr="00675FEF">
              <w:rPr>
                <w:rFonts w:ascii="Times New Roman" w:hAnsi="Times New Roman" w:cs="Times New Roman"/>
              </w:rPr>
              <w:t>retry</w:t>
            </w:r>
            <w:proofErr w:type="spellEnd"/>
            <w:r w:rsidRPr="00675FEF">
              <w:rPr>
                <w:rFonts w:ascii="Times New Roman" w:hAnsi="Times New Roman" w:cs="Times New Roman"/>
              </w:rPr>
              <w:t xml:space="preserve"> </w:t>
            </w:r>
            <w:proofErr w:type="spellStart"/>
            <w:r w:rsidRPr="00675FEF">
              <w:rPr>
                <w:rFonts w:ascii="Times New Roman" w:hAnsi="Times New Roman" w:cs="Times New Roman"/>
              </w:rPr>
              <w:t>mechanism</w:t>
            </w:r>
            <w:proofErr w:type="spellEnd"/>
            <w:r w:rsidRPr="00675FEF">
              <w:rPr>
                <w:rFonts w:ascii="Times New Roman" w:hAnsi="Times New Roman" w:cs="Times New Roman"/>
              </w:rPr>
              <w:t>)</w:t>
            </w:r>
          </w:p>
          <w:p w14:paraId="220A3C11" w14:textId="5CD56B0A" w:rsidR="00675FEF" w:rsidRPr="00675FEF" w:rsidRDefault="0000231F" w:rsidP="00675FEF">
            <w:pPr>
              <w:pStyle w:val="a9"/>
              <w:numPr>
                <w:ilvl w:val="0"/>
                <w:numId w:val="85"/>
              </w:numPr>
              <w:spacing w:line="240" w:lineRule="auto"/>
              <w:jc w:val="both"/>
              <w:rPr>
                <w:rFonts w:ascii="Times New Roman" w:hAnsi="Times New Roman" w:cs="Times New Roman"/>
                <w:lang w:val="en-US"/>
              </w:rPr>
            </w:pPr>
            <w:r w:rsidRPr="00675FEF">
              <w:rPr>
                <w:rFonts w:ascii="Times New Roman" w:hAnsi="Times New Roman" w:cs="Times New Roman"/>
              </w:rPr>
              <w:t>Всі інші дані картки (назва, рейтинг, тощо) відображаються нормально</w:t>
            </w:r>
          </w:p>
          <w:p w14:paraId="3E376D6E" w14:textId="2FEB3F69" w:rsidR="00675FEF" w:rsidRPr="00675FEF" w:rsidRDefault="0000231F" w:rsidP="00675FEF">
            <w:pPr>
              <w:pStyle w:val="a9"/>
              <w:numPr>
                <w:ilvl w:val="0"/>
                <w:numId w:val="85"/>
              </w:numPr>
              <w:spacing w:line="240" w:lineRule="auto"/>
              <w:jc w:val="both"/>
              <w:rPr>
                <w:rFonts w:ascii="Times New Roman" w:hAnsi="Times New Roman" w:cs="Times New Roman"/>
                <w:lang w:val="en-US"/>
              </w:rPr>
            </w:pPr>
            <w:proofErr w:type="spellStart"/>
            <w:r w:rsidRPr="00675FEF">
              <w:rPr>
                <w:rFonts w:ascii="Times New Roman" w:hAnsi="Times New Roman" w:cs="Times New Roman"/>
              </w:rPr>
              <w:t>Use</w:t>
            </w:r>
            <w:proofErr w:type="spellEnd"/>
            <w:r w:rsidRPr="00675FEF">
              <w:rPr>
                <w:rFonts w:ascii="Times New Roman" w:hAnsi="Times New Roman" w:cs="Times New Roman"/>
              </w:rPr>
              <w:t xml:space="preserve"> </w:t>
            </w:r>
            <w:proofErr w:type="spellStart"/>
            <w:r w:rsidRPr="00675FEF">
              <w:rPr>
                <w:rFonts w:ascii="Times New Roman" w:hAnsi="Times New Roman" w:cs="Times New Roman"/>
              </w:rPr>
              <w:t>case</w:t>
            </w:r>
            <w:proofErr w:type="spellEnd"/>
            <w:r w:rsidRPr="00675FEF">
              <w:rPr>
                <w:rFonts w:ascii="Times New Roman" w:hAnsi="Times New Roman" w:cs="Times New Roman"/>
              </w:rPr>
              <w:t xml:space="preserve"> продовжується з </w:t>
            </w:r>
            <w:proofErr w:type="spellStart"/>
            <w:r w:rsidRPr="00675FEF">
              <w:rPr>
                <w:rFonts w:ascii="Times New Roman" w:hAnsi="Times New Roman" w:cs="Times New Roman"/>
              </w:rPr>
              <w:t>placeholder</w:t>
            </w:r>
            <w:proofErr w:type="spellEnd"/>
            <w:r w:rsidRPr="00675FEF">
              <w:rPr>
                <w:rFonts w:ascii="Times New Roman" w:hAnsi="Times New Roman" w:cs="Times New Roman"/>
              </w:rPr>
              <w:t xml:space="preserve"> зображеннями</w:t>
            </w:r>
          </w:p>
          <w:p w14:paraId="7AD3574E" w14:textId="4B7AB9D1" w:rsidR="00675FEF" w:rsidRDefault="0000231F" w:rsidP="00675FEF">
            <w:pPr>
              <w:spacing w:after="0" w:line="240" w:lineRule="auto"/>
              <w:jc w:val="both"/>
              <w:rPr>
                <w:rFonts w:ascii="Times New Roman" w:hAnsi="Times New Roman" w:cs="Times New Roman"/>
                <w:lang w:val="en-US"/>
              </w:rPr>
            </w:pPr>
            <w:r w:rsidRPr="000311AE">
              <w:rPr>
                <w:rFonts w:ascii="Times New Roman" w:hAnsi="Times New Roman" w:cs="Times New Roman"/>
                <w:b/>
                <w:bCs/>
              </w:rPr>
              <w:t>Н3: Збій бази даних контенту</w:t>
            </w:r>
          </w:p>
          <w:p w14:paraId="2BC8808E" w14:textId="7F4E2D26" w:rsidR="00675FEF" w:rsidRPr="00675FEF" w:rsidRDefault="0000231F" w:rsidP="00675FEF">
            <w:pPr>
              <w:pStyle w:val="a9"/>
              <w:numPr>
                <w:ilvl w:val="0"/>
                <w:numId w:val="86"/>
              </w:numPr>
              <w:spacing w:line="240" w:lineRule="auto"/>
              <w:jc w:val="both"/>
              <w:rPr>
                <w:rFonts w:ascii="Times New Roman" w:hAnsi="Times New Roman" w:cs="Times New Roman"/>
                <w:lang w:val="en-US"/>
              </w:rPr>
            </w:pPr>
            <w:r w:rsidRPr="00675FEF">
              <w:rPr>
                <w:rFonts w:ascii="Times New Roman" w:hAnsi="Times New Roman" w:cs="Times New Roman"/>
              </w:rPr>
              <w:t>На кроці 2: База даних недоступна або повертає помилку при запиті контенту</w:t>
            </w:r>
          </w:p>
          <w:p w14:paraId="085646D4" w14:textId="48D71341" w:rsidR="00675FEF" w:rsidRPr="00675FEF" w:rsidRDefault="0000231F" w:rsidP="00675FEF">
            <w:pPr>
              <w:pStyle w:val="a9"/>
              <w:numPr>
                <w:ilvl w:val="0"/>
                <w:numId w:val="86"/>
              </w:numPr>
              <w:spacing w:line="240" w:lineRule="auto"/>
              <w:jc w:val="both"/>
              <w:rPr>
                <w:rFonts w:ascii="Times New Roman" w:hAnsi="Times New Roman" w:cs="Times New Roman"/>
                <w:lang w:val="en-US"/>
              </w:rPr>
            </w:pPr>
            <w:r w:rsidRPr="00675FEF">
              <w:rPr>
                <w:rFonts w:ascii="Times New Roman" w:hAnsi="Times New Roman" w:cs="Times New Roman"/>
              </w:rPr>
              <w:t xml:space="preserve">Система перехоплює помилку </w:t>
            </w:r>
            <w:proofErr w:type="spellStart"/>
            <w:r w:rsidRPr="00675FEF">
              <w:rPr>
                <w:rFonts w:ascii="Times New Roman" w:hAnsi="Times New Roman" w:cs="Times New Roman"/>
              </w:rPr>
              <w:t>database</w:t>
            </w:r>
            <w:proofErr w:type="spellEnd"/>
            <w:r w:rsidRPr="00675FEF">
              <w:rPr>
                <w:rFonts w:ascii="Times New Roman" w:hAnsi="Times New Roman" w:cs="Times New Roman"/>
              </w:rPr>
              <w:t xml:space="preserve"> </w:t>
            </w:r>
            <w:proofErr w:type="spellStart"/>
            <w:r w:rsidRPr="00675FEF">
              <w:rPr>
                <w:rFonts w:ascii="Times New Roman" w:hAnsi="Times New Roman" w:cs="Times New Roman"/>
              </w:rPr>
              <w:t>connection</w:t>
            </w:r>
            <w:proofErr w:type="spellEnd"/>
          </w:p>
          <w:p w14:paraId="0B55F487" w14:textId="7EB17D32" w:rsidR="00675FEF" w:rsidRPr="00675FEF" w:rsidRDefault="0000231F" w:rsidP="00675FEF">
            <w:pPr>
              <w:pStyle w:val="a9"/>
              <w:numPr>
                <w:ilvl w:val="0"/>
                <w:numId w:val="86"/>
              </w:numPr>
              <w:spacing w:line="240" w:lineRule="auto"/>
              <w:jc w:val="both"/>
              <w:rPr>
                <w:rFonts w:ascii="Times New Roman" w:hAnsi="Times New Roman" w:cs="Times New Roman"/>
                <w:lang w:val="en-US"/>
              </w:rPr>
            </w:pPr>
            <w:r w:rsidRPr="00675FEF">
              <w:rPr>
                <w:rFonts w:ascii="Times New Roman" w:hAnsi="Times New Roman" w:cs="Times New Roman"/>
              </w:rPr>
              <w:t>Система відображає користувачеві: "Виникла тимчасова технічна проблема з завантаженням каталогу. Спробуйте оновити сторінку або повернутися пізніше"</w:t>
            </w:r>
          </w:p>
          <w:p w14:paraId="54F0B6EC" w14:textId="7FB34F2A" w:rsidR="00675FEF" w:rsidRPr="00675FEF" w:rsidRDefault="0000231F" w:rsidP="00675FEF">
            <w:pPr>
              <w:pStyle w:val="a9"/>
              <w:numPr>
                <w:ilvl w:val="0"/>
                <w:numId w:val="86"/>
              </w:numPr>
              <w:spacing w:line="240" w:lineRule="auto"/>
              <w:jc w:val="both"/>
              <w:rPr>
                <w:rFonts w:ascii="Times New Roman" w:hAnsi="Times New Roman" w:cs="Times New Roman"/>
                <w:lang w:val="en-US"/>
              </w:rPr>
            </w:pPr>
            <w:r w:rsidRPr="00675FEF">
              <w:rPr>
                <w:rFonts w:ascii="Times New Roman" w:hAnsi="Times New Roman" w:cs="Times New Roman"/>
              </w:rPr>
              <w:t>Система надає кнопку "Оновити сторінку"</w:t>
            </w:r>
          </w:p>
          <w:p w14:paraId="5C5A47CD" w14:textId="7C5260AB" w:rsidR="00675FEF" w:rsidRPr="00675FEF" w:rsidRDefault="0000231F" w:rsidP="00675FEF">
            <w:pPr>
              <w:pStyle w:val="a9"/>
              <w:numPr>
                <w:ilvl w:val="0"/>
                <w:numId w:val="86"/>
              </w:numPr>
              <w:spacing w:line="240" w:lineRule="auto"/>
              <w:jc w:val="both"/>
              <w:rPr>
                <w:rFonts w:ascii="Times New Roman" w:hAnsi="Times New Roman" w:cs="Times New Roman"/>
                <w:lang w:val="en-US"/>
              </w:rPr>
            </w:pPr>
            <w:r w:rsidRPr="00675FEF">
              <w:rPr>
                <w:rFonts w:ascii="Times New Roman" w:hAnsi="Times New Roman" w:cs="Times New Roman"/>
              </w:rPr>
              <w:t xml:space="preserve">Система може відображати </w:t>
            </w:r>
            <w:proofErr w:type="spellStart"/>
            <w:r w:rsidRPr="00675FEF">
              <w:rPr>
                <w:rFonts w:ascii="Times New Roman" w:hAnsi="Times New Roman" w:cs="Times New Roman"/>
              </w:rPr>
              <w:t>закешований</w:t>
            </w:r>
            <w:proofErr w:type="spellEnd"/>
            <w:r w:rsidRPr="00675FEF">
              <w:rPr>
                <w:rFonts w:ascii="Times New Roman" w:hAnsi="Times New Roman" w:cs="Times New Roman"/>
              </w:rPr>
              <w:t xml:space="preserve"> контент, якщо доступний, з позначкою "Дані можуть бути неактуальними"</w:t>
            </w:r>
          </w:p>
          <w:p w14:paraId="5D5A653C" w14:textId="6B3E2968" w:rsidR="00675FEF" w:rsidRPr="00675FEF" w:rsidRDefault="0000231F" w:rsidP="00675FEF">
            <w:pPr>
              <w:pStyle w:val="a9"/>
              <w:numPr>
                <w:ilvl w:val="0"/>
                <w:numId w:val="86"/>
              </w:numPr>
              <w:spacing w:line="240" w:lineRule="auto"/>
              <w:jc w:val="both"/>
              <w:rPr>
                <w:rFonts w:ascii="Times New Roman" w:hAnsi="Times New Roman" w:cs="Times New Roman"/>
                <w:lang w:val="en-US"/>
              </w:rPr>
            </w:pPr>
            <w:r w:rsidRPr="00675FEF">
              <w:rPr>
                <w:rFonts w:ascii="Times New Roman" w:hAnsi="Times New Roman" w:cs="Times New Roman"/>
              </w:rPr>
              <w:t xml:space="preserve">Система детально </w:t>
            </w:r>
            <w:proofErr w:type="spellStart"/>
            <w:r w:rsidRPr="00675FEF">
              <w:rPr>
                <w:rFonts w:ascii="Times New Roman" w:hAnsi="Times New Roman" w:cs="Times New Roman"/>
              </w:rPr>
              <w:t>логує</w:t>
            </w:r>
            <w:proofErr w:type="spellEnd"/>
            <w:r w:rsidRPr="00675FEF">
              <w:rPr>
                <w:rFonts w:ascii="Times New Roman" w:hAnsi="Times New Roman" w:cs="Times New Roman"/>
              </w:rPr>
              <w:t xml:space="preserve"> помилку бази даних для технічної команди</w:t>
            </w:r>
          </w:p>
          <w:p w14:paraId="4563858A" w14:textId="649B9382" w:rsidR="00675FEF" w:rsidRPr="00675FEF" w:rsidRDefault="0000231F" w:rsidP="00675FEF">
            <w:pPr>
              <w:pStyle w:val="a9"/>
              <w:numPr>
                <w:ilvl w:val="0"/>
                <w:numId w:val="86"/>
              </w:numPr>
              <w:spacing w:line="240" w:lineRule="auto"/>
              <w:jc w:val="both"/>
              <w:rPr>
                <w:rFonts w:ascii="Times New Roman" w:hAnsi="Times New Roman" w:cs="Times New Roman"/>
                <w:lang w:val="en-US"/>
              </w:rPr>
            </w:pPr>
            <w:r w:rsidRPr="00675FEF">
              <w:rPr>
                <w:rFonts w:ascii="Times New Roman" w:hAnsi="Times New Roman" w:cs="Times New Roman"/>
              </w:rPr>
              <w:t xml:space="preserve">Система може сповістити </w:t>
            </w:r>
            <w:proofErr w:type="spellStart"/>
            <w:r w:rsidRPr="00675FEF">
              <w:rPr>
                <w:rFonts w:ascii="Times New Roman" w:hAnsi="Times New Roman" w:cs="Times New Roman"/>
              </w:rPr>
              <w:t>on-call</w:t>
            </w:r>
            <w:proofErr w:type="spellEnd"/>
            <w:r w:rsidRPr="00675FEF">
              <w:rPr>
                <w:rFonts w:ascii="Times New Roman" w:hAnsi="Times New Roman" w:cs="Times New Roman"/>
              </w:rPr>
              <w:t xml:space="preserve"> інженера про критичний збій</w:t>
            </w:r>
          </w:p>
          <w:p w14:paraId="4BC7CFC6" w14:textId="5BA79C97" w:rsidR="00675FEF" w:rsidRPr="00675FEF" w:rsidRDefault="0000231F" w:rsidP="00675FEF">
            <w:pPr>
              <w:pStyle w:val="a9"/>
              <w:numPr>
                <w:ilvl w:val="0"/>
                <w:numId w:val="86"/>
              </w:numPr>
              <w:spacing w:line="240" w:lineRule="auto"/>
              <w:jc w:val="both"/>
              <w:rPr>
                <w:rFonts w:ascii="Times New Roman" w:hAnsi="Times New Roman" w:cs="Times New Roman"/>
                <w:lang w:val="en-US"/>
              </w:rPr>
            </w:pPr>
            <w:proofErr w:type="spellStart"/>
            <w:r w:rsidRPr="00675FEF">
              <w:rPr>
                <w:rFonts w:ascii="Times New Roman" w:hAnsi="Times New Roman" w:cs="Times New Roman"/>
              </w:rPr>
              <w:t>Use</w:t>
            </w:r>
            <w:proofErr w:type="spellEnd"/>
            <w:r w:rsidRPr="00675FEF">
              <w:rPr>
                <w:rFonts w:ascii="Times New Roman" w:hAnsi="Times New Roman" w:cs="Times New Roman"/>
              </w:rPr>
              <w:t xml:space="preserve"> </w:t>
            </w:r>
            <w:proofErr w:type="spellStart"/>
            <w:r w:rsidRPr="00675FEF">
              <w:rPr>
                <w:rFonts w:ascii="Times New Roman" w:hAnsi="Times New Roman" w:cs="Times New Roman"/>
              </w:rPr>
              <w:t>case</w:t>
            </w:r>
            <w:proofErr w:type="spellEnd"/>
            <w:r w:rsidRPr="00675FEF">
              <w:rPr>
                <w:rFonts w:ascii="Times New Roman" w:hAnsi="Times New Roman" w:cs="Times New Roman"/>
              </w:rPr>
              <w:t xml:space="preserve"> завершено з помилкою</w:t>
            </w:r>
          </w:p>
          <w:p w14:paraId="25BBD833" w14:textId="6F48829E" w:rsidR="00675FEF" w:rsidRDefault="0000231F" w:rsidP="00675FEF">
            <w:pPr>
              <w:spacing w:after="0" w:line="240" w:lineRule="auto"/>
              <w:jc w:val="both"/>
              <w:rPr>
                <w:rFonts w:ascii="Times New Roman" w:hAnsi="Times New Roman" w:cs="Times New Roman"/>
                <w:lang w:val="en-US"/>
              </w:rPr>
            </w:pPr>
            <w:r w:rsidRPr="000311AE">
              <w:rPr>
                <w:rFonts w:ascii="Times New Roman" w:hAnsi="Times New Roman" w:cs="Times New Roman"/>
                <w:b/>
                <w:bCs/>
              </w:rPr>
              <w:t>Н4: Повільне завантаження через низьку швидкість інтернету</w:t>
            </w:r>
          </w:p>
          <w:p w14:paraId="489A5BC3" w14:textId="7B0A6866" w:rsidR="00675FEF" w:rsidRPr="00675FEF" w:rsidRDefault="0000231F" w:rsidP="00675FEF">
            <w:pPr>
              <w:pStyle w:val="a9"/>
              <w:numPr>
                <w:ilvl w:val="0"/>
                <w:numId w:val="87"/>
              </w:numPr>
              <w:spacing w:line="240" w:lineRule="auto"/>
              <w:jc w:val="both"/>
              <w:rPr>
                <w:rFonts w:ascii="Times New Roman" w:hAnsi="Times New Roman" w:cs="Times New Roman"/>
                <w:lang w:val="en-US"/>
              </w:rPr>
            </w:pPr>
            <w:r w:rsidRPr="00675FEF">
              <w:rPr>
                <w:rFonts w:ascii="Times New Roman" w:hAnsi="Times New Roman" w:cs="Times New Roman"/>
              </w:rPr>
              <w:t>На кроці 2-9: Користувач має повільне інтернет-з'єднання, контент завантажується дуже повільно</w:t>
            </w:r>
          </w:p>
          <w:p w14:paraId="78E2F6CD" w14:textId="47AAFB68" w:rsidR="00675FEF" w:rsidRPr="00675FEF" w:rsidRDefault="0000231F" w:rsidP="00675FEF">
            <w:pPr>
              <w:pStyle w:val="a9"/>
              <w:numPr>
                <w:ilvl w:val="0"/>
                <w:numId w:val="87"/>
              </w:numPr>
              <w:spacing w:line="240" w:lineRule="auto"/>
              <w:jc w:val="both"/>
              <w:rPr>
                <w:rFonts w:ascii="Times New Roman" w:hAnsi="Times New Roman" w:cs="Times New Roman"/>
                <w:lang w:val="en-US"/>
              </w:rPr>
            </w:pPr>
            <w:r w:rsidRPr="00675FEF">
              <w:rPr>
                <w:rFonts w:ascii="Times New Roman" w:hAnsi="Times New Roman" w:cs="Times New Roman"/>
              </w:rPr>
              <w:t xml:space="preserve">Система виявляє повільну швидкість через </w:t>
            </w:r>
            <w:proofErr w:type="spellStart"/>
            <w:r w:rsidRPr="00675FEF">
              <w:rPr>
                <w:rFonts w:ascii="Times New Roman" w:hAnsi="Times New Roman" w:cs="Times New Roman"/>
              </w:rPr>
              <w:t>performance</w:t>
            </w:r>
            <w:proofErr w:type="spellEnd"/>
            <w:r w:rsidRPr="00675FEF">
              <w:rPr>
                <w:rFonts w:ascii="Times New Roman" w:hAnsi="Times New Roman" w:cs="Times New Roman"/>
              </w:rPr>
              <w:t xml:space="preserve"> API</w:t>
            </w:r>
          </w:p>
          <w:p w14:paraId="4613823A" w14:textId="2163B109" w:rsidR="00675FEF" w:rsidRPr="00675FEF" w:rsidRDefault="0000231F" w:rsidP="00675FEF">
            <w:pPr>
              <w:pStyle w:val="a9"/>
              <w:numPr>
                <w:ilvl w:val="0"/>
                <w:numId w:val="87"/>
              </w:numPr>
              <w:spacing w:line="240" w:lineRule="auto"/>
              <w:jc w:val="both"/>
              <w:rPr>
                <w:rFonts w:ascii="Times New Roman" w:hAnsi="Times New Roman" w:cs="Times New Roman"/>
                <w:lang w:val="en-US"/>
              </w:rPr>
            </w:pPr>
            <w:r w:rsidRPr="00675FEF">
              <w:rPr>
                <w:rFonts w:ascii="Times New Roman" w:hAnsi="Times New Roman" w:cs="Times New Roman"/>
              </w:rPr>
              <w:t xml:space="preserve">Система відображає </w:t>
            </w:r>
            <w:proofErr w:type="spellStart"/>
            <w:r w:rsidRPr="00675FEF">
              <w:rPr>
                <w:rFonts w:ascii="Times New Roman" w:hAnsi="Times New Roman" w:cs="Times New Roman"/>
              </w:rPr>
              <w:t>skeleton</w:t>
            </w:r>
            <w:proofErr w:type="spellEnd"/>
            <w:r w:rsidRPr="00675FEF">
              <w:rPr>
                <w:rFonts w:ascii="Times New Roman" w:hAnsi="Times New Roman" w:cs="Times New Roman"/>
              </w:rPr>
              <w:t xml:space="preserve"> </w:t>
            </w:r>
            <w:proofErr w:type="spellStart"/>
            <w:r w:rsidRPr="00675FEF">
              <w:rPr>
                <w:rFonts w:ascii="Times New Roman" w:hAnsi="Times New Roman" w:cs="Times New Roman"/>
              </w:rPr>
              <w:t>loaders</w:t>
            </w:r>
            <w:proofErr w:type="spellEnd"/>
            <w:r w:rsidRPr="00675FEF">
              <w:rPr>
                <w:rFonts w:ascii="Times New Roman" w:hAnsi="Times New Roman" w:cs="Times New Roman"/>
              </w:rPr>
              <w:t xml:space="preserve"> або </w:t>
            </w:r>
            <w:proofErr w:type="spellStart"/>
            <w:r w:rsidRPr="00675FEF">
              <w:rPr>
                <w:rFonts w:ascii="Times New Roman" w:hAnsi="Times New Roman" w:cs="Times New Roman"/>
              </w:rPr>
              <w:t>progress</w:t>
            </w:r>
            <w:proofErr w:type="spellEnd"/>
            <w:r w:rsidRPr="00675FEF">
              <w:rPr>
                <w:rFonts w:ascii="Times New Roman" w:hAnsi="Times New Roman" w:cs="Times New Roman"/>
              </w:rPr>
              <w:t xml:space="preserve"> </w:t>
            </w:r>
            <w:proofErr w:type="spellStart"/>
            <w:r w:rsidRPr="00675FEF">
              <w:rPr>
                <w:rFonts w:ascii="Times New Roman" w:hAnsi="Times New Roman" w:cs="Times New Roman"/>
              </w:rPr>
              <w:t>indicators</w:t>
            </w:r>
            <w:proofErr w:type="spellEnd"/>
            <w:r w:rsidRPr="00675FEF">
              <w:rPr>
                <w:rFonts w:ascii="Times New Roman" w:hAnsi="Times New Roman" w:cs="Times New Roman"/>
              </w:rPr>
              <w:t xml:space="preserve"> для карток, що завантажуються</w:t>
            </w:r>
          </w:p>
          <w:p w14:paraId="25934446" w14:textId="1B02997E" w:rsidR="00675FEF" w:rsidRPr="00675FEF" w:rsidRDefault="0000231F" w:rsidP="00675FEF">
            <w:pPr>
              <w:pStyle w:val="a9"/>
              <w:numPr>
                <w:ilvl w:val="0"/>
                <w:numId w:val="87"/>
              </w:numPr>
              <w:spacing w:line="240" w:lineRule="auto"/>
              <w:jc w:val="both"/>
              <w:rPr>
                <w:rFonts w:ascii="Times New Roman" w:hAnsi="Times New Roman" w:cs="Times New Roman"/>
                <w:lang w:val="en-US"/>
              </w:rPr>
            </w:pPr>
            <w:r w:rsidRPr="00675FEF">
              <w:rPr>
                <w:rFonts w:ascii="Times New Roman" w:hAnsi="Times New Roman" w:cs="Times New Roman"/>
              </w:rPr>
              <w:t>Система відображає повідомлення: "Виявлено повільне з'єднання. Завантаження може тривати довше"</w:t>
            </w:r>
          </w:p>
          <w:p w14:paraId="7FE26636" w14:textId="5100C33C" w:rsidR="00675FEF" w:rsidRPr="00675FEF" w:rsidRDefault="0000231F" w:rsidP="00675FEF">
            <w:pPr>
              <w:pStyle w:val="a9"/>
              <w:numPr>
                <w:ilvl w:val="0"/>
                <w:numId w:val="87"/>
              </w:numPr>
              <w:spacing w:line="240" w:lineRule="auto"/>
              <w:jc w:val="both"/>
              <w:rPr>
                <w:rFonts w:ascii="Times New Roman" w:hAnsi="Times New Roman" w:cs="Times New Roman"/>
                <w:lang w:val="en-US"/>
              </w:rPr>
            </w:pPr>
            <w:r w:rsidRPr="00675FEF">
              <w:rPr>
                <w:rFonts w:ascii="Times New Roman" w:hAnsi="Times New Roman" w:cs="Times New Roman"/>
              </w:rPr>
              <w:t xml:space="preserve">Система автоматично знижує якість зображень </w:t>
            </w:r>
            <w:proofErr w:type="spellStart"/>
            <w:r w:rsidRPr="00675FEF">
              <w:rPr>
                <w:rFonts w:ascii="Times New Roman" w:hAnsi="Times New Roman" w:cs="Times New Roman"/>
              </w:rPr>
              <w:t>постерів</w:t>
            </w:r>
            <w:proofErr w:type="spellEnd"/>
            <w:r w:rsidRPr="00675FEF">
              <w:rPr>
                <w:rFonts w:ascii="Times New Roman" w:hAnsi="Times New Roman" w:cs="Times New Roman"/>
              </w:rPr>
              <w:t xml:space="preserve"> (завантажує </w:t>
            </w:r>
            <w:proofErr w:type="spellStart"/>
            <w:r w:rsidRPr="00675FEF">
              <w:rPr>
                <w:rFonts w:ascii="Times New Roman" w:hAnsi="Times New Roman" w:cs="Times New Roman"/>
              </w:rPr>
              <w:t>thumbnails</w:t>
            </w:r>
            <w:proofErr w:type="spellEnd"/>
            <w:r w:rsidRPr="00675FEF">
              <w:rPr>
                <w:rFonts w:ascii="Times New Roman" w:hAnsi="Times New Roman" w:cs="Times New Roman"/>
              </w:rPr>
              <w:t xml:space="preserve"> замість </w:t>
            </w:r>
            <w:proofErr w:type="spellStart"/>
            <w:r w:rsidRPr="00675FEF">
              <w:rPr>
                <w:rFonts w:ascii="Times New Roman" w:hAnsi="Times New Roman" w:cs="Times New Roman"/>
              </w:rPr>
              <w:t>повнорозмірних</w:t>
            </w:r>
            <w:proofErr w:type="spellEnd"/>
            <w:r w:rsidRPr="00675FEF">
              <w:rPr>
                <w:rFonts w:ascii="Times New Roman" w:hAnsi="Times New Roman" w:cs="Times New Roman"/>
              </w:rPr>
              <w:t>)</w:t>
            </w:r>
          </w:p>
          <w:p w14:paraId="2BE1E772" w14:textId="3CCD7A23" w:rsidR="00675FEF" w:rsidRPr="00675FEF" w:rsidRDefault="0000231F" w:rsidP="00675FEF">
            <w:pPr>
              <w:pStyle w:val="a9"/>
              <w:numPr>
                <w:ilvl w:val="0"/>
                <w:numId w:val="87"/>
              </w:numPr>
              <w:spacing w:line="240" w:lineRule="auto"/>
              <w:jc w:val="both"/>
              <w:rPr>
                <w:rFonts w:ascii="Times New Roman" w:hAnsi="Times New Roman" w:cs="Times New Roman"/>
                <w:lang w:val="en-US"/>
              </w:rPr>
            </w:pPr>
            <w:r w:rsidRPr="00675FEF">
              <w:rPr>
                <w:rFonts w:ascii="Times New Roman" w:hAnsi="Times New Roman" w:cs="Times New Roman"/>
              </w:rPr>
              <w:t xml:space="preserve">Система активує більш агресивний </w:t>
            </w:r>
            <w:proofErr w:type="spellStart"/>
            <w:r w:rsidRPr="00675FEF">
              <w:rPr>
                <w:rFonts w:ascii="Times New Roman" w:hAnsi="Times New Roman" w:cs="Times New Roman"/>
              </w:rPr>
              <w:t>lazy</w:t>
            </w:r>
            <w:proofErr w:type="spellEnd"/>
            <w:r w:rsidRPr="00675FEF">
              <w:rPr>
                <w:rFonts w:ascii="Times New Roman" w:hAnsi="Times New Roman" w:cs="Times New Roman"/>
              </w:rPr>
              <w:t xml:space="preserve"> </w:t>
            </w:r>
            <w:proofErr w:type="spellStart"/>
            <w:r w:rsidRPr="00675FEF">
              <w:rPr>
                <w:rFonts w:ascii="Times New Roman" w:hAnsi="Times New Roman" w:cs="Times New Roman"/>
              </w:rPr>
              <w:t>loading</w:t>
            </w:r>
            <w:proofErr w:type="spellEnd"/>
            <w:r w:rsidRPr="00675FEF">
              <w:rPr>
                <w:rFonts w:ascii="Times New Roman" w:hAnsi="Times New Roman" w:cs="Times New Roman"/>
              </w:rPr>
              <w:t xml:space="preserve"> (завантажує тільки видимі елементи)</w:t>
            </w:r>
          </w:p>
          <w:p w14:paraId="2647FBEE" w14:textId="3C8305FF" w:rsidR="00675FEF" w:rsidRPr="00675FEF" w:rsidRDefault="0000231F" w:rsidP="00675FEF">
            <w:pPr>
              <w:pStyle w:val="a9"/>
              <w:numPr>
                <w:ilvl w:val="0"/>
                <w:numId w:val="87"/>
              </w:numPr>
              <w:spacing w:line="240" w:lineRule="auto"/>
              <w:jc w:val="both"/>
              <w:rPr>
                <w:rFonts w:ascii="Times New Roman" w:hAnsi="Times New Roman" w:cs="Times New Roman"/>
                <w:lang w:val="en-US"/>
              </w:rPr>
            </w:pPr>
            <w:r w:rsidRPr="00675FEF">
              <w:rPr>
                <w:rFonts w:ascii="Times New Roman" w:hAnsi="Times New Roman" w:cs="Times New Roman"/>
              </w:rPr>
              <w:t>Система пропонує опцію "Режим економії трафіку" для мобільних користувачів</w:t>
            </w:r>
          </w:p>
          <w:p w14:paraId="18577C4E" w14:textId="6522139B" w:rsidR="00675FEF" w:rsidRPr="00675FEF" w:rsidRDefault="0000231F" w:rsidP="00675FEF">
            <w:pPr>
              <w:pStyle w:val="a9"/>
              <w:numPr>
                <w:ilvl w:val="0"/>
                <w:numId w:val="87"/>
              </w:numPr>
              <w:spacing w:line="240" w:lineRule="auto"/>
              <w:jc w:val="both"/>
              <w:rPr>
                <w:rFonts w:ascii="Times New Roman" w:hAnsi="Times New Roman" w:cs="Times New Roman"/>
                <w:lang w:val="en-US"/>
              </w:rPr>
            </w:pPr>
            <w:proofErr w:type="spellStart"/>
            <w:r w:rsidRPr="00675FEF">
              <w:rPr>
                <w:rFonts w:ascii="Times New Roman" w:hAnsi="Times New Roman" w:cs="Times New Roman"/>
              </w:rPr>
              <w:t>Use</w:t>
            </w:r>
            <w:proofErr w:type="spellEnd"/>
            <w:r w:rsidRPr="00675FEF">
              <w:rPr>
                <w:rFonts w:ascii="Times New Roman" w:hAnsi="Times New Roman" w:cs="Times New Roman"/>
              </w:rPr>
              <w:t xml:space="preserve"> </w:t>
            </w:r>
            <w:proofErr w:type="spellStart"/>
            <w:r w:rsidRPr="00675FEF">
              <w:rPr>
                <w:rFonts w:ascii="Times New Roman" w:hAnsi="Times New Roman" w:cs="Times New Roman"/>
              </w:rPr>
              <w:t>case</w:t>
            </w:r>
            <w:proofErr w:type="spellEnd"/>
            <w:r w:rsidRPr="00675FEF">
              <w:rPr>
                <w:rFonts w:ascii="Times New Roman" w:hAnsi="Times New Roman" w:cs="Times New Roman"/>
              </w:rPr>
              <w:t xml:space="preserve"> продовжується з оптимізацією для повільного з'єднання</w:t>
            </w:r>
          </w:p>
          <w:p w14:paraId="70573B53" w14:textId="555E28FE" w:rsidR="00675FEF" w:rsidRDefault="0000231F" w:rsidP="00675FEF">
            <w:pPr>
              <w:spacing w:after="0" w:line="240" w:lineRule="auto"/>
              <w:jc w:val="both"/>
              <w:rPr>
                <w:rFonts w:ascii="Times New Roman" w:hAnsi="Times New Roman" w:cs="Times New Roman"/>
                <w:lang w:val="en-US"/>
              </w:rPr>
            </w:pPr>
            <w:r w:rsidRPr="000311AE">
              <w:rPr>
                <w:rFonts w:ascii="Times New Roman" w:hAnsi="Times New Roman" w:cs="Times New Roman"/>
                <w:b/>
                <w:bCs/>
              </w:rPr>
              <w:t>Н5: Некоректні параметри пагінації в URL</w:t>
            </w:r>
          </w:p>
          <w:p w14:paraId="109B0B45" w14:textId="4A1FDB58" w:rsidR="00675FEF" w:rsidRPr="00675FEF" w:rsidRDefault="0000231F" w:rsidP="00675FEF">
            <w:pPr>
              <w:pStyle w:val="a9"/>
              <w:numPr>
                <w:ilvl w:val="0"/>
                <w:numId w:val="88"/>
              </w:numPr>
              <w:spacing w:line="240" w:lineRule="auto"/>
              <w:jc w:val="both"/>
              <w:rPr>
                <w:rFonts w:ascii="Times New Roman" w:hAnsi="Times New Roman" w:cs="Times New Roman"/>
                <w:lang w:val="en-US"/>
              </w:rPr>
            </w:pPr>
            <w:r w:rsidRPr="00675FEF">
              <w:rPr>
                <w:rFonts w:ascii="Times New Roman" w:hAnsi="Times New Roman" w:cs="Times New Roman"/>
              </w:rPr>
              <w:t>Користувач вручну змінює URL на /</w:t>
            </w:r>
            <w:proofErr w:type="spellStart"/>
            <w:r w:rsidRPr="00675FEF">
              <w:rPr>
                <w:rFonts w:ascii="Times New Roman" w:hAnsi="Times New Roman" w:cs="Times New Roman"/>
              </w:rPr>
              <w:t>catalog?page</w:t>
            </w:r>
            <w:proofErr w:type="spellEnd"/>
            <w:r w:rsidRPr="00675FEF">
              <w:rPr>
                <w:rFonts w:ascii="Times New Roman" w:hAnsi="Times New Roman" w:cs="Times New Roman"/>
              </w:rPr>
              <w:t>=999 або /</w:t>
            </w:r>
            <w:proofErr w:type="spellStart"/>
            <w:r w:rsidRPr="00675FEF">
              <w:rPr>
                <w:rFonts w:ascii="Times New Roman" w:hAnsi="Times New Roman" w:cs="Times New Roman"/>
              </w:rPr>
              <w:t>catalog?page</w:t>
            </w:r>
            <w:proofErr w:type="spellEnd"/>
            <w:r w:rsidRPr="00675FEF">
              <w:rPr>
                <w:rFonts w:ascii="Times New Roman" w:hAnsi="Times New Roman" w:cs="Times New Roman"/>
              </w:rPr>
              <w:t>=-1</w:t>
            </w:r>
          </w:p>
          <w:p w14:paraId="11AE99BB" w14:textId="1D130B38" w:rsidR="00675FEF" w:rsidRPr="00675FEF" w:rsidRDefault="0000231F" w:rsidP="00675FEF">
            <w:pPr>
              <w:pStyle w:val="a9"/>
              <w:numPr>
                <w:ilvl w:val="0"/>
                <w:numId w:val="88"/>
              </w:numPr>
              <w:spacing w:line="240" w:lineRule="auto"/>
              <w:jc w:val="both"/>
              <w:rPr>
                <w:rFonts w:ascii="Times New Roman" w:hAnsi="Times New Roman" w:cs="Times New Roman"/>
                <w:lang w:val="en-US"/>
              </w:rPr>
            </w:pPr>
            <w:r w:rsidRPr="00675FEF">
              <w:rPr>
                <w:rFonts w:ascii="Times New Roman" w:hAnsi="Times New Roman" w:cs="Times New Roman"/>
              </w:rPr>
              <w:t xml:space="preserve">Система перевіряє валідність параметра </w:t>
            </w:r>
            <w:proofErr w:type="spellStart"/>
            <w:r w:rsidRPr="00675FEF">
              <w:rPr>
                <w:rFonts w:ascii="Times New Roman" w:hAnsi="Times New Roman" w:cs="Times New Roman"/>
              </w:rPr>
              <w:t>page</w:t>
            </w:r>
            <w:proofErr w:type="spellEnd"/>
          </w:p>
          <w:p w14:paraId="0467FBF3" w14:textId="352D4226" w:rsidR="00675FEF" w:rsidRPr="00675FEF" w:rsidRDefault="0000231F" w:rsidP="00675FEF">
            <w:pPr>
              <w:pStyle w:val="a9"/>
              <w:numPr>
                <w:ilvl w:val="0"/>
                <w:numId w:val="88"/>
              </w:numPr>
              <w:spacing w:line="240" w:lineRule="auto"/>
              <w:jc w:val="both"/>
              <w:rPr>
                <w:rFonts w:ascii="Times New Roman" w:hAnsi="Times New Roman" w:cs="Times New Roman"/>
                <w:lang w:val="en-US"/>
              </w:rPr>
            </w:pPr>
            <w:r w:rsidRPr="00675FEF">
              <w:rPr>
                <w:rFonts w:ascii="Times New Roman" w:hAnsi="Times New Roman" w:cs="Times New Roman"/>
              </w:rPr>
              <w:t>Якщо номер сторінки більший за максимальний: система перенаправляє на останню існуючу сторінку</w:t>
            </w:r>
          </w:p>
          <w:p w14:paraId="003941D0" w14:textId="69950B35" w:rsidR="00675FEF" w:rsidRPr="00675FEF" w:rsidRDefault="0000231F" w:rsidP="00675FEF">
            <w:pPr>
              <w:pStyle w:val="a9"/>
              <w:numPr>
                <w:ilvl w:val="0"/>
                <w:numId w:val="88"/>
              </w:numPr>
              <w:spacing w:line="240" w:lineRule="auto"/>
              <w:jc w:val="both"/>
              <w:rPr>
                <w:rFonts w:ascii="Times New Roman" w:hAnsi="Times New Roman" w:cs="Times New Roman"/>
                <w:lang w:val="en-US"/>
              </w:rPr>
            </w:pPr>
            <w:r w:rsidRPr="00675FEF">
              <w:rPr>
                <w:rFonts w:ascii="Times New Roman" w:hAnsi="Times New Roman" w:cs="Times New Roman"/>
              </w:rPr>
              <w:t>Якщо номер сторінки некоректний (від'ємний, не число): система перенаправляє на сторінку 1</w:t>
            </w:r>
          </w:p>
          <w:p w14:paraId="3B089A1A" w14:textId="2C4687C5" w:rsidR="00675FEF" w:rsidRPr="00675FEF" w:rsidRDefault="0000231F" w:rsidP="00675FEF">
            <w:pPr>
              <w:pStyle w:val="a9"/>
              <w:numPr>
                <w:ilvl w:val="0"/>
                <w:numId w:val="88"/>
              </w:numPr>
              <w:spacing w:line="240" w:lineRule="auto"/>
              <w:jc w:val="both"/>
              <w:rPr>
                <w:rFonts w:ascii="Times New Roman" w:hAnsi="Times New Roman" w:cs="Times New Roman"/>
                <w:lang w:val="en-US"/>
              </w:rPr>
            </w:pPr>
            <w:r w:rsidRPr="00675FEF">
              <w:rPr>
                <w:rFonts w:ascii="Times New Roman" w:hAnsi="Times New Roman" w:cs="Times New Roman"/>
              </w:rPr>
              <w:t>Система відображає повідомлення: "Сторінка не знайдена. Показано перша сторінка каталогу"</w:t>
            </w:r>
          </w:p>
          <w:p w14:paraId="5E900008" w14:textId="6FD8B950" w:rsidR="00675FEF" w:rsidRPr="00675FEF" w:rsidRDefault="0000231F" w:rsidP="00675FEF">
            <w:pPr>
              <w:pStyle w:val="a9"/>
              <w:numPr>
                <w:ilvl w:val="0"/>
                <w:numId w:val="88"/>
              </w:numPr>
              <w:spacing w:line="240" w:lineRule="auto"/>
              <w:jc w:val="both"/>
              <w:rPr>
                <w:rFonts w:ascii="Times New Roman" w:hAnsi="Times New Roman" w:cs="Times New Roman"/>
                <w:lang w:val="en-US"/>
              </w:rPr>
            </w:pPr>
            <w:proofErr w:type="spellStart"/>
            <w:r w:rsidRPr="00675FEF">
              <w:rPr>
                <w:rFonts w:ascii="Times New Roman" w:hAnsi="Times New Roman" w:cs="Times New Roman"/>
              </w:rPr>
              <w:t>Use</w:t>
            </w:r>
            <w:proofErr w:type="spellEnd"/>
            <w:r w:rsidRPr="00675FEF">
              <w:rPr>
                <w:rFonts w:ascii="Times New Roman" w:hAnsi="Times New Roman" w:cs="Times New Roman"/>
              </w:rPr>
              <w:t xml:space="preserve"> </w:t>
            </w:r>
            <w:proofErr w:type="spellStart"/>
            <w:r w:rsidRPr="00675FEF">
              <w:rPr>
                <w:rFonts w:ascii="Times New Roman" w:hAnsi="Times New Roman" w:cs="Times New Roman"/>
              </w:rPr>
              <w:t>case</w:t>
            </w:r>
            <w:proofErr w:type="spellEnd"/>
            <w:r w:rsidRPr="00675FEF">
              <w:rPr>
                <w:rFonts w:ascii="Times New Roman" w:hAnsi="Times New Roman" w:cs="Times New Roman"/>
              </w:rPr>
              <w:t xml:space="preserve"> продовжується з коректною сторінкою</w:t>
            </w:r>
          </w:p>
          <w:p w14:paraId="4FBD630F" w14:textId="0A2C3F95" w:rsidR="00675FEF" w:rsidRDefault="0000231F" w:rsidP="00675FEF">
            <w:pPr>
              <w:spacing w:after="0" w:line="240" w:lineRule="auto"/>
              <w:jc w:val="both"/>
              <w:rPr>
                <w:rFonts w:ascii="Times New Roman" w:hAnsi="Times New Roman" w:cs="Times New Roman"/>
                <w:lang w:val="en-US"/>
              </w:rPr>
            </w:pPr>
            <w:r w:rsidRPr="000311AE">
              <w:rPr>
                <w:rFonts w:ascii="Times New Roman" w:hAnsi="Times New Roman" w:cs="Times New Roman"/>
                <w:b/>
                <w:bCs/>
              </w:rPr>
              <w:t xml:space="preserve">Н6: </w:t>
            </w:r>
            <w:proofErr w:type="spellStart"/>
            <w:r w:rsidRPr="000311AE">
              <w:rPr>
                <w:rFonts w:ascii="Times New Roman" w:hAnsi="Times New Roman" w:cs="Times New Roman"/>
                <w:b/>
                <w:bCs/>
              </w:rPr>
              <w:t>JavaScript</w:t>
            </w:r>
            <w:proofErr w:type="spellEnd"/>
            <w:r w:rsidRPr="000311AE">
              <w:rPr>
                <w:rFonts w:ascii="Times New Roman" w:hAnsi="Times New Roman" w:cs="Times New Roman"/>
                <w:b/>
                <w:bCs/>
              </w:rPr>
              <w:t xml:space="preserve"> вимкнений у браузері</w:t>
            </w:r>
          </w:p>
          <w:p w14:paraId="11982650" w14:textId="1F2AF955" w:rsidR="00675FEF" w:rsidRPr="00675FEF" w:rsidRDefault="0000231F" w:rsidP="00675FEF">
            <w:pPr>
              <w:pStyle w:val="a9"/>
              <w:numPr>
                <w:ilvl w:val="0"/>
                <w:numId w:val="89"/>
              </w:numPr>
              <w:spacing w:line="240" w:lineRule="auto"/>
              <w:jc w:val="both"/>
              <w:rPr>
                <w:rFonts w:ascii="Times New Roman" w:hAnsi="Times New Roman" w:cs="Times New Roman"/>
                <w:lang w:val="en-US"/>
              </w:rPr>
            </w:pPr>
            <w:r w:rsidRPr="00675FEF">
              <w:rPr>
                <w:rFonts w:ascii="Times New Roman" w:hAnsi="Times New Roman" w:cs="Times New Roman"/>
              </w:rPr>
              <w:t xml:space="preserve">Користувач відкриває каталог з вимкненим </w:t>
            </w:r>
            <w:proofErr w:type="spellStart"/>
            <w:r w:rsidRPr="00675FEF">
              <w:rPr>
                <w:rFonts w:ascii="Times New Roman" w:hAnsi="Times New Roman" w:cs="Times New Roman"/>
              </w:rPr>
              <w:t>JavaScript</w:t>
            </w:r>
            <w:proofErr w:type="spellEnd"/>
          </w:p>
          <w:p w14:paraId="642F9A9C" w14:textId="1AB7E80A" w:rsidR="00675FEF" w:rsidRPr="00675FEF" w:rsidRDefault="0000231F" w:rsidP="00675FEF">
            <w:pPr>
              <w:pStyle w:val="a9"/>
              <w:numPr>
                <w:ilvl w:val="0"/>
                <w:numId w:val="89"/>
              </w:numPr>
              <w:spacing w:line="240" w:lineRule="auto"/>
              <w:jc w:val="both"/>
              <w:rPr>
                <w:rFonts w:ascii="Times New Roman" w:hAnsi="Times New Roman" w:cs="Times New Roman"/>
                <w:lang w:val="en-US"/>
              </w:rPr>
            </w:pPr>
            <w:r w:rsidRPr="00675FEF">
              <w:rPr>
                <w:rFonts w:ascii="Times New Roman" w:hAnsi="Times New Roman" w:cs="Times New Roman"/>
              </w:rPr>
              <w:lastRenderedPageBreak/>
              <w:t xml:space="preserve">Динамічні фільтри та </w:t>
            </w:r>
            <w:proofErr w:type="spellStart"/>
            <w:r w:rsidRPr="00675FEF">
              <w:rPr>
                <w:rFonts w:ascii="Times New Roman" w:hAnsi="Times New Roman" w:cs="Times New Roman"/>
              </w:rPr>
              <w:t>lazy</w:t>
            </w:r>
            <w:proofErr w:type="spellEnd"/>
            <w:r w:rsidRPr="00675FEF">
              <w:rPr>
                <w:rFonts w:ascii="Times New Roman" w:hAnsi="Times New Roman" w:cs="Times New Roman"/>
              </w:rPr>
              <w:t xml:space="preserve"> </w:t>
            </w:r>
            <w:proofErr w:type="spellStart"/>
            <w:r w:rsidRPr="00675FEF">
              <w:rPr>
                <w:rFonts w:ascii="Times New Roman" w:hAnsi="Times New Roman" w:cs="Times New Roman"/>
              </w:rPr>
              <w:t>loading</w:t>
            </w:r>
            <w:proofErr w:type="spellEnd"/>
            <w:r w:rsidRPr="00675FEF">
              <w:rPr>
                <w:rFonts w:ascii="Times New Roman" w:hAnsi="Times New Roman" w:cs="Times New Roman"/>
              </w:rPr>
              <w:t xml:space="preserve"> не працюють</w:t>
            </w:r>
          </w:p>
          <w:p w14:paraId="613DA090" w14:textId="30F3FD07" w:rsidR="00675FEF" w:rsidRPr="00675FEF" w:rsidRDefault="0000231F" w:rsidP="00675FEF">
            <w:pPr>
              <w:pStyle w:val="a9"/>
              <w:numPr>
                <w:ilvl w:val="0"/>
                <w:numId w:val="89"/>
              </w:numPr>
              <w:spacing w:line="240" w:lineRule="auto"/>
              <w:jc w:val="both"/>
              <w:rPr>
                <w:rFonts w:ascii="Times New Roman" w:hAnsi="Times New Roman" w:cs="Times New Roman"/>
                <w:lang w:val="en-US"/>
              </w:rPr>
            </w:pPr>
            <w:r w:rsidRPr="00675FEF">
              <w:rPr>
                <w:rFonts w:ascii="Times New Roman" w:hAnsi="Times New Roman" w:cs="Times New Roman"/>
              </w:rPr>
              <w:t xml:space="preserve">Система відображає базову HTML версію каталогу з серверним </w:t>
            </w:r>
            <w:proofErr w:type="spellStart"/>
            <w:r w:rsidRPr="00675FEF">
              <w:rPr>
                <w:rFonts w:ascii="Times New Roman" w:hAnsi="Times New Roman" w:cs="Times New Roman"/>
              </w:rPr>
              <w:t>рендерингом</w:t>
            </w:r>
            <w:proofErr w:type="spellEnd"/>
            <w:r w:rsidRPr="00675FEF">
              <w:rPr>
                <w:rFonts w:ascii="Times New Roman" w:hAnsi="Times New Roman" w:cs="Times New Roman"/>
              </w:rPr>
              <w:t xml:space="preserve"> (</w:t>
            </w:r>
            <w:proofErr w:type="spellStart"/>
            <w:r w:rsidRPr="00675FEF">
              <w:rPr>
                <w:rFonts w:ascii="Times New Roman" w:hAnsi="Times New Roman" w:cs="Times New Roman"/>
              </w:rPr>
              <w:t>server-side</w:t>
            </w:r>
            <w:proofErr w:type="spellEnd"/>
            <w:r w:rsidRPr="00675FEF">
              <w:rPr>
                <w:rFonts w:ascii="Times New Roman" w:hAnsi="Times New Roman" w:cs="Times New Roman"/>
              </w:rPr>
              <w:t xml:space="preserve"> </w:t>
            </w:r>
            <w:proofErr w:type="spellStart"/>
            <w:r w:rsidRPr="00675FEF">
              <w:rPr>
                <w:rFonts w:ascii="Times New Roman" w:hAnsi="Times New Roman" w:cs="Times New Roman"/>
              </w:rPr>
              <w:t>rendering</w:t>
            </w:r>
            <w:proofErr w:type="spellEnd"/>
            <w:r w:rsidRPr="00675FEF">
              <w:rPr>
                <w:rFonts w:ascii="Times New Roman" w:hAnsi="Times New Roman" w:cs="Times New Roman"/>
              </w:rPr>
              <w:t xml:space="preserve"> </w:t>
            </w:r>
            <w:proofErr w:type="spellStart"/>
            <w:r w:rsidRPr="00675FEF">
              <w:rPr>
                <w:rFonts w:ascii="Times New Roman" w:hAnsi="Times New Roman" w:cs="Times New Roman"/>
              </w:rPr>
              <w:t>fallback</w:t>
            </w:r>
            <w:proofErr w:type="spellEnd"/>
            <w:r w:rsidRPr="00675FEF">
              <w:rPr>
                <w:rFonts w:ascii="Times New Roman" w:hAnsi="Times New Roman" w:cs="Times New Roman"/>
              </w:rPr>
              <w:t>)</w:t>
            </w:r>
          </w:p>
          <w:p w14:paraId="18F6209C" w14:textId="1C8D9651" w:rsidR="00675FEF" w:rsidRPr="00675FEF" w:rsidRDefault="0000231F" w:rsidP="00675FEF">
            <w:pPr>
              <w:pStyle w:val="a9"/>
              <w:numPr>
                <w:ilvl w:val="0"/>
                <w:numId w:val="89"/>
              </w:numPr>
              <w:spacing w:line="240" w:lineRule="auto"/>
              <w:jc w:val="both"/>
              <w:rPr>
                <w:rFonts w:ascii="Times New Roman" w:hAnsi="Times New Roman" w:cs="Times New Roman"/>
                <w:lang w:val="en-US"/>
              </w:rPr>
            </w:pPr>
            <w:r w:rsidRPr="00675FEF">
              <w:rPr>
                <w:rFonts w:ascii="Times New Roman" w:hAnsi="Times New Roman" w:cs="Times New Roman"/>
              </w:rPr>
              <w:t xml:space="preserve">Фільтри працюють через </w:t>
            </w:r>
            <w:proofErr w:type="spellStart"/>
            <w:r w:rsidRPr="00675FEF">
              <w:rPr>
                <w:rFonts w:ascii="Times New Roman" w:hAnsi="Times New Roman" w:cs="Times New Roman"/>
              </w:rPr>
              <w:t>form</w:t>
            </w:r>
            <w:proofErr w:type="spellEnd"/>
            <w:r w:rsidRPr="00675FEF">
              <w:rPr>
                <w:rFonts w:ascii="Times New Roman" w:hAnsi="Times New Roman" w:cs="Times New Roman"/>
              </w:rPr>
              <w:t xml:space="preserve"> </w:t>
            </w:r>
            <w:proofErr w:type="spellStart"/>
            <w:r w:rsidRPr="00675FEF">
              <w:rPr>
                <w:rFonts w:ascii="Times New Roman" w:hAnsi="Times New Roman" w:cs="Times New Roman"/>
              </w:rPr>
              <w:t>submit</w:t>
            </w:r>
            <w:proofErr w:type="spellEnd"/>
            <w:r w:rsidRPr="00675FEF">
              <w:rPr>
                <w:rFonts w:ascii="Times New Roman" w:hAnsi="Times New Roman" w:cs="Times New Roman"/>
              </w:rPr>
              <w:t xml:space="preserve"> та перезавантаження сторінки</w:t>
            </w:r>
          </w:p>
          <w:p w14:paraId="1A9DAC22" w14:textId="7479A98D" w:rsidR="00675FEF" w:rsidRPr="00675FEF" w:rsidRDefault="0000231F" w:rsidP="00675FEF">
            <w:pPr>
              <w:pStyle w:val="a9"/>
              <w:numPr>
                <w:ilvl w:val="0"/>
                <w:numId w:val="89"/>
              </w:numPr>
              <w:spacing w:line="240" w:lineRule="auto"/>
              <w:jc w:val="both"/>
              <w:rPr>
                <w:rFonts w:ascii="Times New Roman" w:hAnsi="Times New Roman" w:cs="Times New Roman"/>
                <w:lang w:val="en-US"/>
              </w:rPr>
            </w:pPr>
            <w:r w:rsidRPr="00675FEF">
              <w:rPr>
                <w:rFonts w:ascii="Times New Roman" w:hAnsi="Times New Roman" w:cs="Times New Roman"/>
              </w:rPr>
              <w:t xml:space="preserve">Повідомлення: "Для кращого досвіду увімкніть </w:t>
            </w:r>
            <w:proofErr w:type="spellStart"/>
            <w:r w:rsidRPr="00675FEF">
              <w:rPr>
                <w:rFonts w:ascii="Times New Roman" w:hAnsi="Times New Roman" w:cs="Times New Roman"/>
              </w:rPr>
              <w:t>JavaScript</w:t>
            </w:r>
            <w:proofErr w:type="spellEnd"/>
            <w:r w:rsidRPr="00675FEF">
              <w:rPr>
                <w:rFonts w:ascii="Times New Roman" w:hAnsi="Times New Roman" w:cs="Times New Roman"/>
              </w:rPr>
              <w:t xml:space="preserve"> у вашому браузері"</w:t>
            </w:r>
          </w:p>
          <w:p w14:paraId="32F37A8D" w14:textId="30AF2AB0" w:rsidR="00675FEF" w:rsidRPr="00675FEF" w:rsidRDefault="0000231F" w:rsidP="00675FEF">
            <w:pPr>
              <w:pStyle w:val="a9"/>
              <w:numPr>
                <w:ilvl w:val="0"/>
                <w:numId w:val="89"/>
              </w:numPr>
              <w:spacing w:line="240" w:lineRule="auto"/>
              <w:jc w:val="both"/>
              <w:rPr>
                <w:rFonts w:ascii="Times New Roman" w:hAnsi="Times New Roman" w:cs="Times New Roman"/>
                <w:lang w:val="en-US"/>
              </w:rPr>
            </w:pPr>
            <w:r w:rsidRPr="00675FEF">
              <w:rPr>
                <w:rFonts w:ascii="Times New Roman" w:hAnsi="Times New Roman" w:cs="Times New Roman"/>
              </w:rPr>
              <w:t xml:space="preserve">Основна функціональність перегляду доступна, але без інтерактивних </w:t>
            </w:r>
            <w:proofErr w:type="spellStart"/>
            <w:r w:rsidRPr="00675FEF">
              <w:rPr>
                <w:rFonts w:ascii="Times New Roman" w:hAnsi="Times New Roman" w:cs="Times New Roman"/>
              </w:rPr>
              <w:t>features</w:t>
            </w:r>
            <w:proofErr w:type="spellEnd"/>
          </w:p>
          <w:p w14:paraId="67B4479D" w14:textId="1E92EF24" w:rsidR="00675FEF" w:rsidRPr="00675FEF" w:rsidRDefault="0000231F" w:rsidP="00675FEF">
            <w:pPr>
              <w:pStyle w:val="a9"/>
              <w:numPr>
                <w:ilvl w:val="0"/>
                <w:numId w:val="89"/>
              </w:numPr>
              <w:spacing w:line="240" w:lineRule="auto"/>
              <w:jc w:val="both"/>
              <w:rPr>
                <w:rFonts w:ascii="Times New Roman" w:hAnsi="Times New Roman" w:cs="Times New Roman"/>
                <w:lang w:val="en-US"/>
              </w:rPr>
            </w:pPr>
            <w:proofErr w:type="spellStart"/>
            <w:r w:rsidRPr="00675FEF">
              <w:rPr>
                <w:rFonts w:ascii="Times New Roman" w:hAnsi="Times New Roman" w:cs="Times New Roman"/>
              </w:rPr>
              <w:t>Use</w:t>
            </w:r>
            <w:proofErr w:type="spellEnd"/>
            <w:r w:rsidRPr="00675FEF">
              <w:rPr>
                <w:rFonts w:ascii="Times New Roman" w:hAnsi="Times New Roman" w:cs="Times New Roman"/>
              </w:rPr>
              <w:t xml:space="preserve"> </w:t>
            </w:r>
            <w:proofErr w:type="spellStart"/>
            <w:r w:rsidRPr="00675FEF">
              <w:rPr>
                <w:rFonts w:ascii="Times New Roman" w:hAnsi="Times New Roman" w:cs="Times New Roman"/>
              </w:rPr>
              <w:t>case</w:t>
            </w:r>
            <w:proofErr w:type="spellEnd"/>
            <w:r w:rsidRPr="00675FEF">
              <w:rPr>
                <w:rFonts w:ascii="Times New Roman" w:hAnsi="Times New Roman" w:cs="Times New Roman"/>
              </w:rPr>
              <w:t xml:space="preserve"> продовжується в обмеженому режимі</w:t>
            </w:r>
          </w:p>
          <w:p w14:paraId="32FBCD0A" w14:textId="2BF817C2" w:rsidR="00675FEF" w:rsidRDefault="0000231F" w:rsidP="00675FEF">
            <w:pPr>
              <w:spacing w:after="0" w:line="240" w:lineRule="auto"/>
              <w:jc w:val="both"/>
              <w:rPr>
                <w:rFonts w:ascii="Times New Roman" w:hAnsi="Times New Roman" w:cs="Times New Roman"/>
                <w:lang w:val="en-US"/>
              </w:rPr>
            </w:pPr>
            <w:r w:rsidRPr="000311AE">
              <w:rPr>
                <w:rFonts w:ascii="Times New Roman" w:hAnsi="Times New Roman" w:cs="Times New Roman"/>
                <w:b/>
                <w:bCs/>
              </w:rPr>
              <w:t>Н7: Застарілі дані у кеші</w:t>
            </w:r>
          </w:p>
          <w:p w14:paraId="32173EDF" w14:textId="4CF51AEA" w:rsidR="00675FEF" w:rsidRPr="00675FEF" w:rsidRDefault="0000231F" w:rsidP="00675FEF">
            <w:pPr>
              <w:pStyle w:val="a9"/>
              <w:numPr>
                <w:ilvl w:val="0"/>
                <w:numId w:val="90"/>
              </w:numPr>
              <w:spacing w:line="240" w:lineRule="auto"/>
              <w:jc w:val="both"/>
              <w:rPr>
                <w:rFonts w:ascii="Times New Roman" w:hAnsi="Times New Roman" w:cs="Times New Roman"/>
                <w:lang w:val="en-US"/>
              </w:rPr>
            </w:pPr>
            <w:r w:rsidRPr="00675FEF">
              <w:rPr>
                <w:rFonts w:ascii="Times New Roman" w:hAnsi="Times New Roman" w:cs="Times New Roman"/>
              </w:rPr>
              <w:t xml:space="preserve">Система відображає </w:t>
            </w:r>
            <w:proofErr w:type="spellStart"/>
            <w:r w:rsidRPr="00675FEF">
              <w:rPr>
                <w:rFonts w:ascii="Times New Roman" w:hAnsi="Times New Roman" w:cs="Times New Roman"/>
              </w:rPr>
              <w:t>закешований</w:t>
            </w:r>
            <w:proofErr w:type="spellEnd"/>
            <w:r w:rsidRPr="00675FEF">
              <w:rPr>
                <w:rFonts w:ascii="Times New Roman" w:hAnsi="Times New Roman" w:cs="Times New Roman"/>
              </w:rPr>
              <w:t xml:space="preserve"> каталог, але деякі фільми вже видалені або додані нові</w:t>
            </w:r>
          </w:p>
          <w:p w14:paraId="6D1DE007" w14:textId="27ADCB45" w:rsidR="00675FEF" w:rsidRPr="00675FEF" w:rsidRDefault="0000231F" w:rsidP="00675FEF">
            <w:pPr>
              <w:pStyle w:val="a9"/>
              <w:numPr>
                <w:ilvl w:val="0"/>
                <w:numId w:val="90"/>
              </w:numPr>
              <w:spacing w:line="240" w:lineRule="auto"/>
              <w:jc w:val="both"/>
              <w:rPr>
                <w:rFonts w:ascii="Times New Roman" w:hAnsi="Times New Roman" w:cs="Times New Roman"/>
                <w:lang w:val="en-US"/>
              </w:rPr>
            </w:pPr>
            <w:r w:rsidRPr="00675FEF">
              <w:rPr>
                <w:rFonts w:ascii="Times New Roman" w:hAnsi="Times New Roman" w:cs="Times New Roman"/>
              </w:rPr>
              <w:t>Користувач бачить неактуальний контент</w:t>
            </w:r>
          </w:p>
          <w:p w14:paraId="3E4FF0C7" w14:textId="275E6921" w:rsidR="00675FEF" w:rsidRPr="00675FEF" w:rsidRDefault="0000231F" w:rsidP="00675FEF">
            <w:pPr>
              <w:pStyle w:val="a9"/>
              <w:numPr>
                <w:ilvl w:val="0"/>
                <w:numId w:val="90"/>
              </w:numPr>
              <w:spacing w:line="240" w:lineRule="auto"/>
              <w:jc w:val="both"/>
              <w:rPr>
                <w:rFonts w:ascii="Times New Roman" w:hAnsi="Times New Roman" w:cs="Times New Roman"/>
                <w:lang w:val="en-US"/>
              </w:rPr>
            </w:pPr>
            <w:r w:rsidRPr="00675FEF">
              <w:rPr>
                <w:rFonts w:ascii="Times New Roman" w:hAnsi="Times New Roman" w:cs="Times New Roman"/>
              </w:rPr>
              <w:t>При спробі відкрити видалений фільм: система виявляє, що контент більше не існує</w:t>
            </w:r>
          </w:p>
          <w:p w14:paraId="75497B47" w14:textId="7342C9ED" w:rsidR="00675FEF" w:rsidRPr="00675FEF" w:rsidRDefault="0000231F" w:rsidP="00675FEF">
            <w:pPr>
              <w:pStyle w:val="a9"/>
              <w:numPr>
                <w:ilvl w:val="0"/>
                <w:numId w:val="90"/>
              </w:numPr>
              <w:spacing w:line="240" w:lineRule="auto"/>
              <w:jc w:val="both"/>
              <w:rPr>
                <w:rFonts w:ascii="Times New Roman" w:hAnsi="Times New Roman" w:cs="Times New Roman"/>
                <w:lang w:val="en-US"/>
              </w:rPr>
            </w:pPr>
            <w:r w:rsidRPr="00675FEF">
              <w:rPr>
                <w:rFonts w:ascii="Times New Roman" w:hAnsi="Times New Roman" w:cs="Times New Roman"/>
              </w:rPr>
              <w:t>Система відображає: "Цей контент більше не доступний"</w:t>
            </w:r>
          </w:p>
          <w:p w14:paraId="63802161" w14:textId="4EB7B24A" w:rsidR="00675FEF" w:rsidRPr="00675FEF" w:rsidRDefault="0000231F" w:rsidP="00675FEF">
            <w:pPr>
              <w:pStyle w:val="a9"/>
              <w:numPr>
                <w:ilvl w:val="0"/>
                <w:numId w:val="90"/>
              </w:numPr>
              <w:spacing w:line="240" w:lineRule="auto"/>
              <w:jc w:val="both"/>
              <w:rPr>
                <w:rFonts w:ascii="Times New Roman" w:hAnsi="Times New Roman" w:cs="Times New Roman"/>
                <w:lang w:val="en-US"/>
              </w:rPr>
            </w:pPr>
            <w:r w:rsidRPr="00675FEF">
              <w:rPr>
                <w:rFonts w:ascii="Times New Roman" w:hAnsi="Times New Roman" w:cs="Times New Roman"/>
              </w:rPr>
              <w:t>Система автоматично оновлює кеш каталогу</w:t>
            </w:r>
          </w:p>
          <w:p w14:paraId="50F0294C" w14:textId="75DA268C" w:rsidR="00675FEF" w:rsidRPr="00675FEF" w:rsidRDefault="0000231F" w:rsidP="00675FEF">
            <w:pPr>
              <w:pStyle w:val="a9"/>
              <w:numPr>
                <w:ilvl w:val="0"/>
                <w:numId w:val="90"/>
              </w:numPr>
              <w:spacing w:line="240" w:lineRule="auto"/>
              <w:jc w:val="both"/>
              <w:rPr>
                <w:rFonts w:ascii="Times New Roman" w:hAnsi="Times New Roman" w:cs="Times New Roman"/>
                <w:lang w:val="en-US"/>
              </w:rPr>
            </w:pPr>
            <w:r w:rsidRPr="00675FEF">
              <w:rPr>
                <w:rFonts w:ascii="Times New Roman" w:hAnsi="Times New Roman" w:cs="Times New Roman"/>
              </w:rPr>
              <w:t xml:space="preserve">Система може показувати </w:t>
            </w:r>
            <w:proofErr w:type="spellStart"/>
            <w:r w:rsidRPr="00675FEF">
              <w:rPr>
                <w:rFonts w:ascii="Times New Roman" w:hAnsi="Times New Roman" w:cs="Times New Roman"/>
              </w:rPr>
              <w:t>timestamp</w:t>
            </w:r>
            <w:proofErr w:type="spellEnd"/>
            <w:r w:rsidRPr="00675FEF">
              <w:rPr>
                <w:rFonts w:ascii="Times New Roman" w:hAnsi="Times New Roman" w:cs="Times New Roman"/>
              </w:rPr>
              <w:t xml:space="preserve"> останнього оновлення: "Каталог оновлено: 2 години тому"</w:t>
            </w:r>
          </w:p>
          <w:p w14:paraId="67A47A63" w14:textId="5C4DBBFD" w:rsidR="00675FEF" w:rsidRPr="00675FEF" w:rsidRDefault="0000231F" w:rsidP="00675FEF">
            <w:pPr>
              <w:pStyle w:val="a9"/>
              <w:numPr>
                <w:ilvl w:val="0"/>
                <w:numId w:val="90"/>
              </w:numPr>
              <w:spacing w:line="240" w:lineRule="auto"/>
              <w:jc w:val="both"/>
              <w:rPr>
                <w:rFonts w:ascii="Times New Roman" w:hAnsi="Times New Roman" w:cs="Times New Roman"/>
                <w:lang w:val="en-US"/>
              </w:rPr>
            </w:pPr>
            <w:proofErr w:type="spellStart"/>
            <w:r w:rsidRPr="00675FEF">
              <w:rPr>
                <w:rFonts w:ascii="Times New Roman" w:hAnsi="Times New Roman" w:cs="Times New Roman"/>
              </w:rPr>
              <w:t>Use</w:t>
            </w:r>
            <w:proofErr w:type="spellEnd"/>
            <w:r w:rsidRPr="00675FEF">
              <w:rPr>
                <w:rFonts w:ascii="Times New Roman" w:hAnsi="Times New Roman" w:cs="Times New Roman"/>
              </w:rPr>
              <w:t xml:space="preserve"> </w:t>
            </w:r>
            <w:proofErr w:type="spellStart"/>
            <w:r w:rsidRPr="00675FEF">
              <w:rPr>
                <w:rFonts w:ascii="Times New Roman" w:hAnsi="Times New Roman" w:cs="Times New Roman"/>
              </w:rPr>
              <w:t>case</w:t>
            </w:r>
            <w:proofErr w:type="spellEnd"/>
            <w:r w:rsidRPr="00675FEF">
              <w:rPr>
                <w:rFonts w:ascii="Times New Roman" w:hAnsi="Times New Roman" w:cs="Times New Roman"/>
              </w:rPr>
              <w:t xml:space="preserve"> продовжується з оновленим каталогом</w:t>
            </w:r>
          </w:p>
          <w:p w14:paraId="71606EB6" w14:textId="699DD941" w:rsidR="00675FEF" w:rsidRDefault="0000231F" w:rsidP="00675FEF">
            <w:pPr>
              <w:spacing w:after="0" w:line="240" w:lineRule="auto"/>
              <w:jc w:val="both"/>
              <w:rPr>
                <w:rFonts w:ascii="Times New Roman" w:hAnsi="Times New Roman" w:cs="Times New Roman"/>
                <w:lang w:val="en-US"/>
              </w:rPr>
            </w:pPr>
            <w:r w:rsidRPr="000311AE">
              <w:rPr>
                <w:rFonts w:ascii="Times New Roman" w:hAnsi="Times New Roman" w:cs="Times New Roman"/>
                <w:b/>
                <w:bCs/>
              </w:rPr>
              <w:t xml:space="preserve">Н8: Помилка </w:t>
            </w:r>
            <w:proofErr w:type="spellStart"/>
            <w:r w:rsidRPr="000311AE">
              <w:rPr>
                <w:rFonts w:ascii="Times New Roman" w:hAnsi="Times New Roman" w:cs="Times New Roman"/>
                <w:b/>
                <w:bCs/>
              </w:rPr>
              <w:t>парсингу</w:t>
            </w:r>
            <w:proofErr w:type="spellEnd"/>
            <w:r w:rsidRPr="000311AE">
              <w:rPr>
                <w:rFonts w:ascii="Times New Roman" w:hAnsi="Times New Roman" w:cs="Times New Roman"/>
                <w:b/>
                <w:bCs/>
              </w:rPr>
              <w:t xml:space="preserve"> метаданих контенту</w:t>
            </w:r>
          </w:p>
          <w:p w14:paraId="22DEDECF" w14:textId="7AA68609" w:rsidR="00675FEF" w:rsidRPr="00675FEF" w:rsidRDefault="0000231F" w:rsidP="00675FEF">
            <w:pPr>
              <w:pStyle w:val="a9"/>
              <w:numPr>
                <w:ilvl w:val="0"/>
                <w:numId w:val="91"/>
              </w:numPr>
              <w:spacing w:line="240" w:lineRule="auto"/>
              <w:jc w:val="both"/>
              <w:rPr>
                <w:rFonts w:ascii="Times New Roman" w:hAnsi="Times New Roman" w:cs="Times New Roman"/>
                <w:lang w:val="en-US"/>
              </w:rPr>
            </w:pPr>
            <w:r w:rsidRPr="00675FEF">
              <w:rPr>
                <w:rFonts w:ascii="Times New Roman" w:hAnsi="Times New Roman" w:cs="Times New Roman"/>
              </w:rPr>
              <w:t>На кроці 4: Для деяких фільмів метадані (рейтинг, жанр, рік) відсутні або пошкоджені у базі даних</w:t>
            </w:r>
          </w:p>
          <w:p w14:paraId="6389D120" w14:textId="153D8545" w:rsidR="00675FEF" w:rsidRPr="00675FEF" w:rsidRDefault="0000231F" w:rsidP="00675FEF">
            <w:pPr>
              <w:pStyle w:val="a9"/>
              <w:numPr>
                <w:ilvl w:val="0"/>
                <w:numId w:val="91"/>
              </w:numPr>
              <w:spacing w:line="240" w:lineRule="auto"/>
              <w:jc w:val="both"/>
              <w:rPr>
                <w:rFonts w:ascii="Times New Roman" w:hAnsi="Times New Roman" w:cs="Times New Roman"/>
                <w:lang w:val="en-US"/>
              </w:rPr>
            </w:pPr>
            <w:r w:rsidRPr="00675FEF">
              <w:rPr>
                <w:rFonts w:ascii="Times New Roman" w:hAnsi="Times New Roman" w:cs="Times New Roman"/>
              </w:rPr>
              <w:t xml:space="preserve">Система виявляє відсутні дані при </w:t>
            </w:r>
            <w:proofErr w:type="spellStart"/>
            <w:r w:rsidRPr="00675FEF">
              <w:rPr>
                <w:rFonts w:ascii="Times New Roman" w:hAnsi="Times New Roman" w:cs="Times New Roman"/>
              </w:rPr>
              <w:t>рендерингу</w:t>
            </w:r>
            <w:proofErr w:type="spellEnd"/>
            <w:r w:rsidRPr="00675FEF">
              <w:rPr>
                <w:rFonts w:ascii="Times New Roman" w:hAnsi="Times New Roman" w:cs="Times New Roman"/>
              </w:rPr>
              <w:t xml:space="preserve"> картки</w:t>
            </w:r>
          </w:p>
          <w:p w14:paraId="5F59FD4F" w14:textId="080C5C86" w:rsidR="00675FEF" w:rsidRPr="00675FEF" w:rsidRDefault="0000231F" w:rsidP="00675FEF">
            <w:pPr>
              <w:pStyle w:val="a9"/>
              <w:numPr>
                <w:ilvl w:val="0"/>
                <w:numId w:val="91"/>
              </w:numPr>
              <w:spacing w:line="240" w:lineRule="auto"/>
              <w:jc w:val="both"/>
              <w:rPr>
                <w:rFonts w:ascii="Times New Roman" w:hAnsi="Times New Roman" w:cs="Times New Roman"/>
                <w:lang w:val="en-US"/>
              </w:rPr>
            </w:pPr>
            <w:r w:rsidRPr="00675FEF">
              <w:rPr>
                <w:rFonts w:ascii="Times New Roman" w:hAnsi="Times New Roman" w:cs="Times New Roman"/>
              </w:rPr>
              <w:t xml:space="preserve">Система відображає </w:t>
            </w:r>
            <w:proofErr w:type="spellStart"/>
            <w:r w:rsidRPr="00675FEF">
              <w:rPr>
                <w:rFonts w:ascii="Times New Roman" w:hAnsi="Times New Roman" w:cs="Times New Roman"/>
              </w:rPr>
              <w:t>placeholder</w:t>
            </w:r>
            <w:proofErr w:type="spellEnd"/>
            <w:r w:rsidRPr="00675FEF">
              <w:rPr>
                <w:rFonts w:ascii="Times New Roman" w:hAnsi="Times New Roman" w:cs="Times New Roman"/>
              </w:rPr>
              <w:t xml:space="preserve"> значення: "Рейтинг: N/A", "Жанр: Не вказано", "Рік: --"</w:t>
            </w:r>
          </w:p>
          <w:p w14:paraId="7EB9AD19" w14:textId="4231E029" w:rsidR="00675FEF" w:rsidRPr="00675FEF" w:rsidRDefault="0000231F" w:rsidP="00675FEF">
            <w:pPr>
              <w:pStyle w:val="a9"/>
              <w:numPr>
                <w:ilvl w:val="0"/>
                <w:numId w:val="91"/>
              </w:numPr>
              <w:spacing w:line="240" w:lineRule="auto"/>
              <w:jc w:val="both"/>
              <w:rPr>
                <w:rFonts w:ascii="Times New Roman" w:hAnsi="Times New Roman" w:cs="Times New Roman"/>
                <w:lang w:val="en-US"/>
              </w:rPr>
            </w:pPr>
            <w:proofErr w:type="spellStart"/>
            <w:r w:rsidRPr="00675FEF">
              <w:rPr>
                <w:rFonts w:ascii="Times New Roman" w:hAnsi="Times New Roman" w:cs="Times New Roman"/>
              </w:rPr>
              <w:t>Постер</w:t>
            </w:r>
            <w:proofErr w:type="spellEnd"/>
            <w:r w:rsidRPr="00675FEF">
              <w:rPr>
                <w:rFonts w:ascii="Times New Roman" w:hAnsi="Times New Roman" w:cs="Times New Roman"/>
              </w:rPr>
              <w:t xml:space="preserve"> та назва завжди повинні бути присутні (обов'язкові поля)</w:t>
            </w:r>
          </w:p>
          <w:p w14:paraId="37D05A83" w14:textId="4B44083A" w:rsidR="00675FEF" w:rsidRPr="00675FEF" w:rsidRDefault="0000231F" w:rsidP="00675FEF">
            <w:pPr>
              <w:pStyle w:val="a9"/>
              <w:numPr>
                <w:ilvl w:val="0"/>
                <w:numId w:val="91"/>
              </w:numPr>
              <w:spacing w:line="240" w:lineRule="auto"/>
              <w:jc w:val="both"/>
              <w:rPr>
                <w:rFonts w:ascii="Times New Roman" w:hAnsi="Times New Roman" w:cs="Times New Roman"/>
                <w:lang w:val="en-US"/>
              </w:rPr>
            </w:pPr>
            <w:r w:rsidRPr="00675FEF">
              <w:rPr>
                <w:rFonts w:ascii="Times New Roman" w:hAnsi="Times New Roman" w:cs="Times New Roman"/>
              </w:rPr>
              <w:t xml:space="preserve">Система </w:t>
            </w:r>
            <w:proofErr w:type="spellStart"/>
            <w:r w:rsidRPr="00675FEF">
              <w:rPr>
                <w:rFonts w:ascii="Times New Roman" w:hAnsi="Times New Roman" w:cs="Times New Roman"/>
              </w:rPr>
              <w:t>логує</w:t>
            </w:r>
            <w:proofErr w:type="spellEnd"/>
            <w:r w:rsidRPr="00675FEF">
              <w:rPr>
                <w:rFonts w:ascii="Times New Roman" w:hAnsi="Times New Roman" w:cs="Times New Roman"/>
              </w:rPr>
              <w:t xml:space="preserve"> контент з відсутніми метаданими для подальшого виправлення</w:t>
            </w:r>
          </w:p>
          <w:p w14:paraId="3CC195D5" w14:textId="2794F138" w:rsidR="00675FEF" w:rsidRPr="00675FEF" w:rsidRDefault="0000231F" w:rsidP="00675FEF">
            <w:pPr>
              <w:pStyle w:val="a9"/>
              <w:numPr>
                <w:ilvl w:val="0"/>
                <w:numId w:val="91"/>
              </w:numPr>
              <w:spacing w:line="240" w:lineRule="auto"/>
              <w:jc w:val="both"/>
              <w:rPr>
                <w:rFonts w:ascii="Times New Roman" w:hAnsi="Times New Roman" w:cs="Times New Roman"/>
                <w:lang w:val="en-US"/>
              </w:rPr>
            </w:pPr>
            <w:r w:rsidRPr="00675FEF">
              <w:rPr>
                <w:rFonts w:ascii="Times New Roman" w:hAnsi="Times New Roman" w:cs="Times New Roman"/>
              </w:rPr>
              <w:t xml:space="preserve">Картка залишається </w:t>
            </w:r>
            <w:proofErr w:type="spellStart"/>
            <w:r w:rsidRPr="00675FEF">
              <w:rPr>
                <w:rFonts w:ascii="Times New Roman" w:hAnsi="Times New Roman" w:cs="Times New Roman"/>
              </w:rPr>
              <w:t>кликабельною</w:t>
            </w:r>
            <w:proofErr w:type="spellEnd"/>
            <w:r w:rsidRPr="00675FEF">
              <w:rPr>
                <w:rFonts w:ascii="Times New Roman" w:hAnsi="Times New Roman" w:cs="Times New Roman"/>
              </w:rPr>
              <w:t xml:space="preserve"> та функціональною</w:t>
            </w:r>
          </w:p>
          <w:p w14:paraId="4A7F073E" w14:textId="658C0AC6" w:rsidR="0000231F" w:rsidRPr="00675FEF" w:rsidRDefault="0000231F" w:rsidP="00675FEF">
            <w:pPr>
              <w:pStyle w:val="a9"/>
              <w:numPr>
                <w:ilvl w:val="0"/>
                <w:numId w:val="91"/>
              </w:numPr>
              <w:spacing w:line="240" w:lineRule="auto"/>
              <w:jc w:val="both"/>
              <w:rPr>
                <w:rFonts w:ascii="Times New Roman" w:hAnsi="Times New Roman" w:cs="Times New Roman"/>
              </w:rPr>
            </w:pPr>
            <w:proofErr w:type="spellStart"/>
            <w:r w:rsidRPr="00675FEF">
              <w:rPr>
                <w:rFonts w:ascii="Times New Roman" w:hAnsi="Times New Roman" w:cs="Times New Roman"/>
              </w:rPr>
              <w:t>Use</w:t>
            </w:r>
            <w:proofErr w:type="spellEnd"/>
            <w:r w:rsidRPr="00675FEF">
              <w:rPr>
                <w:rFonts w:ascii="Times New Roman" w:hAnsi="Times New Roman" w:cs="Times New Roman"/>
              </w:rPr>
              <w:t xml:space="preserve"> </w:t>
            </w:r>
            <w:proofErr w:type="spellStart"/>
            <w:r w:rsidRPr="00675FEF">
              <w:rPr>
                <w:rFonts w:ascii="Times New Roman" w:hAnsi="Times New Roman" w:cs="Times New Roman"/>
              </w:rPr>
              <w:t>case</w:t>
            </w:r>
            <w:proofErr w:type="spellEnd"/>
            <w:r w:rsidRPr="00675FEF">
              <w:rPr>
                <w:rFonts w:ascii="Times New Roman" w:hAnsi="Times New Roman" w:cs="Times New Roman"/>
              </w:rPr>
              <w:t xml:space="preserve"> продовжується з частковими даними</w:t>
            </w:r>
          </w:p>
        </w:tc>
      </w:tr>
      <w:tr w:rsidR="0000231F" w:rsidRPr="000311AE" w14:paraId="0442A3DE" w14:textId="77777777" w:rsidTr="00271F70">
        <w:tc>
          <w:tcPr>
            <w:tcW w:w="0" w:type="auto"/>
            <w:hideMark/>
          </w:tcPr>
          <w:p w14:paraId="3A963242"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lastRenderedPageBreak/>
              <w:t>Критерії приймання</w:t>
            </w:r>
          </w:p>
        </w:tc>
        <w:tc>
          <w:tcPr>
            <w:tcW w:w="0" w:type="auto"/>
            <w:hideMark/>
          </w:tcPr>
          <w:p w14:paraId="4F3D40A9" w14:textId="0B605677" w:rsidR="0038126A" w:rsidRPr="0038126A" w:rsidRDefault="0000231F" w:rsidP="0038126A">
            <w:pPr>
              <w:pStyle w:val="a9"/>
              <w:numPr>
                <w:ilvl w:val="0"/>
                <w:numId w:val="92"/>
              </w:numPr>
              <w:spacing w:line="240" w:lineRule="auto"/>
              <w:ind w:left="380"/>
              <w:jc w:val="both"/>
              <w:rPr>
                <w:rFonts w:ascii="Times New Roman" w:hAnsi="Times New Roman" w:cs="Times New Roman"/>
                <w:lang w:val="en-US"/>
              </w:rPr>
            </w:pPr>
            <w:r w:rsidRPr="0038126A">
              <w:rPr>
                <w:rFonts w:ascii="Times New Roman" w:hAnsi="Times New Roman" w:cs="Times New Roman"/>
              </w:rPr>
              <w:t xml:space="preserve">Каталог відображає всі доступні фільми та серіали у зручному форматі карток з візуальними </w:t>
            </w:r>
            <w:proofErr w:type="spellStart"/>
            <w:r w:rsidRPr="0038126A">
              <w:rPr>
                <w:rFonts w:ascii="Times New Roman" w:hAnsi="Times New Roman" w:cs="Times New Roman"/>
              </w:rPr>
              <w:t>превью</w:t>
            </w:r>
            <w:proofErr w:type="spellEnd"/>
            <w:r w:rsidRPr="0038126A">
              <w:rPr>
                <w:rFonts w:ascii="Times New Roman" w:hAnsi="Times New Roman" w:cs="Times New Roman"/>
              </w:rPr>
              <w:t xml:space="preserve"> згідно US 4 (критерій 1)</w:t>
            </w:r>
          </w:p>
          <w:p w14:paraId="08E1790C" w14:textId="78F9DB01" w:rsidR="0038126A" w:rsidRPr="0038126A" w:rsidRDefault="0000231F" w:rsidP="0038126A">
            <w:pPr>
              <w:pStyle w:val="a9"/>
              <w:numPr>
                <w:ilvl w:val="0"/>
                <w:numId w:val="92"/>
              </w:numPr>
              <w:spacing w:line="240" w:lineRule="auto"/>
              <w:ind w:left="380"/>
              <w:jc w:val="both"/>
              <w:rPr>
                <w:rFonts w:ascii="Times New Roman" w:hAnsi="Times New Roman" w:cs="Times New Roman"/>
                <w:lang w:val="en-US"/>
              </w:rPr>
            </w:pPr>
            <w:r w:rsidRPr="0038126A">
              <w:rPr>
                <w:rFonts w:ascii="Times New Roman" w:hAnsi="Times New Roman" w:cs="Times New Roman"/>
              </w:rPr>
              <w:t xml:space="preserve">Кожна картка контенту містить ключову інформацію згідно US 4 (критерій 2): </w:t>
            </w:r>
            <w:proofErr w:type="spellStart"/>
            <w:r w:rsidRPr="0038126A">
              <w:rPr>
                <w:rFonts w:ascii="Times New Roman" w:hAnsi="Times New Roman" w:cs="Times New Roman"/>
              </w:rPr>
              <w:t>постер</w:t>
            </w:r>
            <w:proofErr w:type="spellEnd"/>
            <w:r w:rsidRPr="0038126A">
              <w:rPr>
                <w:rFonts w:ascii="Times New Roman" w:hAnsi="Times New Roman" w:cs="Times New Roman"/>
              </w:rPr>
              <w:t>, назву, рейтинг, жанр, рік випуску та тривалість</w:t>
            </w:r>
          </w:p>
          <w:p w14:paraId="21E90324" w14:textId="3740A959" w:rsidR="0038126A" w:rsidRPr="0038126A" w:rsidRDefault="0000231F" w:rsidP="0038126A">
            <w:pPr>
              <w:pStyle w:val="a9"/>
              <w:numPr>
                <w:ilvl w:val="0"/>
                <w:numId w:val="92"/>
              </w:numPr>
              <w:spacing w:line="240" w:lineRule="auto"/>
              <w:ind w:left="380"/>
              <w:jc w:val="both"/>
              <w:rPr>
                <w:rFonts w:ascii="Times New Roman" w:hAnsi="Times New Roman" w:cs="Times New Roman"/>
                <w:lang w:val="en-US"/>
              </w:rPr>
            </w:pPr>
            <w:r w:rsidRPr="0038126A">
              <w:rPr>
                <w:rFonts w:ascii="Times New Roman" w:hAnsi="Times New Roman" w:cs="Times New Roman"/>
              </w:rPr>
              <w:t>Реалізована система фільтрації за жанром, роком випуску, рейтингом та іншими критеріями згідно FR 08 та US 4 (критерій 3)</w:t>
            </w:r>
          </w:p>
          <w:p w14:paraId="68C52326" w14:textId="673DF593" w:rsidR="0038126A" w:rsidRPr="0038126A" w:rsidRDefault="0000231F" w:rsidP="0038126A">
            <w:pPr>
              <w:pStyle w:val="a9"/>
              <w:numPr>
                <w:ilvl w:val="0"/>
                <w:numId w:val="92"/>
              </w:numPr>
              <w:spacing w:line="240" w:lineRule="auto"/>
              <w:ind w:left="380"/>
              <w:jc w:val="both"/>
              <w:rPr>
                <w:rFonts w:ascii="Times New Roman" w:hAnsi="Times New Roman" w:cs="Times New Roman"/>
                <w:lang w:val="en-US"/>
              </w:rPr>
            </w:pPr>
            <w:r w:rsidRPr="0038126A">
              <w:rPr>
                <w:rFonts w:ascii="Times New Roman" w:hAnsi="Times New Roman" w:cs="Times New Roman"/>
              </w:rPr>
              <w:t>При великій кількості контенту використовується пагінація з відображенням 20 елементів на сторінку згідно US 4 (критерій 4)</w:t>
            </w:r>
          </w:p>
          <w:p w14:paraId="27843D12" w14:textId="6A65F01E" w:rsidR="0038126A" w:rsidRPr="0038126A" w:rsidRDefault="0000231F" w:rsidP="0038126A">
            <w:pPr>
              <w:pStyle w:val="a9"/>
              <w:numPr>
                <w:ilvl w:val="0"/>
                <w:numId w:val="92"/>
              </w:numPr>
              <w:spacing w:line="240" w:lineRule="auto"/>
              <w:ind w:left="380"/>
              <w:jc w:val="both"/>
              <w:rPr>
                <w:rFonts w:ascii="Times New Roman" w:hAnsi="Times New Roman" w:cs="Times New Roman"/>
                <w:lang w:val="en-US"/>
              </w:rPr>
            </w:pPr>
            <w:r w:rsidRPr="0038126A">
              <w:rPr>
                <w:rFonts w:ascii="Times New Roman" w:hAnsi="Times New Roman" w:cs="Times New Roman"/>
              </w:rPr>
              <w:t>Каталог має адаптивний дизайн для різних розмірів екранів і пристроїв згідно FR 10 та US 4 (критерій 5)</w:t>
            </w:r>
          </w:p>
          <w:p w14:paraId="440C145B" w14:textId="050B46D1" w:rsidR="0038126A" w:rsidRPr="0038126A" w:rsidRDefault="0000231F" w:rsidP="0038126A">
            <w:pPr>
              <w:pStyle w:val="a9"/>
              <w:numPr>
                <w:ilvl w:val="0"/>
                <w:numId w:val="92"/>
              </w:numPr>
              <w:spacing w:line="240" w:lineRule="auto"/>
              <w:ind w:left="380"/>
              <w:jc w:val="both"/>
              <w:rPr>
                <w:rFonts w:ascii="Times New Roman" w:hAnsi="Times New Roman" w:cs="Times New Roman"/>
                <w:lang w:val="en-US"/>
              </w:rPr>
            </w:pPr>
            <w:r w:rsidRPr="0038126A">
              <w:rPr>
                <w:rFonts w:ascii="Times New Roman" w:hAnsi="Times New Roman" w:cs="Times New Roman"/>
              </w:rPr>
              <w:t>Сортування працює за множинними критеріями: популярність, рейтинг, дата додавання, назва, рік згідно FR 08</w:t>
            </w:r>
          </w:p>
          <w:p w14:paraId="61770523" w14:textId="53DFED21" w:rsidR="0038126A" w:rsidRPr="0038126A" w:rsidRDefault="0000231F" w:rsidP="0038126A">
            <w:pPr>
              <w:pStyle w:val="a9"/>
              <w:numPr>
                <w:ilvl w:val="0"/>
                <w:numId w:val="92"/>
              </w:numPr>
              <w:spacing w:line="240" w:lineRule="auto"/>
              <w:ind w:left="380"/>
              <w:jc w:val="both"/>
              <w:rPr>
                <w:rFonts w:ascii="Times New Roman" w:hAnsi="Times New Roman" w:cs="Times New Roman"/>
                <w:lang w:val="en-US"/>
              </w:rPr>
            </w:pPr>
            <w:r w:rsidRPr="0038126A">
              <w:rPr>
                <w:rFonts w:ascii="Times New Roman" w:hAnsi="Times New Roman" w:cs="Times New Roman"/>
              </w:rPr>
              <w:t xml:space="preserve">Зображення </w:t>
            </w:r>
            <w:proofErr w:type="spellStart"/>
            <w:r w:rsidRPr="0038126A">
              <w:rPr>
                <w:rFonts w:ascii="Times New Roman" w:hAnsi="Times New Roman" w:cs="Times New Roman"/>
              </w:rPr>
              <w:t>постерів</w:t>
            </w:r>
            <w:proofErr w:type="spellEnd"/>
            <w:r w:rsidRPr="0038126A">
              <w:rPr>
                <w:rFonts w:ascii="Times New Roman" w:hAnsi="Times New Roman" w:cs="Times New Roman"/>
              </w:rPr>
              <w:t xml:space="preserve"> завантажуються швидко через CDN згідно </w:t>
            </w:r>
            <w:proofErr w:type="spellStart"/>
            <w:r w:rsidRPr="0038126A">
              <w:rPr>
                <w:rFonts w:ascii="Times New Roman" w:hAnsi="Times New Roman" w:cs="Times New Roman"/>
              </w:rPr>
              <w:t>залежностей</w:t>
            </w:r>
            <w:proofErr w:type="spellEnd"/>
            <w:r w:rsidRPr="0038126A">
              <w:rPr>
                <w:rFonts w:ascii="Times New Roman" w:hAnsi="Times New Roman" w:cs="Times New Roman"/>
              </w:rPr>
              <w:t xml:space="preserve"> US 4</w:t>
            </w:r>
          </w:p>
          <w:p w14:paraId="03F530FB" w14:textId="4D055734" w:rsidR="0038126A" w:rsidRPr="0038126A" w:rsidRDefault="0000231F" w:rsidP="0038126A">
            <w:pPr>
              <w:pStyle w:val="a9"/>
              <w:numPr>
                <w:ilvl w:val="0"/>
                <w:numId w:val="92"/>
              </w:numPr>
              <w:spacing w:line="240" w:lineRule="auto"/>
              <w:ind w:left="380"/>
              <w:jc w:val="both"/>
              <w:rPr>
                <w:rFonts w:ascii="Times New Roman" w:hAnsi="Times New Roman" w:cs="Times New Roman"/>
                <w:lang w:val="en-US"/>
              </w:rPr>
            </w:pPr>
            <w:proofErr w:type="spellStart"/>
            <w:r w:rsidRPr="0038126A">
              <w:rPr>
                <w:rFonts w:ascii="Times New Roman" w:hAnsi="Times New Roman" w:cs="Times New Roman"/>
              </w:rPr>
              <w:t>Lazy</w:t>
            </w:r>
            <w:proofErr w:type="spellEnd"/>
            <w:r w:rsidRPr="0038126A">
              <w:rPr>
                <w:rFonts w:ascii="Times New Roman" w:hAnsi="Times New Roman" w:cs="Times New Roman"/>
              </w:rPr>
              <w:t xml:space="preserve"> </w:t>
            </w:r>
            <w:proofErr w:type="spellStart"/>
            <w:r w:rsidRPr="0038126A">
              <w:rPr>
                <w:rFonts w:ascii="Times New Roman" w:hAnsi="Times New Roman" w:cs="Times New Roman"/>
              </w:rPr>
              <w:t>loading</w:t>
            </w:r>
            <w:proofErr w:type="spellEnd"/>
            <w:r w:rsidRPr="0038126A">
              <w:rPr>
                <w:rFonts w:ascii="Times New Roman" w:hAnsi="Times New Roman" w:cs="Times New Roman"/>
              </w:rPr>
              <w:t xml:space="preserve"> застосовується для оптимізації завантаження зображень</w:t>
            </w:r>
          </w:p>
          <w:p w14:paraId="692F2455" w14:textId="72181AD6" w:rsidR="0038126A" w:rsidRPr="0038126A" w:rsidRDefault="0000231F" w:rsidP="0038126A">
            <w:pPr>
              <w:pStyle w:val="a9"/>
              <w:numPr>
                <w:ilvl w:val="0"/>
                <w:numId w:val="92"/>
              </w:numPr>
              <w:spacing w:line="240" w:lineRule="auto"/>
              <w:ind w:left="380"/>
              <w:jc w:val="both"/>
              <w:rPr>
                <w:rFonts w:ascii="Times New Roman" w:hAnsi="Times New Roman" w:cs="Times New Roman"/>
                <w:lang w:val="en-US"/>
              </w:rPr>
            </w:pPr>
            <w:r w:rsidRPr="0038126A">
              <w:rPr>
                <w:rFonts w:ascii="Times New Roman" w:hAnsi="Times New Roman" w:cs="Times New Roman"/>
              </w:rPr>
              <w:t>Фільтри можна комбінувати (множинний вибір жанрів, діапазон років, тощо)</w:t>
            </w:r>
          </w:p>
          <w:p w14:paraId="3398DE1A" w14:textId="62F5DCA8" w:rsidR="0038126A" w:rsidRPr="0038126A" w:rsidRDefault="0000231F" w:rsidP="0038126A">
            <w:pPr>
              <w:pStyle w:val="a9"/>
              <w:numPr>
                <w:ilvl w:val="0"/>
                <w:numId w:val="92"/>
              </w:numPr>
              <w:spacing w:line="240" w:lineRule="auto"/>
              <w:ind w:left="380"/>
              <w:jc w:val="both"/>
              <w:rPr>
                <w:rFonts w:ascii="Times New Roman" w:hAnsi="Times New Roman" w:cs="Times New Roman"/>
                <w:lang w:val="en-US"/>
              </w:rPr>
            </w:pPr>
            <w:r w:rsidRPr="0038126A">
              <w:rPr>
                <w:rFonts w:ascii="Times New Roman" w:hAnsi="Times New Roman" w:cs="Times New Roman"/>
              </w:rPr>
              <w:lastRenderedPageBreak/>
              <w:t>Активні фільтри чітко відображаються з можливістю швидкого видалення</w:t>
            </w:r>
          </w:p>
          <w:p w14:paraId="3310877F" w14:textId="35CD8CDF" w:rsidR="0038126A" w:rsidRPr="0038126A" w:rsidRDefault="0000231F" w:rsidP="0038126A">
            <w:pPr>
              <w:pStyle w:val="a9"/>
              <w:numPr>
                <w:ilvl w:val="0"/>
                <w:numId w:val="92"/>
              </w:numPr>
              <w:spacing w:line="240" w:lineRule="auto"/>
              <w:ind w:left="380"/>
              <w:jc w:val="both"/>
              <w:rPr>
                <w:rFonts w:ascii="Times New Roman" w:hAnsi="Times New Roman" w:cs="Times New Roman"/>
                <w:lang w:val="en-US"/>
              </w:rPr>
            </w:pPr>
            <w:r w:rsidRPr="0038126A">
              <w:rPr>
                <w:rFonts w:ascii="Times New Roman" w:hAnsi="Times New Roman" w:cs="Times New Roman"/>
              </w:rPr>
              <w:t>При порожньому результаті фільтрації показується інформативне повідомлення з пропозиціями</w:t>
            </w:r>
          </w:p>
          <w:p w14:paraId="50D1464A" w14:textId="3D2C6AB7" w:rsidR="0038126A" w:rsidRPr="0038126A" w:rsidRDefault="0000231F" w:rsidP="0038126A">
            <w:pPr>
              <w:pStyle w:val="a9"/>
              <w:numPr>
                <w:ilvl w:val="0"/>
                <w:numId w:val="92"/>
              </w:numPr>
              <w:spacing w:line="240" w:lineRule="auto"/>
              <w:ind w:left="380"/>
              <w:jc w:val="both"/>
              <w:rPr>
                <w:rFonts w:ascii="Times New Roman" w:hAnsi="Times New Roman" w:cs="Times New Roman"/>
                <w:lang w:val="en-US"/>
              </w:rPr>
            </w:pPr>
            <w:r w:rsidRPr="0038126A">
              <w:rPr>
                <w:rFonts w:ascii="Times New Roman" w:hAnsi="Times New Roman" w:cs="Times New Roman"/>
              </w:rPr>
              <w:t xml:space="preserve">URL оновлюється з параметрами фільтрації та пагінації для можливості </w:t>
            </w:r>
            <w:proofErr w:type="spellStart"/>
            <w:r w:rsidRPr="0038126A">
              <w:rPr>
                <w:rFonts w:ascii="Times New Roman" w:hAnsi="Times New Roman" w:cs="Times New Roman"/>
              </w:rPr>
              <w:t>шерингу</w:t>
            </w:r>
            <w:proofErr w:type="spellEnd"/>
            <w:r w:rsidRPr="0038126A">
              <w:rPr>
                <w:rFonts w:ascii="Times New Roman" w:hAnsi="Times New Roman" w:cs="Times New Roman"/>
              </w:rPr>
              <w:t xml:space="preserve"> посилань</w:t>
            </w:r>
          </w:p>
          <w:p w14:paraId="17DCD57D" w14:textId="2DEEE080" w:rsidR="0038126A" w:rsidRPr="0038126A" w:rsidRDefault="0000231F" w:rsidP="0038126A">
            <w:pPr>
              <w:pStyle w:val="a9"/>
              <w:numPr>
                <w:ilvl w:val="0"/>
                <w:numId w:val="92"/>
              </w:numPr>
              <w:spacing w:line="240" w:lineRule="auto"/>
              <w:ind w:left="380"/>
              <w:jc w:val="both"/>
              <w:rPr>
                <w:rFonts w:ascii="Times New Roman" w:hAnsi="Times New Roman" w:cs="Times New Roman"/>
                <w:lang w:val="en-US"/>
              </w:rPr>
            </w:pPr>
            <w:r w:rsidRPr="0038126A">
              <w:rPr>
                <w:rFonts w:ascii="Times New Roman" w:hAnsi="Times New Roman" w:cs="Times New Roman"/>
              </w:rPr>
              <w:t>При наведенні на картку (</w:t>
            </w:r>
            <w:proofErr w:type="spellStart"/>
            <w:r w:rsidRPr="0038126A">
              <w:rPr>
                <w:rFonts w:ascii="Times New Roman" w:hAnsi="Times New Roman" w:cs="Times New Roman"/>
              </w:rPr>
              <w:t>desktop</w:t>
            </w:r>
            <w:proofErr w:type="spellEnd"/>
            <w:r w:rsidRPr="0038126A">
              <w:rPr>
                <w:rFonts w:ascii="Times New Roman" w:hAnsi="Times New Roman" w:cs="Times New Roman"/>
              </w:rPr>
              <w:t>) показується додаткова інформація та кнопки дій</w:t>
            </w:r>
          </w:p>
          <w:p w14:paraId="5986F07B" w14:textId="329C45DA" w:rsidR="0038126A" w:rsidRPr="0038126A" w:rsidRDefault="0000231F" w:rsidP="0038126A">
            <w:pPr>
              <w:pStyle w:val="a9"/>
              <w:numPr>
                <w:ilvl w:val="0"/>
                <w:numId w:val="92"/>
              </w:numPr>
              <w:spacing w:line="240" w:lineRule="auto"/>
              <w:ind w:left="380"/>
              <w:jc w:val="both"/>
              <w:rPr>
                <w:rFonts w:ascii="Times New Roman" w:hAnsi="Times New Roman" w:cs="Times New Roman"/>
                <w:lang w:val="en-US"/>
              </w:rPr>
            </w:pPr>
            <w:proofErr w:type="spellStart"/>
            <w:r w:rsidRPr="0038126A">
              <w:rPr>
                <w:rFonts w:ascii="Times New Roman" w:hAnsi="Times New Roman" w:cs="Times New Roman"/>
              </w:rPr>
              <w:t>Skeleton</w:t>
            </w:r>
            <w:proofErr w:type="spellEnd"/>
            <w:r w:rsidRPr="0038126A">
              <w:rPr>
                <w:rFonts w:ascii="Times New Roman" w:hAnsi="Times New Roman" w:cs="Times New Roman"/>
              </w:rPr>
              <w:t xml:space="preserve"> </w:t>
            </w:r>
            <w:proofErr w:type="spellStart"/>
            <w:r w:rsidRPr="0038126A">
              <w:rPr>
                <w:rFonts w:ascii="Times New Roman" w:hAnsi="Times New Roman" w:cs="Times New Roman"/>
              </w:rPr>
              <w:t>loaders</w:t>
            </w:r>
            <w:proofErr w:type="spellEnd"/>
            <w:r w:rsidRPr="0038126A">
              <w:rPr>
                <w:rFonts w:ascii="Times New Roman" w:hAnsi="Times New Roman" w:cs="Times New Roman"/>
              </w:rPr>
              <w:t xml:space="preserve"> відображаються під час завантаження контенту</w:t>
            </w:r>
          </w:p>
          <w:p w14:paraId="14A7AF57" w14:textId="1CEC1370" w:rsidR="0038126A" w:rsidRPr="0038126A" w:rsidRDefault="0000231F" w:rsidP="0038126A">
            <w:pPr>
              <w:pStyle w:val="a9"/>
              <w:numPr>
                <w:ilvl w:val="0"/>
                <w:numId w:val="92"/>
              </w:numPr>
              <w:spacing w:line="240" w:lineRule="auto"/>
              <w:ind w:left="380"/>
              <w:jc w:val="both"/>
              <w:rPr>
                <w:rFonts w:ascii="Times New Roman" w:hAnsi="Times New Roman" w:cs="Times New Roman"/>
                <w:lang w:val="en-US"/>
              </w:rPr>
            </w:pPr>
            <w:r w:rsidRPr="0038126A">
              <w:rPr>
                <w:rFonts w:ascii="Times New Roman" w:hAnsi="Times New Roman" w:cs="Times New Roman"/>
              </w:rPr>
              <w:t xml:space="preserve">Система обробляє помилки завантаження з </w:t>
            </w:r>
            <w:proofErr w:type="spellStart"/>
            <w:r w:rsidRPr="0038126A">
              <w:rPr>
                <w:rFonts w:ascii="Times New Roman" w:hAnsi="Times New Roman" w:cs="Times New Roman"/>
              </w:rPr>
              <w:t>placeholder</w:t>
            </w:r>
            <w:proofErr w:type="spellEnd"/>
            <w:r w:rsidRPr="0038126A">
              <w:rPr>
                <w:rFonts w:ascii="Times New Roman" w:hAnsi="Times New Roman" w:cs="Times New Roman"/>
              </w:rPr>
              <w:t xml:space="preserve"> зображеннями та </w:t>
            </w:r>
            <w:proofErr w:type="spellStart"/>
            <w:r w:rsidRPr="0038126A">
              <w:rPr>
                <w:rFonts w:ascii="Times New Roman" w:hAnsi="Times New Roman" w:cs="Times New Roman"/>
              </w:rPr>
              <w:t>retry</w:t>
            </w:r>
            <w:proofErr w:type="spellEnd"/>
            <w:r w:rsidRPr="0038126A">
              <w:rPr>
                <w:rFonts w:ascii="Times New Roman" w:hAnsi="Times New Roman" w:cs="Times New Roman"/>
              </w:rPr>
              <w:t xml:space="preserve"> механізмом</w:t>
            </w:r>
          </w:p>
          <w:p w14:paraId="6D0C8BA2" w14:textId="7A3361B4" w:rsidR="0038126A" w:rsidRPr="0038126A" w:rsidRDefault="0000231F" w:rsidP="0038126A">
            <w:pPr>
              <w:pStyle w:val="a9"/>
              <w:numPr>
                <w:ilvl w:val="0"/>
                <w:numId w:val="92"/>
              </w:numPr>
              <w:spacing w:line="240" w:lineRule="auto"/>
              <w:ind w:left="380"/>
              <w:jc w:val="both"/>
              <w:rPr>
                <w:rFonts w:ascii="Times New Roman" w:hAnsi="Times New Roman" w:cs="Times New Roman"/>
                <w:lang w:val="en-US"/>
              </w:rPr>
            </w:pPr>
            <w:r w:rsidRPr="0038126A">
              <w:rPr>
                <w:rFonts w:ascii="Times New Roman" w:hAnsi="Times New Roman" w:cs="Times New Roman"/>
              </w:rPr>
              <w:t xml:space="preserve">Кеш використовується для швидкого відображення згідно </w:t>
            </w:r>
            <w:proofErr w:type="spellStart"/>
            <w:r w:rsidRPr="0038126A">
              <w:rPr>
                <w:rFonts w:ascii="Times New Roman" w:hAnsi="Times New Roman" w:cs="Times New Roman"/>
              </w:rPr>
              <w:t>залежностей</w:t>
            </w:r>
            <w:proofErr w:type="spellEnd"/>
            <w:r w:rsidRPr="0038126A">
              <w:rPr>
                <w:rFonts w:ascii="Times New Roman" w:hAnsi="Times New Roman" w:cs="Times New Roman"/>
              </w:rPr>
              <w:t xml:space="preserve"> US 4</w:t>
            </w:r>
          </w:p>
          <w:p w14:paraId="3DBDAE64" w14:textId="467F6011" w:rsidR="0038126A" w:rsidRPr="0038126A" w:rsidRDefault="0000231F" w:rsidP="0038126A">
            <w:pPr>
              <w:pStyle w:val="a9"/>
              <w:numPr>
                <w:ilvl w:val="0"/>
                <w:numId w:val="92"/>
              </w:numPr>
              <w:spacing w:line="240" w:lineRule="auto"/>
              <w:ind w:left="380"/>
              <w:jc w:val="both"/>
              <w:rPr>
                <w:rFonts w:ascii="Times New Roman" w:hAnsi="Times New Roman" w:cs="Times New Roman"/>
                <w:lang w:val="en-US"/>
              </w:rPr>
            </w:pPr>
            <w:r w:rsidRPr="0038126A">
              <w:rPr>
                <w:rFonts w:ascii="Times New Roman" w:hAnsi="Times New Roman" w:cs="Times New Roman"/>
              </w:rPr>
              <w:t xml:space="preserve">Інтерфейс </w:t>
            </w:r>
            <w:proofErr w:type="spellStart"/>
            <w:r w:rsidRPr="0038126A">
              <w:rPr>
                <w:rFonts w:ascii="Times New Roman" w:hAnsi="Times New Roman" w:cs="Times New Roman"/>
              </w:rPr>
              <w:t>touch-friendly</w:t>
            </w:r>
            <w:proofErr w:type="spellEnd"/>
            <w:r w:rsidRPr="0038126A">
              <w:rPr>
                <w:rFonts w:ascii="Times New Roman" w:hAnsi="Times New Roman" w:cs="Times New Roman"/>
              </w:rPr>
              <w:t xml:space="preserve"> на мобільних пристроях</w:t>
            </w:r>
          </w:p>
          <w:p w14:paraId="00371382" w14:textId="67D1CECD" w:rsidR="0038126A" w:rsidRPr="0038126A" w:rsidRDefault="0000231F" w:rsidP="0038126A">
            <w:pPr>
              <w:pStyle w:val="a9"/>
              <w:numPr>
                <w:ilvl w:val="0"/>
                <w:numId w:val="92"/>
              </w:numPr>
              <w:spacing w:line="240" w:lineRule="auto"/>
              <w:ind w:left="380"/>
              <w:jc w:val="both"/>
              <w:rPr>
                <w:rFonts w:ascii="Times New Roman" w:hAnsi="Times New Roman" w:cs="Times New Roman"/>
                <w:lang w:val="en-US"/>
              </w:rPr>
            </w:pPr>
            <w:r w:rsidRPr="0038126A">
              <w:rPr>
                <w:rFonts w:ascii="Times New Roman" w:hAnsi="Times New Roman" w:cs="Times New Roman"/>
              </w:rPr>
              <w:t>Загальна кількість результатів відображається при застосуванні фільтрів</w:t>
            </w:r>
          </w:p>
          <w:p w14:paraId="24EB34E9" w14:textId="3EEFB758" w:rsidR="0038126A" w:rsidRPr="0038126A" w:rsidRDefault="0000231F" w:rsidP="0038126A">
            <w:pPr>
              <w:pStyle w:val="a9"/>
              <w:numPr>
                <w:ilvl w:val="0"/>
                <w:numId w:val="92"/>
              </w:numPr>
              <w:spacing w:line="240" w:lineRule="auto"/>
              <w:ind w:left="380"/>
              <w:jc w:val="both"/>
              <w:rPr>
                <w:rFonts w:ascii="Times New Roman" w:hAnsi="Times New Roman" w:cs="Times New Roman"/>
                <w:lang w:val="en-US"/>
              </w:rPr>
            </w:pPr>
            <w:r w:rsidRPr="0038126A">
              <w:rPr>
                <w:rFonts w:ascii="Times New Roman" w:hAnsi="Times New Roman" w:cs="Times New Roman"/>
              </w:rPr>
              <w:t>Фільтри зберігаються при пагінації (переході між сторінками)</w:t>
            </w:r>
          </w:p>
          <w:p w14:paraId="2F12EE09" w14:textId="224A0226" w:rsidR="0000231F" w:rsidRPr="0038126A" w:rsidRDefault="0000231F" w:rsidP="0038126A">
            <w:pPr>
              <w:pStyle w:val="a9"/>
              <w:numPr>
                <w:ilvl w:val="0"/>
                <w:numId w:val="92"/>
              </w:numPr>
              <w:spacing w:line="240" w:lineRule="auto"/>
              <w:ind w:left="380"/>
              <w:jc w:val="both"/>
              <w:rPr>
                <w:rFonts w:ascii="Times New Roman" w:hAnsi="Times New Roman" w:cs="Times New Roman"/>
              </w:rPr>
            </w:pPr>
            <w:r w:rsidRPr="0038126A">
              <w:rPr>
                <w:rFonts w:ascii="Times New Roman" w:hAnsi="Times New Roman" w:cs="Times New Roman"/>
              </w:rPr>
              <w:t xml:space="preserve">Система працює з базовою функціональністю навіть без </w:t>
            </w:r>
            <w:proofErr w:type="spellStart"/>
            <w:r w:rsidRPr="0038126A">
              <w:rPr>
                <w:rFonts w:ascii="Times New Roman" w:hAnsi="Times New Roman" w:cs="Times New Roman"/>
              </w:rPr>
              <w:t>JavaScript</w:t>
            </w:r>
            <w:proofErr w:type="spellEnd"/>
            <w:r w:rsidRPr="0038126A">
              <w:rPr>
                <w:rFonts w:ascii="Times New Roman" w:hAnsi="Times New Roman" w:cs="Times New Roman"/>
              </w:rPr>
              <w:t xml:space="preserve"> (</w:t>
            </w:r>
            <w:proofErr w:type="spellStart"/>
            <w:r w:rsidRPr="0038126A">
              <w:rPr>
                <w:rFonts w:ascii="Times New Roman" w:hAnsi="Times New Roman" w:cs="Times New Roman"/>
              </w:rPr>
              <w:t>progressive</w:t>
            </w:r>
            <w:proofErr w:type="spellEnd"/>
            <w:r w:rsidRPr="0038126A">
              <w:rPr>
                <w:rFonts w:ascii="Times New Roman" w:hAnsi="Times New Roman" w:cs="Times New Roman"/>
              </w:rPr>
              <w:t xml:space="preserve"> </w:t>
            </w:r>
            <w:proofErr w:type="spellStart"/>
            <w:r w:rsidRPr="0038126A">
              <w:rPr>
                <w:rFonts w:ascii="Times New Roman" w:hAnsi="Times New Roman" w:cs="Times New Roman"/>
              </w:rPr>
              <w:t>enhancement</w:t>
            </w:r>
            <w:proofErr w:type="spellEnd"/>
            <w:r w:rsidRPr="0038126A">
              <w:rPr>
                <w:rFonts w:ascii="Times New Roman" w:hAnsi="Times New Roman" w:cs="Times New Roman"/>
              </w:rPr>
              <w:t>)</w:t>
            </w:r>
          </w:p>
        </w:tc>
      </w:tr>
      <w:tr w:rsidR="0000231F" w:rsidRPr="000311AE" w14:paraId="4ACE7AF4" w14:textId="77777777" w:rsidTr="00271F70">
        <w:tc>
          <w:tcPr>
            <w:tcW w:w="0" w:type="auto"/>
            <w:hideMark/>
          </w:tcPr>
          <w:p w14:paraId="0B9531E6"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lastRenderedPageBreak/>
              <w:t>Зв'язок із бізнес-вимогами</w:t>
            </w:r>
          </w:p>
        </w:tc>
        <w:tc>
          <w:tcPr>
            <w:tcW w:w="0" w:type="auto"/>
            <w:hideMark/>
          </w:tcPr>
          <w:p w14:paraId="5A38081D" w14:textId="77777777" w:rsidR="001329EB" w:rsidRDefault="0000231F" w:rsidP="004375E2">
            <w:pPr>
              <w:spacing w:line="240" w:lineRule="auto"/>
              <w:jc w:val="both"/>
              <w:rPr>
                <w:rFonts w:ascii="Times New Roman" w:hAnsi="Times New Roman" w:cs="Times New Roman"/>
                <w:lang w:val="en-US"/>
              </w:rPr>
            </w:pPr>
            <w:r w:rsidRPr="000311AE">
              <w:rPr>
                <w:rFonts w:ascii="Times New Roman" w:hAnsi="Times New Roman" w:cs="Times New Roman"/>
                <w:b/>
                <w:bCs/>
              </w:rPr>
              <w:t xml:space="preserve">HLR 03 (Надавати користувачам можливість переглядати та шукати фільми, серіали та інший </w:t>
            </w:r>
            <w:proofErr w:type="spellStart"/>
            <w:r w:rsidRPr="000311AE">
              <w:rPr>
                <w:rFonts w:ascii="Times New Roman" w:hAnsi="Times New Roman" w:cs="Times New Roman"/>
                <w:b/>
                <w:bCs/>
              </w:rPr>
              <w:t>відеоконтент</w:t>
            </w:r>
            <w:proofErr w:type="spellEnd"/>
            <w:r w:rsidRPr="000311AE">
              <w:rPr>
                <w:rFonts w:ascii="Times New Roman" w:hAnsi="Times New Roman" w:cs="Times New Roman"/>
                <w:b/>
                <w:bCs/>
              </w:rPr>
              <w:t>):</w:t>
            </w:r>
            <w:r w:rsidRPr="000311AE">
              <w:rPr>
                <w:rFonts w:ascii="Times New Roman" w:hAnsi="Times New Roman" w:cs="Times New Roman"/>
              </w:rPr>
              <w:t xml:space="preserve"> Каталог є основним інструментом для перегляду всього доступного контенту з ефективними механізмами фільтрації та навігації</w:t>
            </w:r>
          </w:p>
          <w:p w14:paraId="75A80B82" w14:textId="5A8277BA"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t>HLR 10 (Підтримувати сучасний, зручний інтерфейс):</w:t>
            </w:r>
            <w:r w:rsidRPr="000311AE">
              <w:rPr>
                <w:rFonts w:ascii="Times New Roman" w:hAnsi="Times New Roman" w:cs="Times New Roman"/>
              </w:rPr>
              <w:t xml:space="preserve"> Каталог має сучасний дизайн з картками, візуальними </w:t>
            </w:r>
            <w:proofErr w:type="spellStart"/>
            <w:r w:rsidRPr="000311AE">
              <w:rPr>
                <w:rFonts w:ascii="Times New Roman" w:hAnsi="Times New Roman" w:cs="Times New Roman"/>
              </w:rPr>
              <w:t>превью</w:t>
            </w:r>
            <w:proofErr w:type="spellEnd"/>
            <w:r w:rsidRPr="000311AE">
              <w:rPr>
                <w:rFonts w:ascii="Times New Roman" w:hAnsi="Times New Roman" w:cs="Times New Roman"/>
              </w:rPr>
              <w:t xml:space="preserve">, інтуїтивними фільтрами та адаптивним </w:t>
            </w:r>
            <w:proofErr w:type="spellStart"/>
            <w:r w:rsidRPr="000311AE">
              <w:rPr>
                <w:rFonts w:ascii="Times New Roman" w:hAnsi="Times New Roman" w:cs="Times New Roman"/>
              </w:rPr>
              <w:t>responsive</w:t>
            </w:r>
            <w:proofErr w:type="spellEnd"/>
            <w:r w:rsidRPr="000311AE">
              <w:rPr>
                <w:rFonts w:ascii="Times New Roman" w:hAnsi="Times New Roman" w:cs="Times New Roman"/>
              </w:rPr>
              <w:t xml:space="preserve"> </w:t>
            </w:r>
            <w:proofErr w:type="spellStart"/>
            <w:r w:rsidRPr="000311AE">
              <w:rPr>
                <w:rFonts w:ascii="Times New Roman" w:hAnsi="Times New Roman" w:cs="Times New Roman"/>
              </w:rPr>
              <w:t>layout</w:t>
            </w:r>
            <w:proofErr w:type="spellEnd"/>
            <w:r w:rsidRPr="000311AE">
              <w:rPr>
                <w:rFonts w:ascii="Times New Roman" w:hAnsi="Times New Roman" w:cs="Times New Roman"/>
              </w:rPr>
              <w:t xml:space="preserve"> для різних пристроїв</w:t>
            </w:r>
          </w:p>
        </w:tc>
      </w:tr>
    </w:tbl>
    <w:p w14:paraId="7F67EEE8" w14:textId="65A69CAF" w:rsidR="0000231F" w:rsidRPr="004A025A" w:rsidRDefault="004A025A" w:rsidP="004A025A">
      <w:pPr>
        <w:spacing w:after="160" w:line="278" w:lineRule="auto"/>
        <w:rPr>
          <w:rFonts w:ascii="Times New Roman" w:hAnsi="Times New Roman" w:cs="Times New Roman"/>
          <w:lang w:val="en-US"/>
        </w:rPr>
      </w:pPr>
      <w:r>
        <w:rPr>
          <w:rFonts w:ascii="Times New Roman" w:hAnsi="Times New Roman" w:cs="Times New Roman"/>
        </w:rPr>
        <w:br w:type="page"/>
      </w:r>
    </w:p>
    <w:p w14:paraId="045A8839" w14:textId="77777777" w:rsidR="0000231F" w:rsidRPr="000311AE" w:rsidRDefault="0000231F" w:rsidP="004375E2">
      <w:pPr>
        <w:spacing w:line="240" w:lineRule="auto"/>
        <w:jc w:val="both"/>
        <w:rPr>
          <w:rFonts w:ascii="Times New Roman" w:hAnsi="Times New Roman" w:cs="Times New Roman"/>
          <w:b/>
          <w:bCs/>
        </w:rPr>
      </w:pPr>
      <w:r w:rsidRPr="000311AE">
        <w:rPr>
          <w:rFonts w:ascii="Times New Roman" w:hAnsi="Times New Roman" w:cs="Times New Roman"/>
          <w:b/>
          <w:bCs/>
        </w:rPr>
        <w:lastRenderedPageBreak/>
        <w:t>USE CASE 05: ПОШУК КОНТЕНТУ</w:t>
      </w:r>
    </w:p>
    <w:tbl>
      <w:tblPr>
        <w:tblStyle w:val="af0"/>
        <w:tblW w:w="0" w:type="auto"/>
        <w:tblLook w:val="04A0" w:firstRow="1" w:lastRow="0" w:firstColumn="1" w:lastColumn="0" w:noHBand="0" w:noVBand="1"/>
      </w:tblPr>
      <w:tblGrid>
        <w:gridCol w:w="1934"/>
        <w:gridCol w:w="7642"/>
      </w:tblGrid>
      <w:tr w:rsidR="0000231F" w:rsidRPr="000311AE" w14:paraId="49CA6BB4" w14:textId="77777777" w:rsidTr="007F7CAE">
        <w:tc>
          <w:tcPr>
            <w:tcW w:w="0" w:type="auto"/>
            <w:hideMark/>
          </w:tcPr>
          <w:p w14:paraId="2028951A" w14:textId="77777777" w:rsidR="0000231F" w:rsidRPr="000311AE" w:rsidRDefault="0000231F" w:rsidP="004375E2">
            <w:pPr>
              <w:spacing w:line="240" w:lineRule="auto"/>
              <w:jc w:val="both"/>
              <w:rPr>
                <w:rFonts w:ascii="Times New Roman" w:hAnsi="Times New Roman" w:cs="Times New Roman"/>
                <w:b/>
                <w:bCs/>
              </w:rPr>
            </w:pPr>
            <w:r w:rsidRPr="000311AE">
              <w:rPr>
                <w:rFonts w:ascii="Times New Roman" w:hAnsi="Times New Roman" w:cs="Times New Roman"/>
                <w:b/>
                <w:bCs/>
              </w:rPr>
              <w:t>Елемент UC</w:t>
            </w:r>
          </w:p>
        </w:tc>
        <w:tc>
          <w:tcPr>
            <w:tcW w:w="0" w:type="auto"/>
            <w:hideMark/>
          </w:tcPr>
          <w:p w14:paraId="4FECC83B" w14:textId="77777777" w:rsidR="0000231F" w:rsidRPr="000311AE" w:rsidRDefault="0000231F" w:rsidP="004375E2">
            <w:pPr>
              <w:spacing w:line="240" w:lineRule="auto"/>
              <w:jc w:val="both"/>
              <w:rPr>
                <w:rFonts w:ascii="Times New Roman" w:hAnsi="Times New Roman" w:cs="Times New Roman"/>
                <w:b/>
                <w:bCs/>
              </w:rPr>
            </w:pPr>
            <w:r w:rsidRPr="000311AE">
              <w:rPr>
                <w:rFonts w:ascii="Times New Roman" w:hAnsi="Times New Roman" w:cs="Times New Roman"/>
                <w:b/>
                <w:bCs/>
              </w:rPr>
              <w:t>Опис елемента</w:t>
            </w:r>
          </w:p>
        </w:tc>
      </w:tr>
      <w:tr w:rsidR="0000231F" w:rsidRPr="000311AE" w14:paraId="64E6BBEC" w14:textId="77777777" w:rsidTr="007F7CAE">
        <w:tc>
          <w:tcPr>
            <w:tcW w:w="0" w:type="auto"/>
            <w:hideMark/>
          </w:tcPr>
          <w:p w14:paraId="7592C449"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t xml:space="preserve">Назва </w:t>
            </w:r>
            <w:proofErr w:type="spellStart"/>
            <w:r w:rsidRPr="000311AE">
              <w:rPr>
                <w:rFonts w:ascii="Times New Roman" w:hAnsi="Times New Roman" w:cs="Times New Roman"/>
                <w:b/>
                <w:bCs/>
              </w:rPr>
              <w:t>Use</w:t>
            </w:r>
            <w:proofErr w:type="spellEnd"/>
            <w:r w:rsidRPr="000311AE">
              <w:rPr>
                <w:rFonts w:ascii="Times New Roman" w:hAnsi="Times New Roman" w:cs="Times New Roman"/>
                <w:b/>
                <w:bCs/>
              </w:rPr>
              <w:t xml:space="preserve"> </w:t>
            </w:r>
            <w:proofErr w:type="spellStart"/>
            <w:r w:rsidRPr="000311AE">
              <w:rPr>
                <w:rFonts w:ascii="Times New Roman" w:hAnsi="Times New Roman" w:cs="Times New Roman"/>
                <w:b/>
                <w:bCs/>
              </w:rPr>
              <w:t>Case</w:t>
            </w:r>
            <w:proofErr w:type="spellEnd"/>
          </w:p>
        </w:tc>
        <w:tc>
          <w:tcPr>
            <w:tcW w:w="0" w:type="auto"/>
            <w:hideMark/>
          </w:tcPr>
          <w:p w14:paraId="1A8113F1"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rPr>
              <w:t>Пошук фільмів та серіалів за різними критеріями</w:t>
            </w:r>
          </w:p>
        </w:tc>
      </w:tr>
      <w:tr w:rsidR="0000231F" w:rsidRPr="000311AE" w14:paraId="3BB99649" w14:textId="77777777" w:rsidTr="007F7CAE">
        <w:tc>
          <w:tcPr>
            <w:tcW w:w="0" w:type="auto"/>
            <w:hideMark/>
          </w:tcPr>
          <w:p w14:paraId="02C42F7E"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t>Пріоритет</w:t>
            </w:r>
          </w:p>
        </w:tc>
        <w:tc>
          <w:tcPr>
            <w:tcW w:w="0" w:type="auto"/>
            <w:hideMark/>
          </w:tcPr>
          <w:p w14:paraId="3B5EB7AF" w14:textId="3BA5B039"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rPr>
              <w:t xml:space="preserve">Високий </w:t>
            </w:r>
          </w:p>
        </w:tc>
      </w:tr>
      <w:tr w:rsidR="0000231F" w:rsidRPr="000311AE" w14:paraId="6A2BB564" w14:textId="77777777" w:rsidTr="007F7CAE">
        <w:tc>
          <w:tcPr>
            <w:tcW w:w="0" w:type="auto"/>
            <w:hideMark/>
          </w:tcPr>
          <w:p w14:paraId="59C7339A"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t>Опис (короткий опис сценарію)</w:t>
            </w:r>
          </w:p>
        </w:tc>
        <w:tc>
          <w:tcPr>
            <w:tcW w:w="0" w:type="auto"/>
            <w:hideMark/>
          </w:tcPr>
          <w:p w14:paraId="4A1386EB"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rPr>
              <w:t xml:space="preserve">Користувач </w:t>
            </w:r>
            <w:proofErr w:type="spellStart"/>
            <w:r w:rsidRPr="000311AE">
              <w:rPr>
                <w:rFonts w:ascii="Times New Roman" w:hAnsi="Times New Roman" w:cs="Times New Roman"/>
              </w:rPr>
              <w:t>Cinecloud</w:t>
            </w:r>
            <w:proofErr w:type="spellEnd"/>
            <w:r w:rsidRPr="000311AE">
              <w:rPr>
                <w:rFonts w:ascii="Times New Roman" w:hAnsi="Times New Roman" w:cs="Times New Roman"/>
              </w:rPr>
              <w:t xml:space="preserve"> використовує потужну систему пошуку для знаходження фільмів та серіалів за різними критеріями, включаючи назву, жанр, акторів та режисерів згідно US 5. Мета сценарію - забезпечити швидкий та ефективний пошук конкретного контенту без необхідності перегляду великих каталогів. Інтелектуальний пошук з автодоповненням згідно US 5 (критерій 3) та толерантністю до помилок значно покращує ефективність користувачів та зменшує фрустрацію від невдалих пошукових запитів. Якісна реалізація цієї функції прямо впливає на задоволеність користувачів та їх схильність до продовження використання платформи.</w:t>
            </w:r>
          </w:p>
        </w:tc>
      </w:tr>
      <w:tr w:rsidR="0000231F" w:rsidRPr="000311AE" w14:paraId="07DF1D19" w14:textId="77777777" w:rsidTr="007F7CAE">
        <w:tc>
          <w:tcPr>
            <w:tcW w:w="0" w:type="auto"/>
            <w:hideMark/>
          </w:tcPr>
          <w:p w14:paraId="29DABD3B"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t>Актори (діюча особа чи особи)</w:t>
            </w:r>
          </w:p>
        </w:tc>
        <w:tc>
          <w:tcPr>
            <w:tcW w:w="0" w:type="auto"/>
            <w:hideMark/>
          </w:tcPr>
          <w:p w14:paraId="655F4EC2" w14:textId="77777777" w:rsidR="00C070F1" w:rsidRDefault="0000231F" w:rsidP="004375E2">
            <w:pPr>
              <w:spacing w:line="240" w:lineRule="auto"/>
              <w:jc w:val="both"/>
              <w:rPr>
                <w:rFonts w:ascii="Times New Roman" w:hAnsi="Times New Roman" w:cs="Times New Roman"/>
                <w:lang w:val="en-US"/>
              </w:rPr>
            </w:pPr>
            <w:r w:rsidRPr="000311AE">
              <w:rPr>
                <w:rFonts w:ascii="Times New Roman" w:hAnsi="Times New Roman" w:cs="Times New Roman"/>
                <w:b/>
                <w:bCs/>
              </w:rPr>
              <w:t>Основний актор:</w:t>
            </w:r>
            <w:r w:rsidRPr="000311AE">
              <w:rPr>
                <w:rFonts w:ascii="Times New Roman" w:hAnsi="Times New Roman" w:cs="Times New Roman"/>
              </w:rPr>
              <w:t xml:space="preserve"> Користувач </w:t>
            </w:r>
            <w:proofErr w:type="spellStart"/>
            <w:r w:rsidRPr="000311AE">
              <w:rPr>
                <w:rFonts w:ascii="Times New Roman" w:hAnsi="Times New Roman" w:cs="Times New Roman"/>
              </w:rPr>
              <w:t>Cinecloud</w:t>
            </w:r>
            <w:proofErr w:type="spellEnd"/>
            <w:r w:rsidRPr="000311AE">
              <w:rPr>
                <w:rFonts w:ascii="Times New Roman" w:hAnsi="Times New Roman" w:cs="Times New Roman"/>
              </w:rPr>
              <w:t xml:space="preserve"> (авторизований або гість)</w:t>
            </w:r>
          </w:p>
          <w:p w14:paraId="479A5C98" w14:textId="49E4B0CC"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t>Вторинні актори:</w:t>
            </w:r>
            <w:r w:rsidRPr="000311AE">
              <w:rPr>
                <w:rFonts w:ascii="Times New Roman" w:hAnsi="Times New Roman" w:cs="Times New Roman"/>
              </w:rPr>
              <w:t xml:space="preserve"> Пошукова система (</w:t>
            </w:r>
            <w:proofErr w:type="spellStart"/>
            <w:r w:rsidRPr="000311AE">
              <w:rPr>
                <w:rFonts w:ascii="Times New Roman" w:hAnsi="Times New Roman" w:cs="Times New Roman"/>
              </w:rPr>
              <w:t>Elasticsearch</w:t>
            </w:r>
            <w:proofErr w:type="spellEnd"/>
            <w:r w:rsidRPr="000311AE">
              <w:rPr>
                <w:rFonts w:ascii="Times New Roman" w:hAnsi="Times New Roman" w:cs="Times New Roman"/>
              </w:rPr>
              <w:t xml:space="preserve"> або </w:t>
            </w:r>
            <w:proofErr w:type="spellStart"/>
            <w:r w:rsidRPr="000311AE">
              <w:rPr>
                <w:rFonts w:ascii="Times New Roman" w:hAnsi="Times New Roman" w:cs="Times New Roman"/>
              </w:rPr>
              <w:t>Apache</w:t>
            </w:r>
            <w:proofErr w:type="spellEnd"/>
            <w:r w:rsidRPr="000311AE">
              <w:rPr>
                <w:rFonts w:ascii="Times New Roman" w:hAnsi="Times New Roman" w:cs="Times New Roman"/>
              </w:rPr>
              <w:t xml:space="preserve"> </w:t>
            </w:r>
            <w:proofErr w:type="spellStart"/>
            <w:r w:rsidRPr="000311AE">
              <w:rPr>
                <w:rFonts w:ascii="Times New Roman" w:hAnsi="Times New Roman" w:cs="Times New Roman"/>
              </w:rPr>
              <w:t>Solr</w:t>
            </w:r>
            <w:proofErr w:type="spellEnd"/>
            <w:r w:rsidRPr="000311AE">
              <w:rPr>
                <w:rFonts w:ascii="Times New Roman" w:hAnsi="Times New Roman" w:cs="Times New Roman"/>
              </w:rPr>
              <w:t xml:space="preserve">) згідно </w:t>
            </w:r>
            <w:proofErr w:type="spellStart"/>
            <w:r w:rsidRPr="000311AE">
              <w:rPr>
                <w:rFonts w:ascii="Times New Roman" w:hAnsi="Times New Roman" w:cs="Times New Roman"/>
              </w:rPr>
              <w:t>залежностей</w:t>
            </w:r>
            <w:proofErr w:type="spellEnd"/>
            <w:r w:rsidRPr="000311AE">
              <w:rPr>
                <w:rFonts w:ascii="Times New Roman" w:hAnsi="Times New Roman" w:cs="Times New Roman"/>
              </w:rPr>
              <w:t xml:space="preserve"> US 5, </w:t>
            </w:r>
            <w:proofErr w:type="spellStart"/>
            <w:r w:rsidRPr="000311AE">
              <w:rPr>
                <w:rFonts w:ascii="Times New Roman" w:hAnsi="Times New Roman" w:cs="Times New Roman"/>
              </w:rPr>
              <w:t>Повнотекстово</w:t>
            </w:r>
            <w:proofErr w:type="spellEnd"/>
            <w:r w:rsidRPr="000311AE">
              <w:rPr>
                <w:rFonts w:ascii="Times New Roman" w:hAnsi="Times New Roman" w:cs="Times New Roman"/>
              </w:rPr>
              <w:t xml:space="preserve"> індексована база даних контенту, API для автодоповнення з </w:t>
            </w:r>
            <w:proofErr w:type="spellStart"/>
            <w:r w:rsidRPr="000311AE">
              <w:rPr>
                <w:rFonts w:ascii="Times New Roman" w:hAnsi="Times New Roman" w:cs="Times New Roman"/>
              </w:rPr>
              <w:t>кешуванням</w:t>
            </w:r>
            <w:proofErr w:type="spellEnd"/>
            <w:r w:rsidRPr="000311AE">
              <w:rPr>
                <w:rFonts w:ascii="Times New Roman" w:hAnsi="Times New Roman" w:cs="Times New Roman"/>
              </w:rPr>
              <w:t xml:space="preserve">, Система ранжування </w:t>
            </w:r>
            <w:proofErr w:type="spellStart"/>
            <w:r w:rsidRPr="000311AE">
              <w:rPr>
                <w:rFonts w:ascii="Times New Roman" w:hAnsi="Times New Roman" w:cs="Times New Roman"/>
              </w:rPr>
              <w:t>релевантності</w:t>
            </w:r>
            <w:proofErr w:type="spellEnd"/>
            <w:r w:rsidRPr="000311AE">
              <w:rPr>
                <w:rFonts w:ascii="Times New Roman" w:hAnsi="Times New Roman" w:cs="Times New Roman"/>
              </w:rPr>
              <w:t>, Алгоритми нечіткого пошуку (</w:t>
            </w:r>
            <w:proofErr w:type="spellStart"/>
            <w:r w:rsidRPr="000311AE">
              <w:rPr>
                <w:rFonts w:ascii="Times New Roman" w:hAnsi="Times New Roman" w:cs="Times New Roman"/>
              </w:rPr>
              <w:t>fuzzy</w:t>
            </w:r>
            <w:proofErr w:type="spellEnd"/>
            <w:r w:rsidRPr="000311AE">
              <w:rPr>
                <w:rFonts w:ascii="Times New Roman" w:hAnsi="Times New Roman" w:cs="Times New Roman"/>
              </w:rPr>
              <w:t xml:space="preserve"> </w:t>
            </w:r>
            <w:proofErr w:type="spellStart"/>
            <w:r w:rsidRPr="000311AE">
              <w:rPr>
                <w:rFonts w:ascii="Times New Roman" w:hAnsi="Times New Roman" w:cs="Times New Roman"/>
              </w:rPr>
              <w:t>search</w:t>
            </w:r>
            <w:proofErr w:type="spellEnd"/>
            <w:r w:rsidRPr="000311AE">
              <w:rPr>
                <w:rFonts w:ascii="Times New Roman" w:hAnsi="Times New Roman" w:cs="Times New Roman"/>
              </w:rPr>
              <w:t>)</w:t>
            </w:r>
          </w:p>
        </w:tc>
      </w:tr>
      <w:tr w:rsidR="0000231F" w:rsidRPr="000311AE" w14:paraId="78E44048" w14:textId="77777777" w:rsidTr="007F7CAE">
        <w:tc>
          <w:tcPr>
            <w:tcW w:w="0" w:type="auto"/>
            <w:hideMark/>
          </w:tcPr>
          <w:p w14:paraId="156BEE73"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t>Вимоги / Пов'язані вимоги</w:t>
            </w:r>
          </w:p>
        </w:tc>
        <w:tc>
          <w:tcPr>
            <w:tcW w:w="0" w:type="auto"/>
            <w:hideMark/>
          </w:tcPr>
          <w:p w14:paraId="5D7A58E9" w14:textId="77777777" w:rsidR="00C070F1" w:rsidRDefault="0000231F" w:rsidP="004375E2">
            <w:pPr>
              <w:spacing w:line="240" w:lineRule="auto"/>
              <w:jc w:val="both"/>
              <w:rPr>
                <w:rFonts w:ascii="Times New Roman" w:hAnsi="Times New Roman" w:cs="Times New Roman"/>
                <w:lang w:val="en-US"/>
              </w:rPr>
            </w:pPr>
            <w:proofErr w:type="spellStart"/>
            <w:r w:rsidRPr="000311AE">
              <w:rPr>
                <w:rFonts w:ascii="Times New Roman" w:hAnsi="Times New Roman" w:cs="Times New Roman"/>
                <w:b/>
                <w:bCs/>
              </w:rPr>
              <w:t>User</w:t>
            </w:r>
            <w:proofErr w:type="spellEnd"/>
            <w:r w:rsidRPr="000311AE">
              <w:rPr>
                <w:rFonts w:ascii="Times New Roman" w:hAnsi="Times New Roman" w:cs="Times New Roman"/>
                <w:b/>
                <w:bCs/>
              </w:rPr>
              <w:t xml:space="preserve"> </w:t>
            </w:r>
            <w:proofErr w:type="spellStart"/>
            <w:r w:rsidRPr="000311AE">
              <w:rPr>
                <w:rFonts w:ascii="Times New Roman" w:hAnsi="Times New Roman" w:cs="Times New Roman"/>
                <w:b/>
                <w:bCs/>
              </w:rPr>
              <w:t>Requirements</w:t>
            </w:r>
            <w:proofErr w:type="spellEnd"/>
            <w:r w:rsidRPr="000311AE">
              <w:rPr>
                <w:rFonts w:ascii="Times New Roman" w:hAnsi="Times New Roman" w:cs="Times New Roman"/>
                <w:b/>
                <w:bCs/>
              </w:rPr>
              <w:t>:</w:t>
            </w:r>
            <w:r w:rsidRPr="000311AE">
              <w:rPr>
                <w:rFonts w:ascii="Times New Roman" w:hAnsi="Times New Roman" w:cs="Times New Roman"/>
              </w:rPr>
              <w:t xml:space="preserve"> UR 05 (Шукати фільми за назвою, жанром, актором, режисером)</w:t>
            </w:r>
          </w:p>
          <w:p w14:paraId="72791423" w14:textId="77777777" w:rsidR="00C070F1" w:rsidRDefault="0000231F" w:rsidP="004375E2">
            <w:pPr>
              <w:spacing w:line="240" w:lineRule="auto"/>
              <w:jc w:val="both"/>
              <w:rPr>
                <w:rFonts w:ascii="Times New Roman" w:hAnsi="Times New Roman" w:cs="Times New Roman"/>
                <w:lang w:val="en-US"/>
              </w:rPr>
            </w:pPr>
            <w:proofErr w:type="spellStart"/>
            <w:r w:rsidRPr="000311AE">
              <w:rPr>
                <w:rFonts w:ascii="Times New Roman" w:hAnsi="Times New Roman" w:cs="Times New Roman"/>
                <w:b/>
                <w:bCs/>
              </w:rPr>
              <w:t>Functional</w:t>
            </w:r>
            <w:proofErr w:type="spellEnd"/>
            <w:r w:rsidRPr="000311AE">
              <w:rPr>
                <w:rFonts w:ascii="Times New Roman" w:hAnsi="Times New Roman" w:cs="Times New Roman"/>
                <w:b/>
                <w:bCs/>
              </w:rPr>
              <w:t xml:space="preserve"> </w:t>
            </w:r>
            <w:proofErr w:type="spellStart"/>
            <w:r w:rsidRPr="000311AE">
              <w:rPr>
                <w:rFonts w:ascii="Times New Roman" w:hAnsi="Times New Roman" w:cs="Times New Roman"/>
                <w:b/>
                <w:bCs/>
              </w:rPr>
              <w:t>Requirements</w:t>
            </w:r>
            <w:proofErr w:type="spellEnd"/>
            <w:r w:rsidRPr="000311AE">
              <w:rPr>
                <w:rFonts w:ascii="Times New Roman" w:hAnsi="Times New Roman" w:cs="Times New Roman"/>
                <w:b/>
                <w:bCs/>
              </w:rPr>
              <w:t>:</w:t>
            </w:r>
            <w:r w:rsidRPr="000311AE">
              <w:rPr>
                <w:rFonts w:ascii="Times New Roman" w:hAnsi="Times New Roman" w:cs="Times New Roman"/>
              </w:rPr>
              <w:t xml:space="preserve"> FR 05 (Пошукові запити - система повинна обробляти пошукові запити користувачів), FR 08 (Каталог з фільтрами), FR 10 (Адаптивний дизайн)</w:t>
            </w:r>
          </w:p>
          <w:p w14:paraId="57D357F1" w14:textId="77777777" w:rsidR="00C070F1" w:rsidRDefault="0000231F" w:rsidP="004375E2">
            <w:pPr>
              <w:spacing w:line="240" w:lineRule="auto"/>
              <w:jc w:val="both"/>
              <w:rPr>
                <w:rFonts w:ascii="Times New Roman" w:hAnsi="Times New Roman" w:cs="Times New Roman"/>
                <w:lang w:val="en-US"/>
              </w:rPr>
            </w:pPr>
            <w:proofErr w:type="spellStart"/>
            <w:r w:rsidRPr="000311AE">
              <w:rPr>
                <w:rFonts w:ascii="Times New Roman" w:hAnsi="Times New Roman" w:cs="Times New Roman"/>
                <w:b/>
                <w:bCs/>
              </w:rPr>
              <w:t>High-Level</w:t>
            </w:r>
            <w:proofErr w:type="spellEnd"/>
            <w:r w:rsidRPr="000311AE">
              <w:rPr>
                <w:rFonts w:ascii="Times New Roman" w:hAnsi="Times New Roman" w:cs="Times New Roman"/>
                <w:b/>
                <w:bCs/>
              </w:rPr>
              <w:t xml:space="preserve"> </w:t>
            </w:r>
            <w:proofErr w:type="spellStart"/>
            <w:r w:rsidRPr="000311AE">
              <w:rPr>
                <w:rFonts w:ascii="Times New Roman" w:hAnsi="Times New Roman" w:cs="Times New Roman"/>
                <w:b/>
                <w:bCs/>
              </w:rPr>
              <w:t>Requirements</w:t>
            </w:r>
            <w:proofErr w:type="spellEnd"/>
            <w:r w:rsidRPr="000311AE">
              <w:rPr>
                <w:rFonts w:ascii="Times New Roman" w:hAnsi="Times New Roman" w:cs="Times New Roman"/>
                <w:b/>
                <w:bCs/>
              </w:rPr>
              <w:t>:</w:t>
            </w:r>
            <w:r w:rsidRPr="000311AE">
              <w:rPr>
                <w:rFonts w:ascii="Times New Roman" w:hAnsi="Times New Roman" w:cs="Times New Roman"/>
              </w:rPr>
              <w:t xml:space="preserve"> HLR 03 (Надавати можливість переглядати та шукати контент), HLR 10 (Сучасний, зручний інтерфейс)</w:t>
            </w:r>
          </w:p>
          <w:p w14:paraId="68A76540" w14:textId="2A068970" w:rsidR="0000231F" w:rsidRPr="000311AE" w:rsidRDefault="0000231F" w:rsidP="004375E2">
            <w:pPr>
              <w:spacing w:line="240" w:lineRule="auto"/>
              <w:jc w:val="both"/>
              <w:rPr>
                <w:rFonts w:ascii="Times New Roman" w:hAnsi="Times New Roman" w:cs="Times New Roman"/>
              </w:rPr>
            </w:pPr>
            <w:proofErr w:type="spellStart"/>
            <w:r w:rsidRPr="000311AE">
              <w:rPr>
                <w:rFonts w:ascii="Times New Roman" w:hAnsi="Times New Roman" w:cs="Times New Roman"/>
                <w:b/>
                <w:bCs/>
              </w:rPr>
              <w:t>User</w:t>
            </w:r>
            <w:proofErr w:type="spellEnd"/>
            <w:r w:rsidRPr="000311AE">
              <w:rPr>
                <w:rFonts w:ascii="Times New Roman" w:hAnsi="Times New Roman" w:cs="Times New Roman"/>
                <w:b/>
                <w:bCs/>
              </w:rPr>
              <w:t xml:space="preserve"> </w:t>
            </w:r>
            <w:proofErr w:type="spellStart"/>
            <w:r w:rsidRPr="000311AE">
              <w:rPr>
                <w:rFonts w:ascii="Times New Roman" w:hAnsi="Times New Roman" w:cs="Times New Roman"/>
                <w:b/>
                <w:bCs/>
              </w:rPr>
              <w:t>Story</w:t>
            </w:r>
            <w:proofErr w:type="spellEnd"/>
            <w:r w:rsidRPr="000311AE">
              <w:rPr>
                <w:rFonts w:ascii="Times New Roman" w:hAnsi="Times New Roman" w:cs="Times New Roman"/>
                <w:b/>
                <w:bCs/>
              </w:rPr>
              <w:t>:</w:t>
            </w:r>
            <w:r w:rsidRPr="000311AE">
              <w:rPr>
                <w:rFonts w:ascii="Times New Roman" w:hAnsi="Times New Roman" w:cs="Times New Roman"/>
              </w:rPr>
              <w:t xml:space="preserve"> US 5 (Пошук контенту)</w:t>
            </w:r>
          </w:p>
        </w:tc>
      </w:tr>
      <w:tr w:rsidR="0000231F" w:rsidRPr="000311AE" w14:paraId="4B5DFFA2" w14:textId="77777777" w:rsidTr="007F7CAE">
        <w:tc>
          <w:tcPr>
            <w:tcW w:w="0" w:type="auto"/>
            <w:hideMark/>
          </w:tcPr>
          <w:p w14:paraId="678309E8"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t>Передумови (початковий стан)</w:t>
            </w:r>
          </w:p>
        </w:tc>
        <w:tc>
          <w:tcPr>
            <w:tcW w:w="0" w:type="auto"/>
            <w:hideMark/>
          </w:tcPr>
          <w:p w14:paraId="25C2779D" w14:textId="6C8E6181" w:rsidR="00C070F1" w:rsidRPr="00C070F1" w:rsidRDefault="0000231F" w:rsidP="00C070F1">
            <w:pPr>
              <w:pStyle w:val="a9"/>
              <w:numPr>
                <w:ilvl w:val="1"/>
                <w:numId w:val="94"/>
              </w:numPr>
              <w:spacing w:line="240" w:lineRule="auto"/>
              <w:ind w:left="454"/>
              <w:jc w:val="both"/>
              <w:rPr>
                <w:rFonts w:ascii="Times New Roman" w:hAnsi="Times New Roman" w:cs="Times New Roman"/>
                <w:lang w:val="en-US"/>
              </w:rPr>
            </w:pPr>
            <w:r w:rsidRPr="00C070F1">
              <w:rPr>
                <w:rFonts w:ascii="Times New Roman" w:hAnsi="Times New Roman" w:cs="Times New Roman"/>
              </w:rPr>
              <w:t xml:space="preserve">Система </w:t>
            </w:r>
            <w:proofErr w:type="spellStart"/>
            <w:r w:rsidRPr="00C070F1">
              <w:rPr>
                <w:rFonts w:ascii="Times New Roman" w:hAnsi="Times New Roman" w:cs="Times New Roman"/>
              </w:rPr>
              <w:t>Cinecloud</w:t>
            </w:r>
            <w:proofErr w:type="spellEnd"/>
            <w:r w:rsidRPr="00C070F1">
              <w:rPr>
                <w:rFonts w:ascii="Times New Roman" w:hAnsi="Times New Roman" w:cs="Times New Roman"/>
              </w:rPr>
              <w:t xml:space="preserve"> доступна</w:t>
            </w:r>
          </w:p>
          <w:p w14:paraId="5C442829" w14:textId="2A950867" w:rsidR="00C070F1" w:rsidRPr="00C070F1" w:rsidRDefault="0000231F" w:rsidP="00C070F1">
            <w:pPr>
              <w:pStyle w:val="a9"/>
              <w:numPr>
                <w:ilvl w:val="1"/>
                <w:numId w:val="94"/>
              </w:numPr>
              <w:spacing w:line="240" w:lineRule="auto"/>
              <w:ind w:left="454"/>
              <w:jc w:val="both"/>
              <w:rPr>
                <w:rFonts w:ascii="Times New Roman" w:hAnsi="Times New Roman" w:cs="Times New Roman"/>
                <w:lang w:val="en-US"/>
              </w:rPr>
            </w:pPr>
            <w:r w:rsidRPr="00C070F1">
              <w:rPr>
                <w:rFonts w:ascii="Times New Roman" w:hAnsi="Times New Roman" w:cs="Times New Roman"/>
              </w:rPr>
              <w:t xml:space="preserve">База даних контенту заповнена та </w:t>
            </w:r>
            <w:proofErr w:type="spellStart"/>
            <w:r w:rsidRPr="00C070F1">
              <w:rPr>
                <w:rFonts w:ascii="Times New Roman" w:hAnsi="Times New Roman" w:cs="Times New Roman"/>
              </w:rPr>
              <w:t>повнотекстово</w:t>
            </w:r>
            <w:proofErr w:type="spellEnd"/>
            <w:r w:rsidRPr="00C070F1">
              <w:rPr>
                <w:rFonts w:ascii="Times New Roman" w:hAnsi="Times New Roman" w:cs="Times New Roman"/>
              </w:rPr>
              <w:t xml:space="preserve"> індексована згідно </w:t>
            </w:r>
            <w:proofErr w:type="spellStart"/>
            <w:r w:rsidRPr="00C070F1">
              <w:rPr>
                <w:rFonts w:ascii="Times New Roman" w:hAnsi="Times New Roman" w:cs="Times New Roman"/>
              </w:rPr>
              <w:t>залежностей</w:t>
            </w:r>
            <w:proofErr w:type="spellEnd"/>
            <w:r w:rsidRPr="00C070F1">
              <w:rPr>
                <w:rFonts w:ascii="Times New Roman" w:hAnsi="Times New Roman" w:cs="Times New Roman"/>
              </w:rPr>
              <w:t xml:space="preserve"> US 5</w:t>
            </w:r>
          </w:p>
          <w:p w14:paraId="14CD1262" w14:textId="2F8B1803" w:rsidR="00C070F1" w:rsidRPr="00C070F1" w:rsidRDefault="0000231F" w:rsidP="00C070F1">
            <w:pPr>
              <w:pStyle w:val="a9"/>
              <w:numPr>
                <w:ilvl w:val="1"/>
                <w:numId w:val="94"/>
              </w:numPr>
              <w:spacing w:line="240" w:lineRule="auto"/>
              <w:ind w:left="454"/>
              <w:jc w:val="both"/>
              <w:rPr>
                <w:rFonts w:ascii="Times New Roman" w:hAnsi="Times New Roman" w:cs="Times New Roman"/>
                <w:lang w:val="en-US"/>
              </w:rPr>
            </w:pPr>
            <w:r w:rsidRPr="00C070F1">
              <w:rPr>
                <w:rFonts w:ascii="Times New Roman" w:hAnsi="Times New Roman" w:cs="Times New Roman"/>
              </w:rPr>
              <w:t>Пошукова система (</w:t>
            </w:r>
            <w:proofErr w:type="spellStart"/>
            <w:r w:rsidRPr="00C070F1">
              <w:rPr>
                <w:rFonts w:ascii="Times New Roman" w:hAnsi="Times New Roman" w:cs="Times New Roman"/>
              </w:rPr>
              <w:t>Elasticsearch</w:t>
            </w:r>
            <w:proofErr w:type="spellEnd"/>
            <w:r w:rsidRPr="00C070F1">
              <w:rPr>
                <w:rFonts w:ascii="Times New Roman" w:hAnsi="Times New Roman" w:cs="Times New Roman"/>
              </w:rPr>
              <w:t>/</w:t>
            </w:r>
            <w:proofErr w:type="spellStart"/>
            <w:r w:rsidRPr="00C070F1">
              <w:rPr>
                <w:rFonts w:ascii="Times New Roman" w:hAnsi="Times New Roman" w:cs="Times New Roman"/>
              </w:rPr>
              <w:t>Solr</w:t>
            </w:r>
            <w:proofErr w:type="spellEnd"/>
            <w:r w:rsidRPr="00C070F1">
              <w:rPr>
                <w:rFonts w:ascii="Times New Roman" w:hAnsi="Times New Roman" w:cs="Times New Roman"/>
              </w:rPr>
              <w:t>) активна та синхронізована з базою даних</w:t>
            </w:r>
          </w:p>
          <w:p w14:paraId="5FDCB44D" w14:textId="17405F00" w:rsidR="00C070F1" w:rsidRPr="00C070F1" w:rsidRDefault="0000231F" w:rsidP="00C070F1">
            <w:pPr>
              <w:pStyle w:val="a9"/>
              <w:numPr>
                <w:ilvl w:val="1"/>
                <w:numId w:val="94"/>
              </w:numPr>
              <w:spacing w:line="240" w:lineRule="auto"/>
              <w:ind w:left="454"/>
              <w:jc w:val="both"/>
              <w:rPr>
                <w:rFonts w:ascii="Times New Roman" w:hAnsi="Times New Roman" w:cs="Times New Roman"/>
                <w:lang w:val="en-US"/>
              </w:rPr>
            </w:pPr>
            <w:r w:rsidRPr="00C070F1">
              <w:rPr>
                <w:rFonts w:ascii="Times New Roman" w:hAnsi="Times New Roman" w:cs="Times New Roman"/>
              </w:rPr>
              <w:t>API автодоповнення функціонує</w:t>
            </w:r>
          </w:p>
          <w:p w14:paraId="291FFDF2" w14:textId="4E04394D" w:rsidR="0000231F" w:rsidRPr="00C070F1" w:rsidRDefault="0000231F" w:rsidP="00C070F1">
            <w:pPr>
              <w:pStyle w:val="a9"/>
              <w:numPr>
                <w:ilvl w:val="1"/>
                <w:numId w:val="94"/>
              </w:numPr>
              <w:spacing w:line="240" w:lineRule="auto"/>
              <w:ind w:left="454"/>
              <w:jc w:val="both"/>
              <w:rPr>
                <w:rFonts w:ascii="Times New Roman" w:hAnsi="Times New Roman" w:cs="Times New Roman"/>
              </w:rPr>
            </w:pPr>
            <w:r w:rsidRPr="00C070F1">
              <w:rPr>
                <w:rFonts w:ascii="Times New Roman" w:hAnsi="Times New Roman" w:cs="Times New Roman"/>
              </w:rPr>
              <w:t xml:space="preserve">Алгоритми нечіткого пошуку налаштовані згідно </w:t>
            </w:r>
            <w:proofErr w:type="spellStart"/>
            <w:r w:rsidRPr="00C070F1">
              <w:rPr>
                <w:rFonts w:ascii="Times New Roman" w:hAnsi="Times New Roman" w:cs="Times New Roman"/>
              </w:rPr>
              <w:t>залежностей</w:t>
            </w:r>
            <w:proofErr w:type="spellEnd"/>
            <w:r w:rsidRPr="00C070F1">
              <w:rPr>
                <w:rFonts w:ascii="Times New Roman" w:hAnsi="Times New Roman" w:cs="Times New Roman"/>
              </w:rPr>
              <w:t xml:space="preserve"> US 5</w:t>
            </w:r>
          </w:p>
        </w:tc>
      </w:tr>
      <w:tr w:rsidR="0000231F" w:rsidRPr="000311AE" w14:paraId="280B6242" w14:textId="77777777" w:rsidTr="007F7CAE">
        <w:tc>
          <w:tcPr>
            <w:tcW w:w="0" w:type="auto"/>
            <w:hideMark/>
          </w:tcPr>
          <w:p w14:paraId="7024D812"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t>Тригер</w:t>
            </w:r>
          </w:p>
        </w:tc>
        <w:tc>
          <w:tcPr>
            <w:tcW w:w="0" w:type="auto"/>
            <w:hideMark/>
          </w:tcPr>
          <w:p w14:paraId="50820BCC"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rPr>
              <w:t>Користувач натискає на поле пошуку (</w:t>
            </w:r>
            <w:proofErr w:type="spellStart"/>
            <w:r w:rsidRPr="000311AE">
              <w:rPr>
                <w:rFonts w:ascii="Times New Roman" w:hAnsi="Times New Roman" w:cs="Times New Roman"/>
              </w:rPr>
              <w:t>search</w:t>
            </w:r>
            <w:proofErr w:type="spellEnd"/>
            <w:r w:rsidRPr="000311AE">
              <w:rPr>
                <w:rFonts w:ascii="Times New Roman" w:hAnsi="Times New Roman" w:cs="Times New Roman"/>
              </w:rPr>
              <w:t xml:space="preserve"> </w:t>
            </w:r>
            <w:proofErr w:type="spellStart"/>
            <w:r w:rsidRPr="000311AE">
              <w:rPr>
                <w:rFonts w:ascii="Times New Roman" w:hAnsi="Times New Roman" w:cs="Times New Roman"/>
              </w:rPr>
              <w:t>bar</w:t>
            </w:r>
            <w:proofErr w:type="spellEnd"/>
            <w:r w:rsidRPr="000311AE">
              <w:rPr>
                <w:rFonts w:ascii="Times New Roman" w:hAnsi="Times New Roman" w:cs="Times New Roman"/>
              </w:rPr>
              <w:t xml:space="preserve">) у </w:t>
            </w:r>
            <w:proofErr w:type="spellStart"/>
            <w:r w:rsidRPr="000311AE">
              <w:rPr>
                <w:rFonts w:ascii="Times New Roman" w:hAnsi="Times New Roman" w:cs="Times New Roman"/>
              </w:rPr>
              <w:t>header</w:t>
            </w:r>
            <w:proofErr w:type="spellEnd"/>
            <w:r w:rsidRPr="000311AE">
              <w:rPr>
                <w:rFonts w:ascii="Times New Roman" w:hAnsi="Times New Roman" w:cs="Times New Roman"/>
              </w:rPr>
              <w:t xml:space="preserve"> сторінки, на головній сторінці, або у мобільному додатку, або використовує клавіатурний </w:t>
            </w:r>
            <w:proofErr w:type="spellStart"/>
            <w:r w:rsidRPr="000311AE">
              <w:rPr>
                <w:rFonts w:ascii="Times New Roman" w:hAnsi="Times New Roman" w:cs="Times New Roman"/>
              </w:rPr>
              <w:t>shortcut</w:t>
            </w:r>
            <w:proofErr w:type="spellEnd"/>
            <w:r w:rsidRPr="000311AE">
              <w:rPr>
                <w:rFonts w:ascii="Times New Roman" w:hAnsi="Times New Roman" w:cs="Times New Roman"/>
              </w:rPr>
              <w:t xml:space="preserve"> (</w:t>
            </w:r>
            <w:proofErr w:type="spellStart"/>
            <w:r w:rsidRPr="000311AE">
              <w:rPr>
                <w:rFonts w:ascii="Times New Roman" w:hAnsi="Times New Roman" w:cs="Times New Roman"/>
              </w:rPr>
              <w:t>Ctrl</w:t>
            </w:r>
            <w:proofErr w:type="spellEnd"/>
            <w:r w:rsidRPr="000311AE">
              <w:rPr>
                <w:rFonts w:ascii="Times New Roman" w:hAnsi="Times New Roman" w:cs="Times New Roman"/>
              </w:rPr>
              <w:t>/</w:t>
            </w:r>
            <w:proofErr w:type="spellStart"/>
            <w:r w:rsidRPr="000311AE">
              <w:rPr>
                <w:rFonts w:ascii="Times New Roman" w:hAnsi="Times New Roman" w:cs="Times New Roman"/>
              </w:rPr>
              <w:t>Cmd</w:t>
            </w:r>
            <w:proofErr w:type="spellEnd"/>
            <w:r w:rsidRPr="000311AE">
              <w:rPr>
                <w:rFonts w:ascii="Times New Roman" w:hAnsi="Times New Roman" w:cs="Times New Roman"/>
              </w:rPr>
              <w:t xml:space="preserve"> + K)</w:t>
            </w:r>
          </w:p>
        </w:tc>
      </w:tr>
      <w:tr w:rsidR="0000231F" w:rsidRPr="000311AE" w14:paraId="15A8D2D4" w14:textId="77777777" w:rsidTr="007F7CAE">
        <w:tc>
          <w:tcPr>
            <w:tcW w:w="0" w:type="auto"/>
            <w:hideMark/>
          </w:tcPr>
          <w:p w14:paraId="57C54CF3"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t>Результат (</w:t>
            </w:r>
            <w:proofErr w:type="spellStart"/>
            <w:r w:rsidRPr="000311AE">
              <w:rPr>
                <w:rFonts w:ascii="Times New Roman" w:hAnsi="Times New Roman" w:cs="Times New Roman"/>
                <w:b/>
                <w:bCs/>
              </w:rPr>
              <w:t>післяумова</w:t>
            </w:r>
            <w:proofErr w:type="spellEnd"/>
            <w:r w:rsidRPr="000311AE">
              <w:rPr>
                <w:rFonts w:ascii="Times New Roman" w:hAnsi="Times New Roman" w:cs="Times New Roman"/>
                <w:b/>
                <w:bCs/>
              </w:rPr>
              <w:t>)</w:t>
            </w:r>
          </w:p>
        </w:tc>
        <w:tc>
          <w:tcPr>
            <w:tcW w:w="0" w:type="auto"/>
            <w:hideMark/>
          </w:tcPr>
          <w:p w14:paraId="0F4B92F7" w14:textId="77777777" w:rsidR="00D94C06" w:rsidRDefault="0000231F" w:rsidP="004375E2">
            <w:pPr>
              <w:spacing w:line="240" w:lineRule="auto"/>
              <w:jc w:val="both"/>
              <w:rPr>
                <w:rFonts w:ascii="Times New Roman" w:hAnsi="Times New Roman" w:cs="Times New Roman"/>
                <w:lang w:val="en-US"/>
              </w:rPr>
            </w:pPr>
            <w:r w:rsidRPr="000311AE">
              <w:rPr>
                <w:rFonts w:ascii="Times New Roman" w:hAnsi="Times New Roman" w:cs="Times New Roman"/>
                <w:b/>
                <w:bCs/>
              </w:rPr>
              <w:t>Успішний сценарій:</w:t>
            </w:r>
            <w:r w:rsidRPr="000311AE">
              <w:rPr>
                <w:rFonts w:ascii="Times New Roman" w:hAnsi="Times New Roman" w:cs="Times New Roman"/>
              </w:rPr>
              <w:t xml:space="preserve"> Пошуковий запит оброблений, результати відображені з ранжуванням за </w:t>
            </w:r>
            <w:proofErr w:type="spellStart"/>
            <w:r w:rsidRPr="000311AE">
              <w:rPr>
                <w:rFonts w:ascii="Times New Roman" w:hAnsi="Times New Roman" w:cs="Times New Roman"/>
              </w:rPr>
              <w:t>релевантністю</w:t>
            </w:r>
            <w:proofErr w:type="spellEnd"/>
            <w:r w:rsidRPr="000311AE">
              <w:rPr>
                <w:rFonts w:ascii="Times New Roman" w:hAnsi="Times New Roman" w:cs="Times New Roman"/>
              </w:rPr>
              <w:t xml:space="preserve"> згідно US 5 (критерій 5), знайдені фільми/серіали показані з повною інформацією, автодоповнення працювало </w:t>
            </w:r>
            <w:r w:rsidRPr="000311AE">
              <w:rPr>
                <w:rFonts w:ascii="Times New Roman" w:hAnsi="Times New Roman" w:cs="Times New Roman"/>
              </w:rPr>
              <w:lastRenderedPageBreak/>
              <w:t xml:space="preserve">під час введення згідно US 5 (критерій 3), пошук </w:t>
            </w:r>
            <w:proofErr w:type="spellStart"/>
            <w:r w:rsidRPr="000311AE">
              <w:rPr>
                <w:rFonts w:ascii="Times New Roman" w:hAnsi="Times New Roman" w:cs="Times New Roman"/>
              </w:rPr>
              <w:t>залогований</w:t>
            </w:r>
            <w:proofErr w:type="spellEnd"/>
            <w:r w:rsidRPr="000311AE">
              <w:rPr>
                <w:rFonts w:ascii="Times New Roman" w:hAnsi="Times New Roman" w:cs="Times New Roman"/>
              </w:rPr>
              <w:t xml:space="preserve"> для аналітики</w:t>
            </w:r>
          </w:p>
          <w:p w14:paraId="1B05E20E" w14:textId="77777777" w:rsidR="00D94C06" w:rsidRDefault="0000231F" w:rsidP="004375E2">
            <w:pPr>
              <w:spacing w:line="240" w:lineRule="auto"/>
              <w:jc w:val="both"/>
              <w:rPr>
                <w:rFonts w:ascii="Times New Roman" w:hAnsi="Times New Roman" w:cs="Times New Roman"/>
                <w:lang w:val="en-US"/>
              </w:rPr>
            </w:pPr>
            <w:r w:rsidRPr="000311AE">
              <w:rPr>
                <w:rFonts w:ascii="Times New Roman" w:hAnsi="Times New Roman" w:cs="Times New Roman"/>
                <w:b/>
                <w:bCs/>
              </w:rPr>
              <w:t>Альтернативний сценарій:</w:t>
            </w:r>
            <w:r w:rsidRPr="000311AE">
              <w:rPr>
                <w:rFonts w:ascii="Times New Roman" w:hAnsi="Times New Roman" w:cs="Times New Roman"/>
              </w:rPr>
              <w:t xml:space="preserve"> Пошук за ім'ям актора/режисера показав всі відповідні фільми згідно US 5 (критерій 2), нечіткий пошук виправив орфографічні помилки та показав релевантні результати згідно US 5 (критерій 1 - толерантність до помилок), показані альтернативні пропозиції згідно US 5 (критерій 4)</w:t>
            </w:r>
          </w:p>
          <w:p w14:paraId="4725F15A" w14:textId="6151D283"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t>Негативний сценарій:</w:t>
            </w:r>
            <w:r w:rsidRPr="000311AE">
              <w:rPr>
                <w:rFonts w:ascii="Times New Roman" w:hAnsi="Times New Roman" w:cs="Times New Roman"/>
              </w:rPr>
              <w:t xml:space="preserve"> Нічого не знайдено, показані схожі варіанти або альтернативні пошукові терміни згідно US 5 (критерій 4), помилка пошукової системи оброблена </w:t>
            </w:r>
            <w:proofErr w:type="spellStart"/>
            <w:r w:rsidRPr="000311AE">
              <w:rPr>
                <w:rFonts w:ascii="Times New Roman" w:hAnsi="Times New Roman" w:cs="Times New Roman"/>
              </w:rPr>
              <w:t>gracefully</w:t>
            </w:r>
            <w:proofErr w:type="spellEnd"/>
          </w:p>
        </w:tc>
      </w:tr>
      <w:tr w:rsidR="0000231F" w:rsidRPr="000311AE" w14:paraId="4AADD80F" w14:textId="77777777" w:rsidTr="007F7CAE">
        <w:tc>
          <w:tcPr>
            <w:tcW w:w="0" w:type="auto"/>
            <w:hideMark/>
          </w:tcPr>
          <w:p w14:paraId="08ACCD49"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lastRenderedPageBreak/>
              <w:t>Основний успішний сценарій</w:t>
            </w:r>
          </w:p>
        </w:tc>
        <w:tc>
          <w:tcPr>
            <w:tcW w:w="0" w:type="auto"/>
            <w:hideMark/>
          </w:tcPr>
          <w:p w14:paraId="1CC20984" w14:textId="15EC9EB3" w:rsidR="00CC18B0" w:rsidRPr="00CC18B0" w:rsidRDefault="0000231F" w:rsidP="00CC18B0">
            <w:pPr>
              <w:pStyle w:val="a9"/>
              <w:numPr>
                <w:ilvl w:val="0"/>
                <w:numId w:val="96"/>
              </w:numPr>
              <w:spacing w:line="240" w:lineRule="auto"/>
              <w:ind w:left="454"/>
              <w:jc w:val="both"/>
              <w:rPr>
                <w:rFonts w:ascii="Times New Roman" w:hAnsi="Times New Roman" w:cs="Times New Roman"/>
              </w:rPr>
            </w:pPr>
            <w:r w:rsidRPr="00CC18B0">
              <w:rPr>
                <w:rFonts w:ascii="Times New Roman" w:hAnsi="Times New Roman" w:cs="Times New Roman"/>
              </w:rPr>
              <w:t>Користувач натискає на поле пошуку у верхній частині інтерфейсу (</w:t>
            </w:r>
            <w:proofErr w:type="spellStart"/>
            <w:r w:rsidRPr="00CC18B0">
              <w:rPr>
                <w:rFonts w:ascii="Times New Roman" w:hAnsi="Times New Roman" w:cs="Times New Roman"/>
              </w:rPr>
              <w:t>search</w:t>
            </w:r>
            <w:proofErr w:type="spellEnd"/>
            <w:r w:rsidRPr="00CC18B0">
              <w:rPr>
                <w:rFonts w:ascii="Times New Roman" w:hAnsi="Times New Roman" w:cs="Times New Roman"/>
              </w:rPr>
              <w:t xml:space="preserve"> </w:t>
            </w:r>
            <w:proofErr w:type="spellStart"/>
            <w:r w:rsidRPr="00CC18B0">
              <w:rPr>
                <w:rFonts w:ascii="Times New Roman" w:hAnsi="Times New Roman" w:cs="Times New Roman"/>
              </w:rPr>
              <w:t>bar</w:t>
            </w:r>
            <w:proofErr w:type="spellEnd"/>
            <w:r w:rsidRPr="00CC18B0">
              <w:rPr>
                <w:rFonts w:ascii="Times New Roman" w:hAnsi="Times New Roman" w:cs="Times New Roman"/>
              </w:rPr>
              <w:t xml:space="preserve"> у </w:t>
            </w:r>
            <w:proofErr w:type="spellStart"/>
            <w:r w:rsidRPr="00CC18B0">
              <w:rPr>
                <w:rFonts w:ascii="Times New Roman" w:hAnsi="Times New Roman" w:cs="Times New Roman"/>
              </w:rPr>
              <w:t>header</w:t>
            </w:r>
            <w:proofErr w:type="spellEnd"/>
            <w:r w:rsidRPr="00CC18B0">
              <w:rPr>
                <w:rFonts w:ascii="Times New Roman" w:hAnsi="Times New Roman" w:cs="Times New Roman"/>
              </w:rPr>
              <w:t>)</w:t>
            </w:r>
          </w:p>
          <w:p w14:paraId="7042F6CF" w14:textId="2C0E5D59" w:rsidR="00CC18B0" w:rsidRPr="00CC18B0" w:rsidRDefault="0000231F" w:rsidP="00CC18B0">
            <w:pPr>
              <w:pStyle w:val="a9"/>
              <w:numPr>
                <w:ilvl w:val="0"/>
                <w:numId w:val="96"/>
              </w:numPr>
              <w:spacing w:line="240" w:lineRule="auto"/>
              <w:ind w:left="454"/>
              <w:jc w:val="both"/>
              <w:rPr>
                <w:rFonts w:ascii="Times New Roman" w:hAnsi="Times New Roman" w:cs="Times New Roman"/>
              </w:rPr>
            </w:pPr>
            <w:r w:rsidRPr="00CC18B0">
              <w:rPr>
                <w:rFonts w:ascii="Times New Roman" w:hAnsi="Times New Roman" w:cs="Times New Roman"/>
              </w:rPr>
              <w:t xml:space="preserve">Система відображає розширене поле пошуку з </w:t>
            </w:r>
            <w:proofErr w:type="spellStart"/>
            <w:r w:rsidRPr="00CC18B0">
              <w:rPr>
                <w:rFonts w:ascii="Times New Roman" w:hAnsi="Times New Roman" w:cs="Times New Roman"/>
              </w:rPr>
              <w:t>placeholder</w:t>
            </w:r>
            <w:proofErr w:type="spellEnd"/>
            <w:r w:rsidRPr="00CC18B0">
              <w:rPr>
                <w:rFonts w:ascii="Times New Roman" w:hAnsi="Times New Roman" w:cs="Times New Roman"/>
              </w:rPr>
              <w:t xml:space="preserve"> текстом: "Шукати фільми, серіали, акторів, режисерів..."</w:t>
            </w:r>
          </w:p>
          <w:p w14:paraId="1256700F" w14:textId="764B6A64" w:rsidR="00CC18B0" w:rsidRPr="00CC18B0" w:rsidRDefault="0000231F" w:rsidP="00CC18B0">
            <w:pPr>
              <w:pStyle w:val="a9"/>
              <w:numPr>
                <w:ilvl w:val="0"/>
                <w:numId w:val="96"/>
              </w:numPr>
              <w:spacing w:line="240" w:lineRule="auto"/>
              <w:ind w:left="454"/>
              <w:jc w:val="both"/>
              <w:rPr>
                <w:rFonts w:ascii="Times New Roman" w:hAnsi="Times New Roman" w:cs="Times New Roman"/>
              </w:rPr>
            </w:pPr>
            <w:r w:rsidRPr="00CC18B0">
              <w:rPr>
                <w:rFonts w:ascii="Times New Roman" w:hAnsi="Times New Roman" w:cs="Times New Roman"/>
              </w:rPr>
              <w:t>Система може показувати популярні пошукові запити або історію останніх пошуків користувача (якщо авторизований)</w:t>
            </w:r>
          </w:p>
          <w:p w14:paraId="52D31578" w14:textId="142556CE" w:rsidR="00CC18B0" w:rsidRPr="00CC18B0" w:rsidRDefault="0000231F" w:rsidP="00CC18B0">
            <w:pPr>
              <w:pStyle w:val="a9"/>
              <w:numPr>
                <w:ilvl w:val="0"/>
                <w:numId w:val="96"/>
              </w:numPr>
              <w:spacing w:line="240" w:lineRule="auto"/>
              <w:ind w:left="454"/>
              <w:jc w:val="both"/>
              <w:rPr>
                <w:rFonts w:ascii="Times New Roman" w:hAnsi="Times New Roman" w:cs="Times New Roman"/>
              </w:rPr>
            </w:pPr>
            <w:r w:rsidRPr="00CC18B0">
              <w:rPr>
                <w:rFonts w:ascii="Times New Roman" w:hAnsi="Times New Roman" w:cs="Times New Roman"/>
              </w:rPr>
              <w:t>Користувач починає вводити пошуковий запит (наприклад, "</w:t>
            </w:r>
            <w:proofErr w:type="spellStart"/>
            <w:r w:rsidRPr="00CC18B0">
              <w:rPr>
                <w:rFonts w:ascii="Times New Roman" w:hAnsi="Times New Roman" w:cs="Times New Roman"/>
              </w:rPr>
              <w:t>Інтерстеллар</w:t>
            </w:r>
            <w:proofErr w:type="spellEnd"/>
            <w:r w:rsidRPr="00CC18B0">
              <w:rPr>
                <w:rFonts w:ascii="Times New Roman" w:hAnsi="Times New Roman" w:cs="Times New Roman"/>
              </w:rPr>
              <w:t>")</w:t>
            </w:r>
          </w:p>
          <w:p w14:paraId="73C6A05B" w14:textId="7B6A6B4B" w:rsidR="00CC18B0" w:rsidRPr="00CC18B0" w:rsidRDefault="0000231F" w:rsidP="00CC18B0">
            <w:pPr>
              <w:pStyle w:val="a9"/>
              <w:numPr>
                <w:ilvl w:val="0"/>
                <w:numId w:val="96"/>
              </w:numPr>
              <w:spacing w:line="240" w:lineRule="auto"/>
              <w:ind w:left="454"/>
              <w:jc w:val="both"/>
              <w:rPr>
                <w:rFonts w:ascii="Times New Roman" w:hAnsi="Times New Roman" w:cs="Times New Roman"/>
              </w:rPr>
            </w:pPr>
            <w:r w:rsidRPr="00CC18B0">
              <w:rPr>
                <w:rFonts w:ascii="Times New Roman" w:hAnsi="Times New Roman" w:cs="Times New Roman"/>
              </w:rPr>
              <w:t>Після введення мінімум 3 символів згідно US 5 (критерій 3) система активує функцію автодоповнення</w:t>
            </w:r>
          </w:p>
          <w:p w14:paraId="24DCAC6C" w14:textId="479CBCCD" w:rsidR="00CC18B0" w:rsidRPr="00CC18B0" w:rsidRDefault="0000231F" w:rsidP="00CC18B0">
            <w:pPr>
              <w:pStyle w:val="a9"/>
              <w:numPr>
                <w:ilvl w:val="0"/>
                <w:numId w:val="96"/>
              </w:numPr>
              <w:spacing w:line="240" w:lineRule="auto"/>
              <w:ind w:left="454"/>
              <w:jc w:val="both"/>
              <w:rPr>
                <w:rFonts w:ascii="Times New Roman" w:hAnsi="Times New Roman" w:cs="Times New Roman"/>
              </w:rPr>
            </w:pPr>
            <w:r w:rsidRPr="00CC18B0">
              <w:rPr>
                <w:rFonts w:ascii="Times New Roman" w:hAnsi="Times New Roman" w:cs="Times New Roman"/>
              </w:rPr>
              <w:t>Система надсилає запит до API автодоповнення кожні 300ms (</w:t>
            </w:r>
            <w:proofErr w:type="spellStart"/>
            <w:r w:rsidRPr="00CC18B0">
              <w:rPr>
                <w:rFonts w:ascii="Times New Roman" w:hAnsi="Times New Roman" w:cs="Times New Roman"/>
              </w:rPr>
              <w:t>debounce</w:t>
            </w:r>
            <w:proofErr w:type="spellEnd"/>
            <w:r w:rsidRPr="00CC18B0">
              <w:rPr>
                <w:rFonts w:ascii="Times New Roman" w:hAnsi="Times New Roman" w:cs="Times New Roman"/>
              </w:rPr>
              <w:t>) для оптимізації</w:t>
            </w:r>
          </w:p>
          <w:p w14:paraId="7ADD3CBC" w14:textId="49DE36D9" w:rsidR="00CC18B0" w:rsidRPr="00CC18B0" w:rsidRDefault="0000231F" w:rsidP="00CC18B0">
            <w:pPr>
              <w:pStyle w:val="a9"/>
              <w:numPr>
                <w:ilvl w:val="0"/>
                <w:numId w:val="96"/>
              </w:numPr>
              <w:spacing w:line="240" w:lineRule="auto"/>
              <w:ind w:left="454"/>
              <w:jc w:val="both"/>
              <w:rPr>
                <w:rFonts w:ascii="Times New Roman" w:hAnsi="Times New Roman" w:cs="Times New Roman"/>
              </w:rPr>
            </w:pPr>
            <w:r w:rsidRPr="00CC18B0">
              <w:rPr>
                <w:rFonts w:ascii="Times New Roman" w:hAnsi="Times New Roman" w:cs="Times New Roman"/>
              </w:rPr>
              <w:t>API автодоповнення запитує індексовану базу даних та повертає релевантні пропозиції згідно US 5 (критерій 3)</w:t>
            </w:r>
          </w:p>
          <w:p w14:paraId="79E5C087" w14:textId="4841BD97" w:rsidR="00CC18B0" w:rsidRPr="00CC18B0" w:rsidRDefault="0000231F" w:rsidP="00CC18B0">
            <w:pPr>
              <w:pStyle w:val="a9"/>
              <w:numPr>
                <w:ilvl w:val="0"/>
                <w:numId w:val="96"/>
              </w:numPr>
              <w:spacing w:line="240" w:lineRule="auto"/>
              <w:ind w:left="454"/>
              <w:jc w:val="both"/>
              <w:rPr>
                <w:rFonts w:ascii="Times New Roman" w:hAnsi="Times New Roman" w:cs="Times New Roman"/>
              </w:rPr>
            </w:pPr>
            <w:r w:rsidRPr="00CC18B0">
              <w:rPr>
                <w:rFonts w:ascii="Times New Roman" w:hAnsi="Times New Roman" w:cs="Times New Roman"/>
              </w:rPr>
              <w:t xml:space="preserve">Система відображає </w:t>
            </w:r>
            <w:proofErr w:type="spellStart"/>
            <w:r w:rsidRPr="00CC18B0">
              <w:rPr>
                <w:rFonts w:ascii="Times New Roman" w:hAnsi="Times New Roman" w:cs="Times New Roman"/>
              </w:rPr>
              <w:t>dropdown</w:t>
            </w:r>
            <w:proofErr w:type="spellEnd"/>
            <w:r w:rsidRPr="00CC18B0">
              <w:rPr>
                <w:rFonts w:ascii="Times New Roman" w:hAnsi="Times New Roman" w:cs="Times New Roman"/>
              </w:rPr>
              <w:t xml:space="preserve"> з автодоповненням під полем пошуку, показуючи до 10 релевантних пропозицій: назви фільмів/серіалів з </w:t>
            </w:r>
            <w:proofErr w:type="spellStart"/>
            <w:r w:rsidRPr="00CC18B0">
              <w:rPr>
                <w:rFonts w:ascii="Times New Roman" w:hAnsi="Times New Roman" w:cs="Times New Roman"/>
              </w:rPr>
              <w:t>постерами</w:t>
            </w:r>
            <w:proofErr w:type="spellEnd"/>
            <w:r w:rsidRPr="00CC18B0">
              <w:rPr>
                <w:rFonts w:ascii="Times New Roman" w:hAnsi="Times New Roman" w:cs="Times New Roman"/>
              </w:rPr>
              <w:t>, імена акторів з фотографіями, імена режисерів, жанри</w:t>
            </w:r>
          </w:p>
          <w:p w14:paraId="59B2E85A" w14:textId="7B734631" w:rsidR="00CC18B0" w:rsidRPr="00CC18B0" w:rsidRDefault="0000231F" w:rsidP="00CC18B0">
            <w:pPr>
              <w:pStyle w:val="a9"/>
              <w:numPr>
                <w:ilvl w:val="0"/>
                <w:numId w:val="96"/>
              </w:numPr>
              <w:spacing w:line="240" w:lineRule="auto"/>
              <w:ind w:left="454"/>
              <w:jc w:val="both"/>
              <w:rPr>
                <w:rFonts w:ascii="Times New Roman" w:hAnsi="Times New Roman" w:cs="Times New Roman"/>
              </w:rPr>
            </w:pPr>
            <w:r w:rsidRPr="00CC18B0">
              <w:rPr>
                <w:rFonts w:ascii="Times New Roman" w:hAnsi="Times New Roman" w:cs="Times New Roman"/>
              </w:rPr>
              <w:t>Пропозиції групуються за категоріями: "Фільми та серіали", "Актори", "Режисери"</w:t>
            </w:r>
          </w:p>
          <w:p w14:paraId="7A096CA2" w14:textId="3A7FC110" w:rsidR="00CC18B0" w:rsidRPr="00CC18B0" w:rsidRDefault="0000231F" w:rsidP="00CC18B0">
            <w:pPr>
              <w:pStyle w:val="a9"/>
              <w:numPr>
                <w:ilvl w:val="0"/>
                <w:numId w:val="96"/>
              </w:numPr>
              <w:spacing w:line="240" w:lineRule="auto"/>
              <w:ind w:left="454"/>
              <w:jc w:val="both"/>
              <w:rPr>
                <w:rFonts w:ascii="Times New Roman" w:hAnsi="Times New Roman" w:cs="Times New Roman"/>
              </w:rPr>
            </w:pPr>
            <w:r w:rsidRPr="00CC18B0">
              <w:rPr>
                <w:rFonts w:ascii="Times New Roman" w:hAnsi="Times New Roman" w:cs="Times New Roman"/>
              </w:rPr>
              <w:t xml:space="preserve">Користувач може вибрати пропозицію з </w:t>
            </w:r>
            <w:proofErr w:type="spellStart"/>
            <w:r w:rsidRPr="00CC18B0">
              <w:rPr>
                <w:rFonts w:ascii="Times New Roman" w:hAnsi="Times New Roman" w:cs="Times New Roman"/>
              </w:rPr>
              <w:t>dropdown</w:t>
            </w:r>
            <w:proofErr w:type="spellEnd"/>
            <w:r w:rsidRPr="00CC18B0">
              <w:rPr>
                <w:rFonts w:ascii="Times New Roman" w:hAnsi="Times New Roman" w:cs="Times New Roman"/>
              </w:rPr>
              <w:t xml:space="preserve"> або продовжити введення та натиснути </w:t>
            </w:r>
            <w:proofErr w:type="spellStart"/>
            <w:r w:rsidRPr="00CC18B0">
              <w:rPr>
                <w:rFonts w:ascii="Times New Roman" w:hAnsi="Times New Roman" w:cs="Times New Roman"/>
              </w:rPr>
              <w:t>Enter</w:t>
            </w:r>
            <w:proofErr w:type="spellEnd"/>
            <w:r w:rsidRPr="00CC18B0">
              <w:rPr>
                <w:rFonts w:ascii="Times New Roman" w:hAnsi="Times New Roman" w:cs="Times New Roman"/>
              </w:rPr>
              <w:t xml:space="preserve"> або кнопку "Шукати"</w:t>
            </w:r>
          </w:p>
          <w:p w14:paraId="1284FF34" w14:textId="47902FFD" w:rsidR="00CC18B0" w:rsidRPr="00CC18B0" w:rsidRDefault="0000231F" w:rsidP="00CC18B0">
            <w:pPr>
              <w:pStyle w:val="a9"/>
              <w:numPr>
                <w:ilvl w:val="0"/>
                <w:numId w:val="96"/>
              </w:numPr>
              <w:spacing w:line="240" w:lineRule="auto"/>
              <w:ind w:left="454"/>
              <w:jc w:val="both"/>
              <w:rPr>
                <w:rFonts w:ascii="Times New Roman" w:hAnsi="Times New Roman" w:cs="Times New Roman"/>
              </w:rPr>
            </w:pPr>
            <w:r w:rsidRPr="00CC18B0">
              <w:rPr>
                <w:rFonts w:ascii="Times New Roman" w:hAnsi="Times New Roman" w:cs="Times New Roman"/>
              </w:rPr>
              <w:t>Система виконує повнотекстовий пошук у базі даних контенту за введеним запитом згідно FR 05 та US 5 (критерій 1)</w:t>
            </w:r>
          </w:p>
          <w:p w14:paraId="0F378930" w14:textId="6633863C" w:rsidR="00CC18B0" w:rsidRPr="00CC18B0" w:rsidRDefault="0000231F" w:rsidP="00CC18B0">
            <w:pPr>
              <w:pStyle w:val="a9"/>
              <w:numPr>
                <w:ilvl w:val="0"/>
                <w:numId w:val="96"/>
              </w:numPr>
              <w:spacing w:line="240" w:lineRule="auto"/>
              <w:ind w:left="454"/>
              <w:jc w:val="both"/>
              <w:rPr>
                <w:rFonts w:ascii="Times New Roman" w:hAnsi="Times New Roman" w:cs="Times New Roman"/>
              </w:rPr>
            </w:pPr>
            <w:r w:rsidRPr="00CC18B0">
              <w:rPr>
                <w:rFonts w:ascii="Times New Roman" w:hAnsi="Times New Roman" w:cs="Times New Roman"/>
              </w:rPr>
              <w:t>Пошукова система (</w:t>
            </w:r>
            <w:proofErr w:type="spellStart"/>
            <w:r w:rsidRPr="00CC18B0">
              <w:rPr>
                <w:rFonts w:ascii="Times New Roman" w:hAnsi="Times New Roman" w:cs="Times New Roman"/>
              </w:rPr>
              <w:t>Elasticsearch</w:t>
            </w:r>
            <w:proofErr w:type="spellEnd"/>
            <w:r w:rsidRPr="00CC18B0">
              <w:rPr>
                <w:rFonts w:ascii="Times New Roman" w:hAnsi="Times New Roman" w:cs="Times New Roman"/>
              </w:rPr>
              <w:t xml:space="preserve">) використовує алгоритм BM25 для ранжування результатів за </w:t>
            </w:r>
            <w:proofErr w:type="spellStart"/>
            <w:r w:rsidRPr="00CC18B0">
              <w:rPr>
                <w:rFonts w:ascii="Times New Roman" w:hAnsi="Times New Roman" w:cs="Times New Roman"/>
              </w:rPr>
              <w:t>релевантністю</w:t>
            </w:r>
            <w:proofErr w:type="spellEnd"/>
            <w:r w:rsidRPr="00CC18B0">
              <w:rPr>
                <w:rFonts w:ascii="Times New Roman" w:hAnsi="Times New Roman" w:cs="Times New Roman"/>
              </w:rPr>
              <w:t xml:space="preserve"> згідно US 5 (критерій 5)</w:t>
            </w:r>
          </w:p>
          <w:p w14:paraId="541AC2E7" w14:textId="05DDBA04" w:rsidR="00CC18B0" w:rsidRPr="00CC18B0" w:rsidRDefault="0000231F" w:rsidP="00CC18B0">
            <w:pPr>
              <w:pStyle w:val="a9"/>
              <w:numPr>
                <w:ilvl w:val="0"/>
                <w:numId w:val="96"/>
              </w:numPr>
              <w:spacing w:line="240" w:lineRule="auto"/>
              <w:ind w:left="454"/>
              <w:jc w:val="both"/>
              <w:rPr>
                <w:rFonts w:ascii="Times New Roman" w:hAnsi="Times New Roman" w:cs="Times New Roman"/>
              </w:rPr>
            </w:pPr>
            <w:r w:rsidRPr="00CC18B0">
              <w:rPr>
                <w:rFonts w:ascii="Times New Roman" w:hAnsi="Times New Roman" w:cs="Times New Roman"/>
              </w:rPr>
              <w:t>Система застосовує толерантність до помилок (</w:t>
            </w:r>
            <w:proofErr w:type="spellStart"/>
            <w:r w:rsidRPr="00CC18B0">
              <w:rPr>
                <w:rFonts w:ascii="Times New Roman" w:hAnsi="Times New Roman" w:cs="Times New Roman"/>
              </w:rPr>
              <w:t>fuzzy</w:t>
            </w:r>
            <w:proofErr w:type="spellEnd"/>
            <w:r w:rsidRPr="00CC18B0">
              <w:rPr>
                <w:rFonts w:ascii="Times New Roman" w:hAnsi="Times New Roman" w:cs="Times New Roman"/>
              </w:rPr>
              <w:t xml:space="preserve"> </w:t>
            </w:r>
            <w:proofErr w:type="spellStart"/>
            <w:r w:rsidRPr="00CC18B0">
              <w:rPr>
                <w:rFonts w:ascii="Times New Roman" w:hAnsi="Times New Roman" w:cs="Times New Roman"/>
              </w:rPr>
              <w:t>matching</w:t>
            </w:r>
            <w:proofErr w:type="spellEnd"/>
            <w:r w:rsidRPr="00CC18B0">
              <w:rPr>
                <w:rFonts w:ascii="Times New Roman" w:hAnsi="Times New Roman" w:cs="Times New Roman"/>
              </w:rPr>
              <w:t>) для виявлення результатів навіть при орфографічних помилках згідно US 5 (критерій 1)</w:t>
            </w:r>
          </w:p>
          <w:p w14:paraId="57DE3833" w14:textId="29264A27" w:rsidR="00CC18B0" w:rsidRPr="00CC18B0" w:rsidRDefault="0000231F" w:rsidP="00CC18B0">
            <w:pPr>
              <w:pStyle w:val="a9"/>
              <w:numPr>
                <w:ilvl w:val="0"/>
                <w:numId w:val="96"/>
              </w:numPr>
              <w:spacing w:line="240" w:lineRule="auto"/>
              <w:ind w:left="454"/>
              <w:jc w:val="both"/>
              <w:rPr>
                <w:rFonts w:ascii="Times New Roman" w:hAnsi="Times New Roman" w:cs="Times New Roman"/>
              </w:rPr>
            </w:pPr>
            <w:r w:rsidRPr="00CC18B0">
              <w:rPr>
                <w:rFonts w:ascii="Times New Roman" w:hAnsi="Times New Roman" w:cs="Times New Roman"/>
              </w:rPr>
              <w:t>Система перенаправляє користувача на сторінку результатів пошуку</w:t>
            </w:r>
          </w:p>
          <w:p w14:paraId="49365785" w14:textId="1BD84175" w:rsidR="00CC18B0" w:rsidRPr="00CC18B0" w:rsidRDefault="0000231F" w:rsidP="00CC18B0">
            <w:pPr>
              <w:pStyle w:val="a9"/>
              <w:numPr>
                <w:ilvl w:val="0"/>
                <w:numId w:val="96"/>
              </w:numPr>
              <w:spacing w:line="240" w:lineRule="auto"/>
              <w:ind w:left="454"/>
              <w:jc w:val="both"/>
              <w:rPr>
                <w:rFonts w:ascii="Times New Roman" w:hAnsi="Times New Roman" w:cs="Times New Roman"/>
              </w:rPr>
            </w:pPr>
            <w:r w:rsidRPr="00CC18B0">
              <w:rPr>
                <w:rFonts w:ascii="Times New Roman" w:hAnsi="Times New Roman" w:cs="Times New Roman"/>
              </w:rPr>
              <w:t xml:space="preserve">Система відображає результати пошуку у вигляді списку карток контенту, відсортованих за </w:t>
            </w:r>
            <w:proofErr w:type="spellStart"/>
            <w:r w:rsidRPr="00CC18B0">
              <w:rPr>
                <w:rFonts w:ascii="Times New Roman" w:hAnsi="Times New Roman" w:cs="Times New Roman"/>
              </w:rPr>
              <w:t>релевантністю</w:t>
            </w:r>
            <w:proofErr w:type="spellEnd"/>
          </w:p>
          <w:p w14:paraId="592DA427" w14:textId="056A7DE8" w:rsidR="00CC18B0" w:rsidRPr="00CC18B0" w:rsidRDefault="0000231F" w:rsidP="00CC18B0">
            <w:pPr>
              <w:pStyle w:val="a9"/>
              <w:numPr>
                <w:ilvl w:val="0"/>
                <w:numId w:val="96"/>
              </w:numPr>
              <w:spacing w:line="240" w:lineRule="auto"/>
              <w:ind w:left="454"/>
              <w:jc w:val="both"/>
              <w:rPr>
                <w:rFonts w:ascii="Times New Roman" w:hAnsi="Times New Roman" w:cs="Times New Roman"/>
              </w:rPr>
            </w:pPr>
            <w:r w:rsidRPr="00CC18B0">
              <w:rPr>
                <w:rFonts w:ascii="Times New Roman" w:hAnsi="Times New Roman" w:cs="Times New Roman"/>
              </w:rPr>
              <w:t xml:space="preserve">Кожна картка результату містить: </w:t>
            </w:r>
            <w:proofErr w:type="spellStart"/>
            <w:r w:rsidRPr="00CC18B0">
              <w:rPr>
                <w:rFonts w:ascii="Times New Roman" w:hAnsi="Times New Roman" w:cs="Times New Roman"/>
              </w:rPr>
              <w:t>постер</w:t>
            </w:r>
            <w:proofErr w:type="spellEnd"/>
            <w:r w:rsidRPr="00CC18B0">
              <w:rPr>
                <w:rFonts w:ascii="Times New Roman" w:hAnsi="Times New Roman" w:cs="Times New Roman"/>
              </w:rPr>
              <w:t>, назву з підсвіченим пошуковим терміном, рік випуску, жанр, рейтинг, короткий опис</w:t>
            </w:r>
          </w:p>
          <w:p w14:paraId="579C956D" w14:textId="1EBD3CEA" w:rsidR="00CC18B0" w:rsidRPr="00CC18B0" w:rsidRDefault="0000231F" w:rsidP="00CC18B0">
            <w:pPr>
              <w:pStyle w:val="a9"/>
              <w:numPr>
                <w:ilvl w:val="0"/>
                <w:numId w:val="96"/>
              </w:numPr>
              <w:spacing w:line="240" w:lineRule="auto"/>
              <w:ind w:left="454"/>
              <w:jc w:val="both"/>
              <w:rPr>
                <w:rFonts w:ascii="Times New Roman" w:hAnsi="Times New Roman" w:cs="Times New Roman"/>
              </w:rPr>
            </w:pPr>
            <w:r w:rsidRPr="00CC18B0">
              <w:rPr>
                <w:rFonts w:ascii="Times New Roman" w:hAnsi="Times New Roman" w:cs="Times New Roman"/>
              </w:rPr>
              <w:t>Система відображає загальну кількість знайдених результатів: "Знайдено: 42 результати для '</w:t>
            </w:r>
            <w:proofErr w:type="spellStart"/>
            <w:r w:rsidRPr="00CC18B0">
              <w:rPr>
                <w:rFonts w:ascii="Times New Roman" w:hAnsi="Times New Roman" w:cs="Times New Roman"/>
              </w:rPr>
              <w:t>Інтерстеллар</w:t>
            </w:r>
            <w:proofErr w:type="spellEnd"/>
            <w:r w:rsidRPr="00CC18B0">
              <w:rPr>
                <w:rFonts w:ascii="Times New Roman" w:hAnsi="Times New Roman" w:cs="Times New Roman"/>
              </w:rPr>
              <w:t>'"</w:t>
            </w:r>
          </w:p>
          <w:p w14:paraId="0FB13368" w14:textId="275DA2E6" w:rsidR="00CC18B0" w:rsidRPr="00CC18B0" w:rsidRDefault="0000231F" w:rsidP="00CC18B0">
            <w:pPr>
              <w:pStyle w:val="a9"/>
              <w:numPr>
                <w:ilvl w:val="0"/>
                <w:numId w:val="96"/>
              </w:numPr>
              <w:spacing w:line="240" w:lineRule="auto"/>
              <w:ind w:left="454"/>
              <w:jc w:val="both"/>
              <w:rPr>
                <w:rFonts w:ascii="Times New Roman" w:hAnsi="Times New Roman" w:cs="Times New Roman"/>
              </w:rPr>
            </w:pPr>
            <w:r w:rsidRPr="00CC18B0">
              <w:rPr>
                <w:rFonts w:ascii="Times New Roman" w:hAnsi="Times New Roman" w:cs="Times New Roman"/>
              </w:rPr>
              <w:t>Система надає опції додаткової фільтрації результатів: за типом (фільми/серіали), за роком, за рейтингом</w:t>
            </w:r>
          </w:p>
          <w:p w14:paraId="684C1AD2" w14:textId="537C7F66" w:rsidR="0000231F" w:rsidRPr="00CC18B0" w:rsidRDefault="0000231F" w:rsidP="00CC18B0">
            <w:pPr>
              <w:pStyle w:val="a9"/>
              <w:numPr>
                <w:ilvl w:val="0"/>
                <w:numId w:val="96"/>
              </w:numPr>
              <w:spacing w:line="240" w:lineRule="auto"/>
              <w:ind w:left="454"/>
              <w:jc w:val="both"/>
              <w:rPr>
                <w:rFonts w:ascii="Times New Roman" w:hAnsi="Times New Roman" w:cs="Times New Roman"/>
              </w:rPr>
            </w:pPr>
            <w:r w:rsidRPr="00CC18B0">
              <w:rPr>
                <w:rFonts w:ascii="Times New Roman" w:hAnsi="Times New Roman" w:cs="Times New Roman"/>
              </w:rPr>
              <w:t xml:space="preserve">Система </w:t>
            </w:r>
            <w:proofErr w:type="spellStart"/>
            <w:r w:rsidRPr="00CC18B0">
              <w:rPr>
                <w:rFonts w:ascii="Times New Roman" w:hAnsi="Times New Roman" w:cs="Times New Roman"/>
              </w:rPr>
              <w:t>логує</w:t>
            </w:r>
            <w:proofErr w:type="spellEnd"/>
            <w:r w:rsidRPr="00CC18B0">
              <w:rPr>
                <w:rFonts w:ascii="Times New Roman" w:hAnsi="Times New Roman" w:cs="Times New Roman"/>
              </w:rPr>
              <w:t xml:space="preserve"> пошуковий запит для аналітики: запит, кількість </w:t>
            </w:r>
            <w:r w:rsidRPr="00CC18B0">
              <w:rPr>
                <w:rFonts w:ascii="Times New Roman" w:hAnsi="Times New Roman" w:cs="Times New Roman"/>
              </w:rPr>
              <w:lastRenderedPageBreak/>
              <w:t xml:space="preserve">результатів, час виконання, </w:t>
            </w:r>
            <w:proofErr w:type="spellStart"/>
            <w:r w:rsidRPr="00CC18B0">
              <w:rPr>
                <w:rFonts w:ascii="Times New Roman" w:hAnsi="Times New Roman" w:cs="Times New Roman"/>
              </w:rPr>
              <w:t>user_id</w:t>
            </w:r>
            <w:proofErr w:type="spellEnd"/>
            <w:r w:rsidRPr="00CC18B0">
              <w:rPr>
                <w:rFonts w:ascii="Times New Roman" w:hAnsi="Times New Roman" w:cs="Times New Roman"/>
              </w:rPr>
              <w:t xml:space="preserve"> (якщо авторизований)</w:t>
            </w:r>
          </w:p>
        </w:tc>
      </w:tr>
      <w:tr w:rsidR="0000231F" w:rsidRPr="000311AE" w14:paraId="2D4A2E2F" w14:textId="77777777" w:rsidTr="007F7CAE">
        <w:tc>
          <w:tcPr>
            <w:tcW w:w="0" w:type="auto"/>
            <w:hideMark/>
          </w:tcPr>
          <w:p w14:paraId="0A469543"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lastRenderedPageBreak/>
              <w:t>Альтернативні сценарії</w:t>
            </w:r>
          </w:p>
        </w:tc>
        <w:tc>
          <w:tcPr>
            <w:tcW w:w="0" w:type="auto"/>
            <w:hideMark/>
          </w:tcPr>
          <w:p w14:paraId="0A69870B" w14:textId="0D6E6BF8" w:rsidR="00201289" w:rsidRDefault="0000231F" w:rsidP="00201289">
            <w:pPr>
              <w:spacing w:after="0" w:line="240" w:lineRule="auto"/>
              <w:jc w:val="both"/>
              <w:rPr>
                <w:rFonts w:ascii="Times New Roman" w:hAnsi="Times New Roman" w:cs="Times New Roman"/>
              </w:rPr>
            </w:pPr>
            <w:r w:rsidRPr="000311AE">
              <w:rPr>
                <w:rFonts w:ascii="Times New Roman" w:hAnsi="Times New Roman" w:cs="Times New Roman"/>
                <w:b/>
                <w:bCs/>
              </w:rPr>
              <w:t>А1: Пошук за ім'ям актора</w:t>
            </w:r>
          </w:p>
          <w:p w14:paraId="1D5E0E3E" w14:textId="32F4CE6F" w:rsidR="00201289" w:rsidRPr="00201289" w:rsidRDefault="0000231F" w:rsidP="00201289">
            <w:pPr>
              <w:pStyle w:val="a9"/>
              <w:numPr>
                <w:ilvl w:val="0"/>
                <w:numId w:val="97"/>
              </w:numPr>
              <w:spacing w:line="240" w:lineRule="auto"/>
              <w:jc w:val="both"/>
              <w:rPr>
                <w:rFonts w:ascii="Times New Roman" w:hAnsi="Times New Roman" w:cs="Times New Roman"/>
              </w:rPr>
            </w:pPr>
            <w:r w:rsidRPr="00201289">
              <w:rPr>
                <w:rFonts w:ascii="Times New Roman" w:hAnsi="Times New Roman" w:cs="Times New Roman"/>
              </w:rPr>
              <w:t>На кроці 4: Користувач вводить ім'я актора (наприклад, "Леонардо Ді</w:t>
            </w:r>
            <w:r w:rsidR="00CC18B0" w:rsidRPr="00201289">
              <w:rPr>
                <w:rFonts w:ascii="Times New Roman" w:hAnsi="Times New Roman" w:cs="Times New Roman"/>
                <w:lang w:val="en-US"/>
              </w:rPr>
              <w:t xml:space="preserve"> </w:t>
            </w:r>
            <w:proofErr w:type="spellStart"/>
            <w:r w:rsidRPr="00201289">
              <w:rPr>
                <w:rFonts w:ascii="Times New Roman" w:hAnsi="Times New Roman" w:cs="Times New Roman"/>
              </w:rPr>
              <w:t>Капріо</w:t>
            </w:r>
            <w:proofErr w:type="spellEnd"/>
            <w:r w:rsidRPr="00201289">
              <w:rPr>
                <w:rFonts w:ascii="Times New Roman" w:hAnsi="Times New Roman" w:cs="Times New Roman"/>
              </w:rPr>
              <w:t>") згідно UR 05</w:t>
            </w:r>
          </w:p>
          <w:p w14:paraId="60353782" w14:textId="106D005F" w:rsidR="00201289" w:rsidRPr="00201289" w:rsidRDefault="0000231F" w:rsidP="00201289">
            <w:pPr>
              <w:pStyle w:val="a9"/>
              <w:numPr>
                <w:ilvl w:val="0"/>
                <w:numId w:val="97"/>
              </w:numPr>
              <w:spacing w:line="240" w:lineRule="auto"/>
              <w:jc w:val="both"/>
              <w:rPr>
                <w:rFonts w:ascii="Times New Roman" w:hAnsi="Times New Roman" w:cs="Times New Roman"/>
              </w:rPr>
            </w:pPr>
            <w:r w:rsidRPr="00201289">
              <w:rPr>
                <w:rFonts w:ascii="Times New Roman" w:hAnsi="Times New Roman" w:cs="Times New Roman"/>
              </w:rPr>
              <w:t>Система розпізнає, що запит стосується персони, а не фільму</w:t>
            </w:r>
          </w:p>
          <w:p w14:paraId="677C1B5F" w14:textId="18E91750" w:rsidR="00201289" w:rsidRPr="00201289" w:rsidRDefault="0000231F" w:rsidP="00201289">
            <w:pPr>
              <w:pStyle w:val="a9"/>
              <w:numPr>
                <w:ilvl w:val="0"/>
                <w:numId w:val="97"/>
              </w:numPr>
              <w:spacing w:line="240" w:lineRule="auto"/>
              <w:jc w:val="both"/>
              <w:rPr>
                <w:rFonts w:ascii="Times New Roman" w:hAnsi="Times New Roman" w:cs="Times New Roman"/>
              </w:rPr>
            </w:pPr>
            <w:r w:rsidRPr="00201289">
              <w:rPr>
                <w:rFonts w:ascii="Times New Roman" w:hAnsi="Times New Roman" w:cs="Times New Roman"/>
              </w:rPr>
              <w:t>Автодоповнення показує профіль актора з фотографією</w:t>
            </w:r>
          </w:p>
          <w:p w14:paraId="33E8E9B9" w14:textId="0AB48A8F" w:rsidR="00201289" w:rsidRPr="00201289" w:rsidRDefault="0000231F" w:rsidP="00201289">
            <w:pPr>
              <w:pStyle w:val="a9"/>
              <w:numPr>
                <w:ilvl w:val="0"/>
                <w:numId w:val="97"/>
              </w:numPr>
              <w:spacing w:line="240" w:lineRule="auto"/>
              <w:jc w:val="both"/>
              <w:rPr>
                <w:rFonts w:ascii="Times New Roman" w:hAnsi="Times New Roman" w:cs="Times New Roman"/>
              </w:rPr>
            </w:pPr>
            <w:r w:rsidRPr="00201289">
              <w:rPr>
                <w:rFonts w:ascii="Times New Roman" w:hAnsi="Times New Roman" w:cs="Times New Roman"/>
              </w:rPr>
              <w:t xml:space="preserve">Користувач обирає актора з </w:t>
            </w:r>
            <w:proofErr w:type="spellStart"/>
            <w:r w:rsidRPr="00201289">
              <w:rPr>
                <w:rFonts w:ascii="Times New Roman" w:hAnsi="Times New Roman" w:cs="Times New Roman"/>
              </w:rPr>
              <w:t>dropdown</w:t>
            </w:r>
            <w:proofErr w:type="spellEnd"/>
            <w:r w:rsidRPr="00201289">
              <w:rPr>
                <w:rFonts w:ascii="Times New Roman" w:hAnsi="Times New Roman" w:cs="Times New Roman"/>
              </w:rPr>
              <w:t xml:space="preserve"> або натискає </w:t>
            </w:r>
            <w:proofErr w:type="spellStart"/>
            <w:r w:rsidRPr="00201289">
              <w:rPr>
                <w:rFonts w:ascii="Times New Roman" w:hAnsi="Times New Roman" w:cs="Times New Roman"/>
              </w:rPr>
              <w:t>Enter</w:t>
            </w:r>
            <w:proofErr w:type="spellEnd"/>
          </w:p>
          <w:p w14:paraId="4655A169" w14:textId="24D7E6A3" w:rsidR="00201289" w:rsidRPr="00201289" w:rsidRDefault="0000231F" w:rsidP="00201289">
            <w:pPr>
              <w:pStyle w:val="a9"/>
              <w:numPr>
                <w:ilvl w:val="0"/>
                <w:numId w:val="97"/>
              </w:numPr>
              <w:spacing w:line="240" w:lineRule="auto"/>
              <w:jc w:val="both"/>
              <w:rPr>
                <w:rFonts w:ascii="Times New Roman" w:hAnsi="Times New Roman" w:cs="Times New Roman"/>
              </w:rPr>
            </w:pPr>
            <w:r w:rsidRPr="00201289">
              <w:rPr>
                <w:rFonts w:ascii="Times New Roman" w:hAnsi="Times New Roman" w:cs="Times New Roman"/>
              </w:rPr>
              <w:t>Система виконує пошук всіх фільмів та серіалів, де цей актор брав участь згідно US 5 (критерій 2)</w:t>
            </w:r>
          </w:p>
          <w:p w14:paraId="5C8FE289" w14:textId="467E91EA" w:rsidR="00201289" w:rsidRPr="00201289" w:rsidRDefault="0000231F" w:rsidP="00201289">
            <w:pPr>
              <w:pStyle w:val="a9"/>
              <w:numPr>
                <w:ilvl w:val="0"/>
                <w:numId w:val="97"/>
              </w:numPr>
              <w:spacing w:line="240" w:lineRule="auto"/>
              <w:jc w:val="both"/>
              <w:rPr>
                <w:rFonts w:ascii="Times New Roman" w:hAnsi="Times New Roman" w:cs="Times New Roman"/>
              </w:rPr>
            </w:pPr>
            <w:r w:rsidRPr="00201289">
              <w:rPr>
                <w:rFonts w:ascii="Times New Roman" w:hAnsi="Times New Roman" w:cs="Times New Roman"/>
              </w:rPr>
              <w:t xml:space="preserve">Система відображає сторінку результатів з фільмографією актора: список фільмів з </w:t>
            </w:r>
            <w:proofErr w:type="spellStart"/>
            <w:r w:rsidRPr="00201289">
              <w:rPr>
                <w:rFonts w:ascii="Times New Roman" w:hAnsi="Times New Roman" w:cs="Times New Roman"/>
              </w:rPr>
              <w:t>постерами</w:t>
            </w:r>
            <w:proofErr w:type="spellEnd"/>
            <w:r w:rsidRPr="00201289">
              <w:rPr>
                <w:rFonts w:ascii="Times New Roman" w:hAnsi="Times New Roman" w:cs="Times New Roman"/>
              </w:rPr>
              <w:t>, роллю актора (головна роль/другорядна), роком випуску</w:t>
            </w:r>
          </w:p>
          <w:p w14:paraId="3A26EA62" w14:textId="2D1D7F63" w:rsidR="00201289" w:rsidRPr="00201289" w:rsidRDefault="0000231F" w:rsidP="00201289">
            <w:pPr>
              <w:pStyle w:val="a9"/>
              <w:numPr>
                <w:ilvl w:val="0"/>
                <w:numId w:val="97"/>
              </w:numPr>
              <w:spacing w:line="240" w:lineRule="auto"/>
              <w:jc w:val="both"/>
              <w:rPr>
                <w:rFonts w:ascii="Times New Roman" w:hAnsi="Times New Roman" w:cs="Times New Roman"/>
              </w:rPr>
            </w:pPr>
            <w:r w:rsidRPr="00201289">
              <w:rPr>
                <w:rFonts w:ascii="Times New Roman" w:hAnsi="Times New Roman" w:cs="Times New Roman"/>
              </w:rPr>
              <w:t>Вгорі може відображатися картка самого актора з біографією та фото</w:t>
            </w:r>
          </w:p>
          <w:p w14:paraId="037E5069" w14:textId="6DD3A2EA" w:rsidR="00201289" w:rsidRPr="00201289" w:rsidRDefault="0000231F" w:rsidP="00201289">
            <w:pPr>
              <w:pStyle w:val="a9"/>
              <w:numPr>
                <w:ilvl w:val="0"/>
                <w:numId w:val="97"/>
              </w:numPr>
              <w:spacing w:line="240" w:lineRule="auto"/>
              <w:jc w:val="both"/>
              <w:rPr>
                <w:rFonts w:ascii="Times New Roman" w:hAnsi="Times New Roman" w:cs="Times New Roman"/>
              </w:rPr>
            </w:pPr>
            <w:r w:rsidRPr="00201289">
              <w:rPr>
                <w:rFonts w:ascii="Times New Roman" w:hAnsi="Times New Roman" w:cs="Times New Roman"/>
              </w:rPr>
              <w:t>Результати відсортовані за популярністю або роком випуску</w:t>
            </w:r>
          </w:p>
          <w:p w14:paraId="12C356E1" w14:textId="30FAFEA3" w:rsidR="00201289" w:rsidRPr="00201289" w:rsidRDefault="0000231F" w:rsidP="00201289">
            <w:pPr>
              <w:pStyle w:val="a9"/>
              <w:numPr>
                <w:ilvl w:val="0"/>
                <w:numId w:val="97"/>
              </w:numPr>
              <w:spacing w:line="240" w:lineRule="auto"/>
              <w:jc w:val="both"/>
              <w:rPr>
                <w:rFonts w:ascii="Times New Roman" w:hAnsi="Times New Roman" w:cs="Times New Roman"/>
              </w:rPr>
            </w:pPr>
            <w:proofErr w:type="spellStart"/>
            <w:r w:rsidRPr="00201289">
              <w:rPr>
                <w:rFonts w:ascii="Times New Roman" w:hAnsi="Times New Roman" w:cs="Times New Roman"/>
              </w:rPr>
              <w:t>Use</w:t>
            </w:r>
            <w:proofErr w:type="spellEnd"/>
            <w:r w:rsidRPr="00201289">
              <w:rPr>
                <w:rFonts w:ascii="Times New Roman" w:hAnsi="Times New Roman" w:cs="Times New Roman"/>
              </w:rPr>
              <w:t xml:space="preserve"> </w:t>
            </w:r>
            <w:proofErr w:type="spellStart"/>
            <w:r w:rsidRPr="00201289">
              <w:rPr>
                <w:rFonts w:ascii="Times New Roman" w:hAnsi="Times New Roman" w:cs="Times New Roman"/>
              </w:rPr>
              <w:t>case</w:t>
            </w:r>
            <w:proofErr w:type="spellEnd"/>
            <w:r w:rsidRPr="00201289">
              <w:rPr>
                <w:rFonts w:ascii="Times New Roman" w:hAnsi="Times New Roman" w:cs="Times New Roman"/>
              </w:rPr>
              <w:t xml:space="preserve"> завершено з результатами за актором</w:t>
            </w:r>
          </w:p>
          <w:p w14:paraId="3B5BAA88" w14:textId="6443A950" w:rsidR="00201289" w:rsidRDefault="0000231F" w:rsidP="00201289">
            <w:pPr>
              <w:spacing w:after="0" w:line="240" w:lineRule="auto"/>
              <w:jc w:val="both"/>
              <w:rPr>
                <w:rFonts w:ascii="Times New Roman" w:hAnsi="Times New Roman" w:cs="Times New Roman"/>
              </w:rPr>
            </w:pPr>
            <w:r w:rsidRPr="000311AE">
              <w:rPr>
                <w:rFonts w:ascii="Times New Roman" w:hAnsi="Times New Roman" w:cs="Times New Roman"/>
                <w:b/>
                <w:bCs/>
              </w:rPr>
              <w:t>А2: Пошук за ім'ям режисера</w:t>
            </w:r>
          </w:p>
          <w:p w14:paraId="7A963B51" w14:textId="594EA049" w:rsidR="00201289" w:rsidRPr="00201289" w:rsidRDefault="0000231F" w:rsidP="00201289">
            <w:pPr>
              <w:pStyle w:val="a9"/>
              <w:numPr>
                <w:ilvl w:val="0"/>
                <w:numId w:val="98"/>
              </w:numPr>
              <w:spacing w:line="240" w:lineRule="auto"/>
              <w:jc w:val="both"/>
              <w:rPr>
                <w:rFonts w:ascii="Times New Roman" w:hAnsi="Times New Roman" w:cs="Times New Roman"/>
              </w:rPr>
            </w:pPr>
            <w:r w:rsidRPr="00201289">
              <w:rPr>
                <w:rFonts w:ascii="Times New Roman" w:hAnsi="Times New Roman" w:cs="Times New Roman"/>
              </w:rPr>
              <w:t>Аналогічно до А1, але для режисера згідно UR 05</w:t>
            </w:r>
          </w:p>
          <w:p w14:paraId="018B6A2E" w14:textId="4914325A" w:rsidR="00201289" w:rsidRPr="00201289" w:rsidRDefault="0000231F" w:rsidP="00201289">
            <w:pPr>
              <w:pStyle w:val="a9"/>
              <w:numPr>
                <w:ilvl w:val="0"/>
                <w:numId w:val="98"/>
              </w:numPr>
              <w:spacing w:line="240" w:lineRule="auto"/>
              <w:jc w:val="both"/>
              <w:rPr>
                <w:rFonts w:ascii="Times New Roman" w:hAnsi="Times New Roman" w:cs="Times New Roman"/>
              </w:rPr>
            </w:pPr>
            <w:r w:rsidRPr="00201289">
              <w:rPr>
                <w:rFonts w:ascii="Times New Roman" w:hAnsi="Times New Roman" w:cs="Times New Roman"/>
              </w:rPr>
              <w:t>Система показує всі фільми, зняті цим режисером згідно US 5 (критерій 2)</w:t>
            </w:r>
          </w:p>
          <w:p w14:paraId="757EF89A" w14:textId="7561E7E0" w:rsidR="00201289" w:rsidRPr="00201289" w:rsidRDefault="0000231F" w:rsidP="00201289">
            <w:pPr>
              <w:pStyle w:val="a9"/>
              <w:numPr>
                <w:ilvl w:val="0"/>
                <w:numId w:val="98"/>
              </w:numPr>
              <w:spacing w:line="240" w:lineRule="auto"/>
              <w:jc w:val="both"/>
              <w:rPr>
                <w:rFonts w:ascii="Times New Roman" w:hAnsi="Times New Roman" w:cs="Times New Roman"/>
              </w:rPr>
            </w:pPr>
            <w:r w:rsidRPr="00201289">
              <w:rPr>
                <w:rFonts w:ascii="Times New Roman" w:hAnsi="Times New Roman" w:cs="Times New Roman"/>
              </w:rPr>
              <w:t>Відображається фільмографія режисера</w:t>
            </w:r>
          </w:p>
          <w:p w14:paraId="348E089B" w14:textId="4EAAD82E" w:rsidR="00201289" w:rsidRPr="00201289" w:rsidRDefault="0000231F" w:rsidP="00201289">
            <w:pPr>
              <w:pStyle w:val="a9"/>
              <w:numPr>
                <w:ilvl w:val="0"/>
                <w:numId w:val="98"/>
              </w:numPr>
              <w:spacing w:line="240" w:lineRule="auto"/>
              <w:jc w:val="both"/>
              <w:rPr>
                <w:rFonts w:ascii="Times New Roman" w:hAnsi="Times New Roman" w:cs="Times New Roman"/>
              </w:rPr>
            </w:pPr>
            <w:proofErr w:type="spellStart"/>
            <w:r w:rsidRPr="00201289">
              <w:rPr>
                <w:rFonts w:ascii="Times New Roman" w:hAnsi="Times New Roman" w:cs="Times New Roman"/>
              </w:rPr>
              <w:t>Use</w:t>
            </w:r>
            <w:proofErr w:type="spellEnd"/>
            <w:r w:rsidRPr="00201289">
              <w:rPr>
                <w:rFonts w:ascii="Times New Roman" w:hAnsi="Times New Roman" w:cs="Times New Roman"/>
              </w:rPr>
              <w:t xml:space="preserve"> </w:t>
            </w:r>
            <w:proofErr w:type="spellStart"/>
            <w:r w:rsidRPr="00201289">
              <w:rPr>
                <w:rFonts w:ascii="Times New Roman" w:hAnsi="Times New Roman" w:cs="Times New Roman"/>
              </w:rPr>
              <w:t>case</w:t>
            </w:r>
            <w:proofErr w:type="spellEnd"/>
            <w:r w:rsidRPr="00201289">
              <w:rPr>
                <w:rFonts w:ascii="Times New Roman" w:hAnsi="Times New Roman" w:cs="Times New Roman"/>
              </w:rPr>
              <w:t xml:space="preserve"> завершено</w:t>
            </w:r>
          </w:p>
          <w:p w14:paraId="177387FE" w14:textId="335DE7B0" w:rsidR="00201289" w:rsidRDefault="0000231F" w:rsidP="00201289">
            <w:pPr>
              <w:spacing w:after="0" w:line="240" w:lineRule="auto"/>
              <w:jc w:val="both"/>
              <w:rPr>
                <w:rFonts w:ascii="Times New Roman" w:hAnsi="Times New Roman" w:cs="Times New Roman"/>
              </w:rPr>
            </w:pPr>
            <w:r w:rsidRPr="000311AE">
              <w:rPr>
                <w:rFonts w:ascii="Times New Roman" w:hAnsi="Times New Roman" w:cs="Times New Roman"/>
                <w:b/>
                <w:bCs/>
              </w:rPr>
              <w:t>А3: Пошук з орфографічною помилкою (</w:t>
            </w:r>
            <w:proofErr w:type="spellStart"/>
            <w:r w:rsidRPr="000311AE">
              <w:rPr>
                <w:rFonts w:ascii="Times New Roman" w:hAnsi="Times New Roman" w:cs="Times New Roman"/>
                <w:b/>
                <w:bCs/>
              </w:rPr>
              <w:t>fuzzy</w:t>
            </w:r>
            <w:proofErr w:type="spellEnd"/>
            <w:r w:rsidRPr="000311AE">
              <w:rPr>
                <w:rFonts w:ascii="Times New Roman" w:hAnsi="Times New Roman" w:cs="Times New Roman"/>
                <w:b/>
                <w:bCs/>
              </w:rPr>
              <w:t xml:space="preserve"> </w:t>
            </w:r>
            <w:proofErr w:type="spellStart"/>
            <w:r w:rsidRPr="000311AE">
              <w:rPr>
                <w:rFonts w:ascii="Times New Roman" w:hAnsi="Times New Roman" w:cs="Times New Roman"/>
                <w:b/>
                <w:bCs/>
              </w:rPr>
              <w:t>search</w:t>
            </w:r>
            <w:proofErr w:type="spellEnd"/>
            <w:r w:rsidRPr="000311AE">
              <w:rPr>
                <w:rFonts w:ascii="Times New Roman" w:hAnsi="Times New Roman" w:cs="Times New Roman"/>
                <w:b/>
                <w:bCs/>
              </w:rPr>
              <w:t>)</w:t>
            </w:r>
          </w:p>
          <w:p w14:paraId="25D8EE5B" w14:textId="0A52883F" w:rsidR="00201289" w:rsidRPr="00201289" w:rsidRDefault="0000231F" w:rsidP="00201289">
            <w:pPr>
              <w:pStyle w:val="a9"/>
              <w:numPr>
                <w:ilvl w:val="0"/>
                <w:numId w:val="99"/>
              </w:numPr>
              <w:spacing w:line="240" w:lineRule="auto"/>
              <w:jc w:val="both"/>
              <w:rPr>
                <w:rFonts w:ascii="Times New Roman" w:hAnsi="Times New Roman" w:cs="Times New Roman"/>
              </w:rPr>
            </w:pPr>
            <w:r w:rsidRPr="00201289">
              <w:rPr>
                <w:rFonts w:ascii="Times New Roman" w:hAnsi="Times New Roman" w:cs="Times New Roman"/>
              </w:rPr>
              <w:t>На кроці 4: Користувач вводить запит з орфографічною помилкою (наприклад, "</w:t>
            </w:r>
            <w:proofErr w:type="spellStart"/>
            <w:r w:rsidRPr="00201289">
              <w:rPr>
                <w:rFonts w:ascii="Times New Roman" w:hAnsi="Times New Roman" w:cs="Times New Roman"/>
              </w:rPr>
              <w:t>Інтерстелар</w:t>
            </w:r>
            <w:proofErr w:type="spellEnd"/>
            <w:r w:rsidRPr="00201289">
              <w:rPr>
                <w:rFonts w:ascii="Times New Roman" w:hAnsi="Times New Roman" w:cs="Times New Roman"/>
              </w:rPr>
              <w:t>" замість "</w:t>
            </w:r>
            <w:proofErr w:type="spellStart"/>
            <w:r w:rsidRPr="00201289">
              <w:rPr>
                <w:rFonts w:ascii="Times New Roman" w:hAnsi="Times New Roman" w:cs="Times New Roman"/>
              </w:rPr>
              <w:t>Інтерстеллар</w:t>
            </w:r>
            <w:proofErr w:type="spellEnd"/>
            <w:r w:rsidRPr="00201289">
              <w:rPr>
                <w:rFonts w:ascii="Times New Roman" w:hAnsi="Times New Roman" w:cs="Times New Roman"/>
              </w:rPr>
              <w:t>")</w:t>
            </w:r>
          </w:p>
          <w:p w14:paraId="3B1985E3" w14:textId="01079852" w:rsidR="00201289" w:rsidRPr="00201289" w:rsidRDefault="0000231F" w:rsidP="00201289">
            <w:pPr>
              <w:pStyle w:val="a9"/>
              <w:numPr>
                <w:ilvl w:val="0"/>
                <w:numId w:val="99"/>
              </w:numPr>
              <w:spacing w:line="240" w:lineRule="auto"/>
              <w:jc w:val="both"/>
              <w:rPr>
                <w:rFonts w:ascii="Times New Roman" w:hAnsi="Times New Roman" w:cs="Times New Roman"/>
              </w:rPr>
            </w:pPr>
            <w:r w:rsidRPr="00201289">
              <w:rPr>
                <w:rFonts w:ascii="Times New Roman" w:hAnsi="Times New Roman" w:cs="Times New Roman"/>
              </w:rPr>
              <w:t>Система застосовує алгоритм нечіткого пошуку (</w:t>
            </w:r>
            <w:proofErr w:type="spellStart"/>
            <w:r w:rsidRPr="00201289">
              <w:rPr>
                <w:rFonts w:ascii="Times New Roman" w:hAnsi="Times New Roman" w:cs="Times New Roman"/>
              </w:rPr>
              <w:t>Levenshtein</w:t>
            </w:r>
            <w:proofErr w:type="spellEnd"/>
            <w:r w:rsidRPr="00201289">
              <w:rPr>
                <w:rFonts w:ascii="Times New Roman" w:hAnsi="Times New Roman" w:cs="Times New Roman"/>
              </w:rPr>
              <w:t xml:space="preserve"> </w:t>
            </w:r>
            <w:proofErr w:type="spellStart"/>
            <w:r w:rsidRPr="00201289">
              <w:rPr>
                <w:rFonts w:ascii="Times New Roman" w:hAnsi="Times New Roman" w:cs="Times New Roman"/>
              </w:rPr>
              <w:t>distance</w:t>
            </w:r>
            <w:proofErr w:type="spellEnd"/>
            <w:r w:rsidRPr="00201289">
              <w:rPr>
                <w:rFonts w:ascii="Times New Roman" w:hAnsi="Times New Roman" w:cs="Times New Roman"/>
              </w:rPr>
              <w:t xml:space="preserve">) згідно </w:t>
            </w:r>
            <w:proofErr w:type="spellStart"/>
            <w:r w:rsidRPr="00201289">
              <w:rPr>
                <w:rFonts w:ascii="Times New Roman" w:hAnsi="Times New Roman" w:cs="Times New Roman"/>
              </w:rPr>
              <w:t>залежностей</w:t>
            </w:r>
            <w:proofErr w:type="spellEnd"/>
            <w:r w:rsidRPr="00201289">
              <w:rPr>
                <w:rFonts w:ascii="Times New Roman" w:hAnsi="Times New Roman" w:cs="Times New Roman"/>
              </w:rPr>
              <w:t xml:space="preserve"> US 5 та US 5 (критерій 1 - толерантність до помилок)</w:t>
            </w:r>
          </w:p>
          <w:p w14:paraId="44A1C843" w14:textId="00813B4C" w:rsidR="00201289" w:rsidRPr="00201289" w:rsidRDefault="0000231F" w:rsidP="00201289">
            <w:pPr>
              <w:pStyle w:val="a9"/>
              <w:numPr>
                <w:ilvl w:val="0"/>
                <w:numId w:val="99"/>
              </w:numPr>
              <w:spacing w:line="240" w:lineRule="auto"/>
              <w:jc w:val="both"/>
              <w:rPr>
                <w:rFonts w:ascii="Times New Roman" w:hAnsi="Times New Roman" w:cs="Times New Roman"/>
              </w:rPr>
            </w:pPr>
            <w:r w:rsidRPr="00201289">
              <w:rPr>
                <w:rFonts w:ascii="Times New Roman" w:hAnsi="Times New Roman" w:cs="Times New Roman"/>
              </w:rPr>
              <w:t>Система знаходить близькі збіги навіть з помилками (</w:t>
            </w:r>
            <w:proofErr w:type="spellStart"/>
            <w:r w:rsidRPr="00201289">
              <w:rPr>
                <w:rFonts w:ascii="Times New Roman" w:hAnsi="Times New Roman" w:cs="Times New Roman"/>
              </w:rPr>
              <w:t>edit</w:t>
            </w:r>
            <w:proofErr w:type="spellEnd"/>
            <w:r w:rsidRPr="00201289">
              <w:rPr>
                <w:rFonts w:ascii="Times New Roman" w:hAnsi="Times New Roman" w:cs="Times New Roman"/>
              </w:rPr>
              <w:t xml:space="preserve"> </w:t>
            </w:r>
            <w:proofErr w:type="spellStart"/>
            <w:r w:rsidRPr="00201289">
              <w:rPr>
                <w:rFonts w:ascii="Times New Roman" w:hAnsi="Times New Roman" w:cs="Times New Roman"/>
              </w:rPr>
              <w:t>distance</w:t>
            </w:r>
            <w:proofErr w:type="spellEnd"/>
            <w:r w:rsidRPr="00201289">
              <w:rPr>
                <w:rFonts w:ascii="Times New Roman" w:hAnsi="Times New Roman" w:cs="Times New Roman"/>
              </w:rPr>
              <w:t xml:space="preserve"> &lt;= 2)</w:t>
            </w:r>
          </w:p>
          <w:p w14:paraId="5CEE33A3" w14:textId="4459F8EC" w:rsidR="00201289" w:rsidRPr="00201289" w:rsidRDefault="0000231F" w:rsidP="00201289">
            <w:pPr>
              <w:pStyle w:val="a9"/>
              <w:numPr>
                <w:ilvl w:val="0"/>
                <w:numId w:val="99"/>
              </w:numPr>
              <w:spacing w:line="240" w:lineRule="auto"/>
              <w:jc w:val="both"/>
              <w:rPr>
                <w:rFonts w:ascii="Times New Roman" w:hAnsi="Times New Roman" w:cs="Times New Roman"/>
              </w:rPr>
            </w:pPr>
            <w:r w:rsidRPr="00201289">
              <w:rPr>
                <w:rFonts w:ascii="Times New Roman" w:hAnsi="Times New Roman" w:cs="Times New Roman"/>
              </w:rPr>
              <w:t xml:space="preserve">Автодоповнення показує правильний варіант: "Можливо, ви мали на увазі: </w:t>
            </w:r>
            <w:proofErr w:type="spellStart"/>
            <w:r w:rsidRPr="00201289">
              <w:rPr>
                <w:rFonts w:ascii="Times New Roman" w:hAnsi="Times New Roman" w:cs="Times New Roman"/>
              </w:rPr>
              <w:t>Інтерстеллар</w:t>
            </w:r>
            <w:proofErr w:type="spellEnd"/>
            <w:r w:rsidRPr="00201289">
              <w:rPr>
                <w:rFonts w:ascii="Times New Roman" w:hAnsi="Times New Roman" w:cs="Times New Roman"/>
              </w:rPr>
              <w:t>"</w:t>
            </w:r>
          </w:p>
          <w:p w14:paraId="7C070A1A" w14:textId="0B678E1E" w:rsidR="00201289" w:rsidRPr="00201289" w:rsidRDefault="0000231F" w:rsidP="00201289">
            <w:pPr>
              <w:pStyle w:val="a9"/>
              <w:numPr>
                <w:ilvl w:val="0"/>
                <w:numId w:val="99"/>
              </w:numPr>
              <w:spacing w:line="240" w:lineRule="auto"/>
              <w:jc w:val="both"/>
              <w:rPr>
                <w:rFonts w:ascii="Times New Roman" w:hAnsi="Times New Roman" w:cs="Times New Roman"/>
              </w:rPr>
            </w:pPr>
            <w:r w:rsidRPr="00201289">
              <w:rPr>
                <w:rFonts w:ascii="Times New Roman" w:hAnsi="Times New Roman" w:cs="Times New Roman"/>
              </w:rPr>
              <w:t>Користувач може вибрати виправлений варіант</w:t>
            </w:r>
          </w:p>
          <w:p w14:paraId="68A36E31" w14:textId="24203274" w:rsidR="00201289" w:rsidRPr="00201289" w:rsidRDefault="0000231F" w:rsidP="00201289">
            <w:pPr>
              <w:pStyle w:val="a9"/>
              <w:numPr>
                <w:ilvl w:val="0"/>
                <w:numId w:val="99"/>
              </w:numPr>
              <w:spacing w:line="240" w:lineRule="auto"/>
              <w:jc w:val="both"/>
              <w:rPr>
                <w:rFonts w:ascii="Times New Roman" w:hAnsi="Times New Roman" w:cs="Times New Roman"/>
              </w:rPr>
            </w:pPr>
            <w:r w:rsidRPr="00201289">
              <w:rPr>
                <w:rFonts w:ascii="Times New Roman" w:hAnsi="Times New Roman" w:cs="Times New Roman"/>
              </w:rPr>
              <w:t>Результати пошуку включають фільм "</w:t>
            </w:r>
            <w:proofErr w:type="spellStart"/>
            <w:r w:rsidRPr="00201289">
              <w:rPr>
                <w:rFonts w:ascii="Times New Roman" w:hAnsi="Times New Roman" w:cs="Times New Roman"/>
              </w:rPr>
              <w:t>Інтерстеллар</w:t>
            </w:r>
            <w:proofErr w:type="spellEnd"/>
            <w:r w:rsidRPr="00201289">
              <w:rPr>
                <w:rFonts w:ascii="Times New Roman" w:hAnsi="Times New Roman" w:cs="Times New Roman"/>
              </w:rPr>
              <w:t>" на першій позиції</w:t>
            </w:r>
          </w:p>
          <w:p w14:paraId="3ED69207" w14:textId="58BA3F8C" w:rsidR="00201289" w:rsidRPr="00201289" w:rsidRDefault="0000231F" w:rsidP="00201289">
            <w:pPr>
              <w:pStyle w:val="a9"/>
              <w:numPr>
                <w:ilvl w:val="0"/>
                <w:numId w:val="99"/>
              </w:numPr>
              <w:spacing w:line="240" w:lineRule="auto"/>
              <w:jc w:val="both"/>
              <w:rPr>
                <w:rFonts w:ascii="Times New Roman" w:hAnsi="Times New Roman" w:cs="Times New Roman"/>
              </w:rPr>
            </w:pPr>
            <w:r w:rsidRPr="00201289">
              <w:rPr>
                <w:rFonts w:ascii="Times New Roman" w:hAnsi="Times New Roman" w:cs="Times New Roman"/>
              </w:rPr>
              <w:t xml:space="preserve">Вгорі результатів відображається: "Результати для: </w:t>
            </w:r>
            <w:proofErr w:type="spellStart"/>
            <w:r w:rsidRPr="00201289">
              <w:rPr>
                <w:rFonts w:ascii="Times New Roman" w:hAnsi="Times New Roman" w:cs="Times New Roman"/>
              </w:rPr>
              <w:t>Інтерстеллар</w:t>
            </w:r>
            <w:proofErr w:type="spellEnd"/>
            <w:r w:rsidRPr="00201289">
              <w:rPr>
                <w:rFonts w:ascii="Times New Roman" w:hAnsi="Times New Roman" w:cs="Times New Roman"/>
              </w:rPr>
              <w:t xml:space="preserve"> (виправлено з: </w:t>
            </w:r>
            <w:proofErr w:type="spellStart"/>
            <w:r w:rsidRPr="00201289">
              <w:rPr>
                <w:rFonts w:ascii="Times New Roman" w:hAnsi="Times New Roman" w:cs="Times New Roman"/>
              </w:rPr>
              <w:t>Інтерстелар</w:t>
            </w:r>
            <w:proofErr w:type="spellEnd"/>
            <w:r w:rsidRPr="00201289">
              <w:rPr>
                <w:rFonts w:ascii="Times New Roman" w:hAnsi="Times New Roman" w:cs="Times New Roman"/>
              </w:rPr>
              <w:t>)"</w:t>
            </w:r>
          </w:p>
          <w:p w14:paraId="75575B7E" w14:textId="1B76CE24" w:rsidR="00201289" w:rsidRPr="00201289" w:rsidRDefault="0000231F" w:rsidP="00201289">
            <w:pPr>
              <w:pStyle w:val="a9"/>
              <w:numPr>
                <w:ilvl w:val="0"/>
                <w:numId w:val="99"/>
              </w:numPr>
              <w:spacing w:line="240" w:lineRule="auto"/>
              <w:jc w:val="both"/>
              <w:rPr>
                <w:rFonts w:ascii="Times New Roman" w:hAnsi="Times New Roman" w:cs="Times New Roman"/>
              </w:rPr>
            </w:pPr>
            <w:proofErr w:type="spellStart"/>
            <w:r w:rsidRPr="00201289">
              <w:rPr>
                <w:rFonts w:ascii="Times New Roman" w:hAnsi="Times New Roman" w:cs="Times New Roman"/>
              </w:rPr>
              <w:t>Use</w:t>
            </w:r>
            <w:proofErr w:type="spellEnd"/>
            <w:r w:rsidRPr="00201289">
              <w:rPr>
                <w:rFonts w:ascii="Times New Roman" w:hAnsi="Times New Roman" w:cs="Times New Roman"/>
              </w:rPr>
              <w:t xml:space="preserve"> </w:t>
            </w:r>
            <w:proofErr w:type="spellStart"/>
            <w:r w:rsidRPr="00201289">
              <w:rPr>
                <w:rFonts w:ascii="Times New Roman" w:hAnsi="Times New Roman" w:cs="Times New Roman"/>
              </w:rPr>
              <w:t>case</w:t>
            </w:r>
            <w:proofErr w:type="spellEnd"/>
            <w:r w:rsidRPr="00201289">
              <w:rPr>
                <w:rFonts w:ascii="Times New Roman" w:hAnsi="Times New Roman" w:cs="Times New Roman"/>
              </w:rPr>
              <w:t xml:space="preserve"> завершено з виправленим запитом</w:t>
            </w:r>
          </w:p>
          <w:p w14:paraId="7C2945A2" w14:textId="75450ED8" w:rsidR="00201289" w:rsidRDefault="0000231F" w:rsidP="00201289">
            <w:pPr>
              <w:spacing w:after="0" w:line="240" w:lineRule="auto"/>
              <w:jc w:val="both"/>
              <w:rPr>
                <w:rFonts w:ascii="Times New Roman" w:hAnsi="Times New Roman" w:cs="Times New Roman"/>
              </w:rPr>
            </w:pPr>
            <w:r w:rsidRPr="000311AE">
              <w:rPr>
                <w:rFonts w:ascii="Times New Roman" w:hAnsi="Times New Roman" w:cs="Times New Roman"/>
                <w:b/>
                <w:bCs/>
              </w:rPr>
              <w:t>А4: Пошук за жанром</w:t>
            </w:r>
          </w:p>
          <w:p w14:paraId="1E5F49D4" w14:textId="6FBB8B6A" w:rsidR="00201289" w:rsidRPr="00201289" w:rsidRDefault="0000231F" w:rsidP="00201289">
            <w:pPr>
              <w:pStyle w:val="a9"/>
              <w:numPr>
                <w:ilvl w:val="0"/>
                <w:numId w:val="100"/>
              </w:numPr>
              <w:spacing w:line="240" w:lineRule="auto"/>
              <w:jc w:val="both"/>
              <w:rPr>
                <w:rFonts w:ascii="Times New Roman" w:hAnsi="Times New Roman" w:cs="Times New Roman"/>
              </w:rPr>
            </w:pPr>
            <w:r w:rsidRPr="00201289">
              <w:rPr>
                <w:rFonts w:ascii="Times New Roman" w:hAnsi="Times New Roman" w:cs="Times New Roman"/>
              </w:rPr>
              <w:t>Користувач вводить назву жанру (наприклад, "наукова фантастика") згідно UR 05</w:t>
            </w:r>
          </w:p>
          <w:p w14:paraId="52BA4242" w14:textId="0518707D" w:rsidR="00201289" w:rsidRPr="00201289" w:rsidRDefault="0000231F" w:rsidP="00201289">
            <w:pPr>
              <w:pStyle w:val="a9"/>
              <w:numPr>
                <w:ilvl w:val="0"/>
                <w:numId w:val="100"/>
              </w:numPr>
              <w:spacing w:line="240" w:lineRule="auto"/>
              <w:jc w:val="both"/>
              <w:rPr>
                <w:rFonts w:ascii="Times New Roman" w:hAnsi="Times New Roman" w:cs="Times New Roman"/>
              </w:rPr>
            </w:pPr>
            <w:r w:rsidRPr="00201289">
              <w:rPr>
                <w:rFonts w:ascii="Times New Roman" w:hAnsi="Times New Roman" w:cs="Times New Roman"/>
              </w:rPr>
              <w:t>Система розпізнає, що це категорія жанру</w:t>
            </w:r>
          </w:p>
          <w:p w14:paraId="72A2351C" w14:textId="5F621B9B" w:rsidR="00201289" w:rsidRPr="00201289" w:rsidRDefault="0000231F" w:rsidP="00201289">
            <w:pPr>
              <w:pStyle w:val="a9"/>
              <w:numPr>
                <w:ilvl w:val="0"/>
                <w:numId w:val="100"/>
              </w:numPr>
              <w:spacing w:line="240" w:lineRule="auto"/>
              <w:jc w:val="both"/>
              <w:rPr>
                <w:rFonts w:ascii="Times New Roman" w:hAnsi="Times New Roman" w:cs="Times New Roman"/>
              </w:rPr>
            </w:pPr>
            <w:r w:rsidRPr="00201289">
              <w:rPr>
                <w:rFonts w:ascii="Times New Roman" w:hAnsi="Times New Roman" w:cs="Times New Roman"/>
              </w:rPr>
              <w:t>Система перенаправляє на каталог з автоматично застосованим фільтром жанру "Наукова фантастика"</w:t>
            </w:r>
          </w:p>
          <w:p w14:paraId="3C7AEEC6" w14:textId="2A87C2B3" w:rsidR="00201289" w:rsidRPr="00201289" w:rsidRDefault="0000231F" w:rsidP="00201289">
            <w:pPr>
              <w:pStyle w:val="a9"/>
              <w:numPr>
                <w:ilvl w:val="0"/>
                <w:numId w:val="100"/>
              </w:numPr>
              <w:spacing w:line="240" w:lineRule="auto"/>
              <w:jc w:val="both"/>
              <w:rPr>
                <w:rFonts w:ascii="Times New Roman" w:hAnsi="Times New Roman" w:cs="Times New Roman"/>
              </w:rPr>
            </w:pPr>
            <w:r w:rsidRPr="00201289">
              <w:rPr>
                <w:rFonts w:ascii="Times New Roman" w:hAnsi="Times New Roman" w:cs="Times New Roman"/>
              </w:rPr>
              <w:t>Або відображає топ фільмів цього жанру на сторінці результатів</w:t>
            </w:r>
          </w:p>
          <w:p w14:paraId="6C1ED101" w14:textId="2F179139" w:rsidR="00201289" w:rsidRPr="00201289" w:rsidRDefault="0000231F" w:rsidP="00201289">
            <w:pPr>
              <w:pStyle w:val="a9"/>
              <w:numPr>
                <w:ilvl w:val="0"/>
                <w:numId w:val="100"/>
              </w:numPr>
              <w:spacing w:line="240" w:lineRule="auto"/>
              <w:jc w:val="both"/>
              <w:rPr>
                <w:rFonts w:ascii="Times New Roman" w:hAnsi="Times New Roman" w:cs="Times New Roman"/>
              </w:rPr>
            </w:pPr>
            <w:proofErr w:type="spellStart"/>
            <w:r w:rsidRPr="00201289">
              <w:rPr>
                <w:rFonts w:ascii="Times New Roman" w:hAnsi="Times New Roman" w:cs="Times New Roman"/>
              </w:rPr>
              <w:t>Use</w:t>
            </w:r>
            <w:proofErr w:type="spellEnd"/>
            <w:r w:rsidRPr="00201289">
              <w:rPr>
                <w:rFonts w:ascii="Times New Roman" w:hAnsi="Times New Roman" w:cs="Times New Roman"/>
              </w:rPr>
              <w:t xml:space="preserve"> </w:t>
            </w:r>
            <w:proofErr w:type="spellStart"/>
            <w:r w:rsidRPr="00201289">
              <w:rPr>
                <w:rFonts w:ascii="Times New Roman" w:hAnsi="Times New Roman" w:cs="Times New Roman"/>
              </w:rPr>
              <w:t>case</w:t>
            </w:r>
            <w:proofErr w:type="spellEnd"/>
            <w:r w:rsidRPr="00201289">
              <w:rPr>
                <w:rFonts w:ascii="Times New Roman" w:hAnsi="Times New Roman" w:cs="Times New Roman"/>
              </w:rPr>
              <w:t xml:space="preserve"> завершено з результатами за жанром</w:t>
            </w:r>
          </w:p>
          <w:p w14:paraId="6B17D0CC" w14:textId="17E5F619" w:rsidR="00201289" w:rsidRDefault="0000231F" w:rsidP="00201289">
            <w:pPr>
              <w:spacing w:after="0" w:line="240" w:lineRule="auto"/>
              <w:jc w:val="both"/>
              <w:rPr>
                <w:rFonts w:ascii="Times New Roman" w:hAnsi="Times New Roman" w:cs="Times New Roman"/>
              </w:rPr>
            </w:pPr>
            <w:r w:rsidRPr="000311AE">
              <w:rPr>
                <w:rFonts w:ascii="Times New Roman" w:hAnsi="Times New Roman" w:cs="Times New Roman"/>
                <w:b/>
                <w:bCs/>
              </w:rPr>
              <w:t>А5: Використання фільтрів на сторінці результатів</w:t>
            </w:r>
          </w:p>
          <w:p w14:paraId="0B112AE1" w14:textId="1B470F5B" w:rsidR="00201289" w:rsidRPr="00201289" w:rsidRDefault="0000231F" w:rsidP="00201289">
            <w:pPr>
              <w:pStyle w:val="a9"/>
              <w:numPr>
                <w:ilvl w:val="0"/>
                <w:numId w:val="101"/>
              </w:numPr>
              <w:spacing w:line="240" w:lineRule="auto"/>
              <w:jc w:val="both"/>
              <w:rPr>
                <w:rFonts w:ascii="Times New Roman" w:hAnsi="Times New Roman" w:cs="Times New Roman"/>
              </w:rPr>
            </w:pPr>
            <w:r w:rsidRPr="00201289">
              <w:rPr>
                <w:rFonts w:ascii="Times New Roman" w:hAnsi="Times New Roman" w:cs="Times New Roman"/>
              </w:rPr>
              <w:t>Після отримання результатів пошуку (крок 15)</w:t>
            </w:r>
          </w:p>
          <w:p w14:paraId="6F0F3D05" w14:textId="486036E7" w:rsidR="00201289" w:rsidRPr="00201289" w:rsidRDefault="0000231F" w:rsidP="00201289">
            <w:pPr>
              <w:pStyle w:val="a9"/>
              <w:numPr>
                <w:ilvl w:val="0"/>
                <w:numId w:val="101"/>
              </w:numPr>
              <w:spacing w:line="240" w:lineRule="auto"/>
              <w:jc w:val="both"/>
              <w:rPr>
                <w:rFonts w:ascii="Times New Roman" w:hAnsi="Times New Roman" w:cs="Times New Roman"/>
              </w:rPr>
            </w:pPr>
            <w:r w:rsidRPr="00201289">
              <w:rPr>
                <w:rFonts w:ascii="Times New Roman" w:hAnsi="Times New Roman" w:cs="Times New Roman"/>
              </w:rPr>
              <w:t>Користувач застосовує додаткові фільтри: "Тільки фільми", "Рік: 2010-</w:t>
            </w:r>
            <w:r w:rsidRPr="00201289">
              <w:rPr>
                <w:rFonts w:ascii="Times New Roman" w:hAnsi="Times New Roman" w:cs="Times New Roman"/>
              </w:rPr>
              <w:lastRenderedPageBreak/>
              <w:t>2024", "Рейтинг: мінімум 7.0"</w:t>
            </w:r>
          </w:p>
          <w:p w14:paraId="1C850657" w14:textId="6C8876D6" w:rsidR="00201289" w:rsidRPr="00201289" w:rsidRDefault="0000231F" w:rsidP="00201289">
            <w:pPr>
              <w:pStyle w:val="a9"/>
              <w:numPr>
                <w:ilvl w:val="0"/>
                <w:numId w:val="101"/>
              </w:numPr>
              <w:spacing w:line="240" w:lineRule="auto"/>
              <w:jc w:val="both"/>
              <w:rPr>
                <w:rFonts w:ascii="Times New Roman" w:hAnsi="Times New Roman" w:cs="Times New Roman"/>
              </w:rPr>
            </w:pPr>
            <w:r w:rsidRPr="00201289">
              <w:rPr>
                <w:rFonts w:ascii="Times New Roman" w:hAnsi="Times New Roman" w:cs="Times New Roman"/>
              </w:rPr>
              <w:t xml:space="preserve">Система </w:t>
            </w:r>
            <w:proofErr w:type="spellStart"/>
            <w:r w:rsidRPr="00201289">
              <w:rPr>
                <w:rFonts w:ascii="Times New Roman" w:hAnsi="Times New Roman" w:cs="Times New Roman"/>
              </w:rPr>
              <w:t>перезапитує</w:t>
            </w:r>
            <w:proofErr w:type="spellEnd"/>
            <w:r w:rsidRPr="00201289">
              <w:rPr>
                <w:rFonts w:ascii="Times New Roman" w:hAnsi="Times New Roman" w:cs="Times New Roman"/>
              </w:rPr>
              <w:t xml:space="preserve"> пошукову систему з додатковими умовами фільтрації</w:t>
            </w:r>
          </w:p>
          <w:p w14:paraId="2230031D" w14:textId="1FB9B342" w:rsidR="00201289" w:rsidRPr="00201289" w:rsidRDefault="0000231F" w:rsidP="00201289">
            <w:pPr>
              <w:pStyle w:val="a9"/>
              <w:numPr>
                <w:ilvl w:val="0"/>
                <w:numId w:val="101"/>
              </w:numPr>
              <w:spacing w:line="240" w:lineRule="auto"/>
              <w:jc w:val="both"/>
              <w:rPr>
                <w:rFonts w:ascii="Times New Roman" w:hAnsi="Times New Roman" w:cs="Times New Roman"/>
              </w:rPr>
            </w:pPr>
            <w:r w:rsidRPr="00201289">
              <w:rPr>
                <w:rFonts w:ascii="Times New Roman" w:hAnsi="Times New Roman" w:cs="Times New Roman"/>
              </w:rPr>
              <w:t>Результати оновлюються згідно з фільтрами</w:t>
            </w:r>
          </w:p>
          <w:p w14:paraId="29CAD4F2" w14:textId="6658FD33" w:rsidR="00201289" w:rsidRPr="00201289" w:rsidRDefault="0000231F" w:rsidP="00201289">
            <w:pPr>
              <w:pStyle w:val="a9"/>
              <w:numPr>
                <w:ilvl w:val="0"/>
                <w:numId w:val="101"/>
              </w:numPr>
              <w:spacing w:line="240" w:lineRule="auto"/>
              <w:jc w:val="both"/>
              <w:rPr>
                <w:rFonts w:ascii="Times New Roman" w:hAnsi="Times New Roman" w:cs="Times New Roman"/>
              </w:rPr>
            </w:pPr>
            <w:r w:rsidRPr="00201289">
              <w:rPr>
                <w:rFonts w:ascii="Times New Roman" w:hAnsi="Times New Roman" w:cs="Times New Roman"/>
              </w:rPr>
              <w:t>URL оновлюється: /</w:t>
            </w:r>
            <w:proofErr w:type="spellStart"/>
            <w:r w:rsidRPr="00201289">
              <w:rPr>
                <w:rFonts w:ascii="Times New Roman" w:hAnsi="Times New Roman" w:cs="Times New Roman"/>
              </w:rPr>
              <w:t>search?q</w:t>
            </w:r>
            <w:proofErr w:type="spellEnd"/>
            <w:r w:rsidRPr="00201289">
              <w:rPr>
                <w:rFonts w:ascii="Times New Roman" w:hAnsi="Times New Roman" w:cs="Times New Roman"/>
              </w:rPr>
              <w:t>=</w:t>
            </w:r>
            <w:proofErr w:type="spellStart"/>
            <w:r w:rsidRPr="00201289">
              <w:rPr>
                <w:rFonts w:ascii="Times New Roman" w:hAnsi="Times New Roman" w:cs="Times New Roman"/>
              </w:rPr>
              <w:t>action&amp;type</w:t>
            </w:r>
            <w:proofErr w:type="spellEnd"/>
            <w:r w:rsidRPr="00201289">
              <w:rPr>
                <w:rFonts w:ascii="Times New Roman" w:hAnsi="Times New Roman" w:cs="Times New Roman"/>
              </w:rPr>
              <w:t>=</w:t>
            </w:r>
            <w:proofErr w:type="spellStart"/>
            <w:r w:rsidRPr="00201289">
              <w:rPr>
                <w:rFonts w:ascii="Times New Roman" w:hAnsi="Times New Roman" w:cs="Times New Roman"/>
              </w:rPr>
              <w:t>movie&amp;year</w:t>
            </w:r>
            <w:proofErr w:type="spellEnd"/>
            <w:r w:rsidRPr="00201289">
              <w:rPr>
                <w:rFonts w:ascii="Times New Roman" w:hAnsi="Times New Roman" w:cs="Times New Roman"/>
              </w:rPr>
              <w:t>=2010-2024&amp;rating=7</w:t>
            </w:r>
          </w:p>
          <w:p w14:paraId="1D246290" w14:textId="4F515BD0" w:rsidR="00201289" w:rsidRPr="00201289" w:rsidRDefault="0000231F" w:rsidP="00201289">
            <w:pPr>
              <w:pStyle w:val="a9"/>
              <w:numPr>
                <w:ilvl w:val="0"/>
                <w:numId w:val="101"/>
              </w:numPr>
              <w:spacing w:line="240" w:lineRule="auto"/>
              <w:jc w:val="both"/>
              <w:rPr>
                <w:rFonts w:ascii="Times New Roman" w:hAnsi="Times New Roman" w:cs="Times New Roman"/>
              </w:rPr>
            </w:pPr>
            <w:proofErr w:type="spellStart"/>
            <w:r w:rsidRPr="00201289">
              <w:rPr>
                <w:rFonts w:ascii="Times New Roman" w:hAnsi="Times New Roman" w:cs="Times New Roman"/>
              </w:rPr>
              <w:t>Use</w:t>
            </w:r>
            <w:proofErr w:type="spellEnd"/>
            <w:r w:rsidRPr="00201289">
              <w:rPr>
                <w:rFonts w:ascii="Times New Roman" w:hAnsi="Times New Roman" w:cs="Times New Roman"/>
              </w:rPr>
              <w:t xml:space="preserve"> </w:t>
            </w:r>
            <w:proofErr w:type="spellStart"/>
            <w:r w:rsidRPr="00201289">
              <w:rPr>
                <w:rFonts w:ascii="Times New Roman" w:hAnsi="Times New Roman" w:cs="Times New Roman"/>
              </w:rPr>
              <w:t>case</w:t>
            </w:r>
            <w:proofErr w:type="spellEnd"/>
            <w:r w:rsidRPr="00201289">
              <w:rPr>
                <w:rFonts w:ascii="Times New Roman" w:hAnsi="Times New Roman" w:cs="Times New Roman"/>
              </w:rPr>
              <w:t xml:space="preserve"> продовжується з відфільтрованими результатами</w:t>
            </w:r>
          </w:p>
          <w:p w14:paraId="2039702A" w14:textId="558652D4" w:rsidR="00201289" w:rsidRDefault="0000231F" w:rsidP="00201289">
            <w:pPr>
              <w:spacing w:after="0" w:line="240" w:lineRule="auto"/>
              <w:jc w:val="both"/>
              <w:rPr>
                <w:rFonts w:ascii="Times New Roman" w:hAnsi="Times New Roman" w:cs="Times New Roman"/>
              </w:rPr>
            </w:pPr>
            <w:r w:rsidRPr="000311AE">
              <w:rPr>
                <w:rFonts w:ascii="Times New Roman" w:hAnsi="Times New Roman" w:cs="Times New Roman"/>
                <w:b/>
                <w:bCs/>
              </w:rPr>
              <w:t>А6: Пошук з автодоповнення</w:t>
            </w:r>
          </w:p>
          <w:p w14:paraId="201E1160" w14:textId="747D0DEF" w:rsidR="00201289" w:rsidRPr="00201289" w:rsidRDefault="0000231F" w:rsidP="00201289">
            <w:pPr>
              <w:pStyle w:val="a9"/>
              <w:numPr>
                <w:ilvl w:val="0"/>
                <w:numId w:val="102"/>
              </w:numPr>
              <w:spacing w:line="240" w:lineRule="auto"/>
              <w:jc w:val="both"/>
              <w:rPr>
                <w:rFonts w:ascii="Times New Roman" w:hAnsi="Times New Roman" w:cs="Times New Roman"/>
              </w:rPr>
            </w:pPr>
            <w:r w:rsidRPr="00201289">
              <w:rPr>
                <w:rFonts w:ascii="Times New Roman" w:hAnsi="Times New Roman" w:cs="Times New Roman"/>
              </w:rPr>
              <w:t>На кроці 8: Користувач бачить релевантну пропозицію в автодоповненні</w:t>
            </w:r>
          </w:p>
          <w:p w14:paraId="179A0DE0" w14:textId="15A8AF76" w:rsidR="00201289" w:rsidRPr="00201289" w:rsidRDefault="0000231F" w:rsidP="00201289">
            <w:pPr>
              <w:pStyle w:val="a9"/>
              <w:numPr>
                <w:ilvl w:val="0"/>
                <w:numId w:val="102"/>
              </w:numPr>
              <w:spacing w:line="240" w:lineRule="auto"/>
              <w:jc w:val="both"/>
              <w:rPr>
                <w:rFonts w:ascii="Times New Roman" w:hAnsi="Times New Roman" w:cs="Times New Roman"/>
              </w:rPr>
            </w:pPr>
            <w:r w:rsidRPr="00201289">
              <w:rPr>
                <w:rFonts w:ascii="Times New Roman" w:hAnsi="Times New Roman" w:cs="Times New Roman"/>
              </w:rPr>
              <w:t xml:space="preserve">Користувач натискає на пропозицію мишкою або вибирає стрілками клавіатури та </w:t>
            </w:r>
            <w:proofErr w:type="spellStart"/>
            <w:r w:rsidRPr="00201289">
              <w:rPr>
                <w:rFonts w:ascii="Times New Roman" w:hAnsi="Times New Roman" w:cs="Times New Roman"/>
              </w:rPr>
              <w:t>Enter</w:t>
            </w:r>
            <w:proofErr w:type="spellEnd"/>
          </w:p>
          <w:p w14:paraId="3E44CCA5" w14:textId="17371D0B" w:rsidR="00201289" w:rsidRPr="00201289" w:rsidRDefault="0000231F" w:rsidP="00201289">
            <w:pPr>
              <w:pStyle w:val="a9"/>
              <w:numPr>
                <w:ilvl w:val="0"/>
                <w:numId w:val="102"/>
              </w:numPr>
              <w:spacing w:line="240" w:lineRule="auto"/>
              <w:jc w:val="both"/>
              <w:rPr>
                <w:rFonts w:ascii="Times New Roman" w:hAnsi="Times New Roman" w:cs="Times New Roman"/>
              </w:rPr>
            </w:pPr>
            <w:r w:rsidRPr="00201289">
              <w:rPr>
                <w:rFonts w:ascii="Times New Roman" w:hAnsi="Times New Roman" w:cs="Times New Roman"/>
              </w:rPr>
              <w:t>Система миттєво перенаправляє на сторінку обраного фільму/актора/режисера (прямий перехід без проміжної сторінки результатів)</w:t>
            </w:r>
          </w:p>
          <w:p w14:paraId="7CFEC988" w14:textId="3FB72527" w:rsidR="00201289" w:rsidRPr="00201289" w:rsidRDefault="0000231F" w:rsidP="00201289">
            <w:pPr>
              <w:pStyle w:val="a9"/>
              <w:numPr>
                <w:ilvl w:val="0"/>
                <w:numId w:val="102"/>
              </w:numPr>
              <w:spacing w:line="240" w:lineRule="auto"/>
              <w:jc w:val="both"/>
              <w:rPr>
                <w:rFonts w:ascii="Times New Roman" w:hAnsi="Times New Roman" w:cs="Times New Roman"/>
              </w:rPr>
            </w:pPr>
            <w:proofErr w:type="spellStart"/>
            <w:r w:rsidRPr="00201289">
              <w:rPr>
                <w:rFonts w:ascii="Times New Roman" w:hAnsi="Times New Roman" w:cs="Times New Roman"/>
              </w:rPr>
              <w:t>Use</w:t>
            </w:r>
            <w:proofErr w:type="spellEnd"/>
            <w:r w:rsidRPr="00201289">
              <w:rPr>
                <w:rFonts w:ascii="Times New Roman" w:hAnsi="Times New Roman" w:cs="Times New Roman"/>
              </w:rPr>
              <w:t xml:space="preserve"> </w:t>
            </w:r>
            <w:proofErr w:type="spellStart"/>
            <w:r w:rsidRPr="00201289">
              <w:rPr>
                <w:rFonts w:ascii="Times New Roman" w:hAnsi="Times New Roman" w:cs="Times New Roman"/>
              </w:rPr>
              <w:t>case</w:t>
            </w:r>
            <w:proofErr w:type="spellEnd"/>
            <w:r w:rsidRPr="00201289">
              <w:rPr>
                <w:rFonts w:ascii="Times New Roman" w:hAnsi="Times New Roman" w:cs="Times New Roman"/>
              </w:rPr>
              <w:t xml:space="preserve"> завершено з прямим переходом</w:t>
            </w:r>
          </w:p>
          <w:p w14:paraId="0095B7E5" w14:textId="2F842EA9" w:rsidR="00201289" w:rsidRDefault="0000231F" w:rsidP="00201289">
            <w:pPr>
              <w:spacing w:after="0" w:line="240" w:lineRule="auto"/>
              <w:jc w:val="both"/>
              <w:rPr>
                <w:rFonts w:ascii="Times New Roman" w:hAnsi="Times New Roman" w:cs="Times New Roman"/>
              </w:rPr>
            </w:pPr>
            <w:r w:rsidRPr="000311AE">
              <w:rPr>
                <w:rFonts w:ascii="Times New Roman" w:hAnsi="Times New Roman" w:cs="Times New Roman"/>
                <w:b/>
                <w:bCs/>
              </w:rPr>
              <w:t>А7: Голосовий пошук (якщо підтримується)</w:t>
            </w:r>
          </w:p>
          <w:p w14:paraId="196AABEB" w14:textId="34C58B6C" w:rsidR="00201289" w:rsidRPr="00201289" w:rsidRDefault="0000231F" w:rsidP="00201289">
            <w:pPr>
              <w:pStyle w:val="a9"/>
              <w:numPr>
                <w:ilvl w:val="0"/>
                <w:numId w:val="103"/>
              </w:numPr>
              <w:spacing w:line="240" w:lineRule="auto"/>
              <w:jc w:val="both"/>
              <w:rPr>
                <w:rFonts w:ascii="Times New Roman" w:hAnsi="Times New Roman" w:cs="Times New Roman"/>
              </w:rPr>
            </w:pPr>
            <w:r w:rsidRPr="00201289">
              <w:rPr>
                <w:rFonts w:ascii="Times New Roman" w:hAnsi="Times New Roman" w:cs="Times New Roman"/>
              </w:rPr>
              <w:t>Користувач натискає іконку мікрофона у полі пошуку</w:t>
            </w:r>
          </w:p>
          <w:p w14:paraId="50899914" w14:textId="3647DC0D" w:rsidR="00201289" w:rsidRPr="00201289" w:rsidRDefault="0000231F" w:rsidP="00201289">
            <w:pPr>
              <w:pStyle w:val="a9"/>
              <w:numPr>
                <w:ilvl w:val="0"/>
                <w:numId w:val="103"/>
              </w:numPr>
              <w:spacing w:line="240" w:lineRule="auto"/>
              <w:jc w:val="both"/>
              <w:rPr>
                <w:rFonts w:ascii="Times New Roman" w:hAnsi="Times New Roman" w:cs="Times New Roman"/>
              </w:rPr>
            </w:pPr>
            <w:r w:rsidRPr="00201289">
              <w:rPr>
                <w:rFonts w:ascii="Times New Roman" w:hAnsi="Times New Roman" w:cs="Times New Roman"/>
              </w:rPr>
              <w:t>Система запитує дозвіл на використання мікрофона</w:t>
            </w:r>
          </w:p>
          <w:p w14:paraId="306A051A" w14:textId="39EC072C" w:rsidR="00201289" w:rsidRPr="00201289" w:rsidRDefault="0000231F" w:rsidP="00201289">
            <w:pPr>
              <w:pStyle w:val="a9"/>
              <w:numPr>
                <w:ilvl w:val="0"/>
                <w:numId w:val="103"/>
              </w:numPr>
              <w:spacing w:line="240" w:lineRule="auto"/>
              <w:jc w:val="both"/>
              <w:rPr>
                <w:rFonts w:ascii="Times New Roman" w:hAnsi="Times New Roman" w:cs="Times New Roman"/>
              </w:rPr>
            </w:pPr>
            <w:r w:rsidRPr="00201289">
              <w:rPr>
                <w:rFonts w:ascii="Times New Roman" w:hAnsi="Times New Roman" w:cs="Times New Roman"/>
              </w:rPr>
              <w:t>Користувач дозволяє та промовляє пошуковий запит: "Знайди фільми з Томом Хенксом"</w:t>
            </w:r>
          </w:p>
          <w:p w14:paraId="2BFDB439" w14:textId="09D6CEC3" w:rsidR="00201289" w:rsidRPr="00201289" w:rsidRDefault="0000231F" w:rsidP="00201289">
            <w:pPr>
              <w:pStyle w:val="a9"/>
              <w:numPr>
                <w:ilvl w:val="0"/>
                <w:numId w:val="103"/>
              </w:numPr>
              <w:spacing w:line="240" w:lineRule="auto"/>
              <w:jc w:val="both"/>
              <w:rPr>
                <w:rFonts w:ascii="Times New Roman" w:hAnsi="Times New Roman" w:cs="Times New Roman"/>
              </w:rPr>
            </w:pPr>
            <w:r w:rsidRPr="00201289">
              <w:rPr>
                <w:rFonts w:ascii="Times New Roman" w:hAnsi="Times New Roman" w:cs="Times New Roman"/>
              </w:rPr>
              <w:t xml:space="preserve">Система використовує </w:t>
            </w:r>
            <w:proofErr w:type="spellStart"/>
            <w:r w:rsidRPr="00201289">
              <w:rPr>
                <w:rFonts w:ascii="Times New Roman" w:hAnsi="Times New Roman" w:cs="Times New Roman"/>
              </w:rPr>
              <w:t>Web</w:t>
            </w:r>
            <w:proofErr w:type="spellEnd"/>
            <w:r w:rsidRPr="00201289">
              <w:rPr>
                <w:rFonts w:ascii="Times New Roman" w:hAnsi="Times New Roman" w:cs="Times New Roman"/>
              </w:rPr>
              <w:t xml:space="preserve"> </w:t>
            </w:r>
            <w:proofErr w:type="spellStart"/>
            <w:r w:rsidRPr="00201289">
              <w:rPr>
                <w:rFonts w:ascii="Times New Roman" w:hAnsi="Times New Roman" w:cs="Times New Roman"/>
              </w:rPr>
              <w:t>Speech</w:t>
            </w:r>
            <w:proofErr w:type="spellEnd"/>
            <w:r w:rsidRPr="00201289">
              <w:rPr>
                <w:rFonts w:ascii="Times New Roman" w:hAnsi="Times New Roman" w:cs="Times New Roman"/>
              </w:rPr>
              <w:t xml:space="preserve"> API для розпізнавання мови</w:t>
            </w:r>
          </w:p>
          <w:p w14:paraId="284588C8" w14:textId="0F59A097" w:rsidR="00201289" w:rsidRPr="00201289" w:rsidRDefault="0000231F" w:rsidP="00201289">
            <w:pPr>
              <w:pStyle w:val="a9"/>
              <w:numPr>
                <w:ilvl w:val="0"/>
                <w:numId w:val="103"/>
              </w:numPr>
              <w:spacing w:line="240" w:lineRule="auto"/>
              <w:jc w:val="both"/>
              <w:rPr>
                <w:rFonts w:ascii="Times New Roman" w:hAnsi="Times New Roman" w:cs="Times New Roman"/>
              </w:rPr>
            </w:pPr>
            <w:r w:rsidRPr="00201289">
              <w:rPr>
                <w:rFonts w:ascii="Times New Roman" w:hAnsi="Times New Roman" w:cs="Times New Roman"/>
              </w:rPr>
              <w:t>Розпізнаний текст автоматично вставляється у поле пошуку</w:t>
            </w:r>
          </w:p>
          <w:p w14:paraId="18A93C8A" w14:textId="4491FF32" w:rsidR="00201289" w:rsidRPr="00201289" w:rsidRDefault="0000231F" w:rsidP="00201289">
            <w:pPr>
              <w:pStyle w:val="a9"/>
              <w:numPr>
                <w:ilvl w:val="0"/>
                <w:numId w:val="103"/>
              </w:numPr>
              <w:spacing w:line="240" w:lineRule="auto"/>
              <w:jc w:val="both"/>
              <w:rPr>
                <w:rFonts w:ascii="Times New Roman" w:hAnsi="Times New Roman" w:cs="Times New Roman"/>
              </w:rPr>
            </w:pPr>
            <w:proofErr w:type="spellStart"/>
            <w:r w:rsidRPr="00201289">
              <w:rPr>
                <w:rFonts w:ascii="Times New Roman" w:hAnsi="Times New Roman" w:cs="Times New Roman"/>
              </w:rPr>
              <w:t>Use</w:t>
            </w:r>
            <w:proofErr w:type="spellEnd"/>
            <w:r w:rsidRPr="00201289">
              <w:rPr>
                <w:rFonts w:ascii="Times New Roman" w:hAnsi="Times New Roman" w:cs="Times New Roman"/>
              </w:rPr>
              <w:t xml:space="preserve"> </w:t>
            </w:r>
            <w:proofErr w:type="spellStart"/>
            <w:r w:rsidRPr="00201289">
              <w:rPr>
                <w:rFonts w:ascii="Times New Roman" w:hAnsi="Times New Roman" w:cs="Times New Roman"/>
              </w:rPr>
              <w:t>case</w:t>
            </w:r>
            <w:proofErr w:type="spellEnd"/>
            <w:r w:rsidRPr="00201289">
              <w:rPr>
                <w:rFonts w:ascii="Times New Roman" w:hAnsi="Times New Roman" w:cs="Times New Roman"/>
              </w:rPr>
              <w:t xml:space="preserve"> продовжується з кроку 11 основного сценарію</w:t>
            </w:r>
          </w:p>
          <w:p w14:paraId="61CB128A" w14:textId="6E4CF03D" w:rsidR="00201289" w:rsidRDefault="0000231F" w:rsidP="00201289">
            <w:pPr>
              <w:spacing w:after="0" w:line="240" w:lineRule="auto"/>
              <w:jc w:val="both"/>
              <w:rPr>
                <w:rFonts w:ascii="Times New Roman" w:hAnsi="Times New Roman" w:cs="Times New Roman"/>
              </w:rPr>
            </w:pPr>
            <w:r w:rsidRPr="000311AE">
              <w:rPr>
                <w:rFonts w:ascii="Times New Roman" w:hAnsi="Times New Roman" w:cs="Times New Roman"/>
                <w:b/>
                <w:bCs/>
              </w:rPr>
              <w:t>А8: Розширений пошук</w:t>
            </w:r>
          </w:p>
          <w:p w14:paraId="411F2080" w14:textId="00745A34" w:rsidR="00201289" w:rsidRPr="00201289" w:rsidRDefault="0000231F" w:rsidP="00201289">
            <w:pPr>
              <w:pStyle w:val="a9"/>
              <w:numPr>
                <w:ilvl w:val="0"/>
                <w:numId w:val="104"/>
              </w:numPr>
              <w:spacing w:line="240" w:lineRule="auto"/>
              <w:jc w:val="both"/>
              <w:rPr>
                <w:rFonts w:ascii="Times New Roman" w:hAnsi="Times New Roman" w:cs="Times New Roman"/>
              </w:rPr>
            </w:pPr>
            <w:r w:rsidRPr="00201289">
              <w:rPr>
                <w:rFonts w:ascii="Times New Roman" w:hAnsi="Times New Roman" w:cs="Times New Roman"/>
              </w:rPr>
              <w:t>Користувач натискає "Розширений пошук" або іконку налаштувань біля поля пошуку</w:t>
            </w:r>
          </w:p>
          <w:p w14:paraId="2CCD1276" w14:textId="78EC0A9E" w:rsidR="00201289" w:rsidRPr="00201289" w:rsidRDefault="0000231F" w:rsidP="00201289">
            <w:pPr>
              <w:pStyle w:val="a9"/>
              <w:numPr>
                <w:ilvl w:val="0"/>
                <w:numId w:val="104"/>
              </w:numPr>
              <w:spacing w:line="240" w:lineRule="auto"/>
              <w:jc w:val="both"/>
              <w:rPr>
                <w:rFonts w:ascii="Times New Roman" w:hAnsi="Times New Roman" w:cs="Times New Roman"/>
              </w:rPr>
            </w:pPr>
            <w:r w:rsidRPr="00201289">
              <w:rPr>
                <w:rFonts w:ascii="Times New Roman" w:hAnsi="Times New Roman" w:cs="Times New Roman"/>
              </w:rPr>
              <w:t>Система відображає форму розширеного пошуку з множинними полями: назва фільму, актор, режисер, жанр, рік випуску (діапазон), країна, мова, рейтинг</w:t>
            </w:r>
          </w:p>
          <w:p w14:paraId="72C32057" w14:textId="29C0277B" w:rsidR="00201289" w:rsidRPr="00201289" w:rsidRDefault="0000231F" w:rsidP="00201289">
            <w:pPr>
              <w:pStyle w:val="a9"/>
              <w:numPr>
                <w:ilvl w:val="0"/>
                <w:numId w:val="104"/>
              </w:numPr>
              <w:spacing w:line="240" w:lineRule="auto"/>
              <w:jc w:val="both"/>
              <w:rPr>
                <w:rFonts w:ascii="Times New Roman" w:hAnsi="Times New Roman" w:cs="Times New Roman"/>
              </w:rPr>
            </w:pPr>
            <w:r w:rsidRPr="00201289">
              <w:rPr>
                <w:rFonts w:ascii="Times New Roman" w:hAnsi="Times New Roman" w:cs="Times New Roman"/>
              </w:rPr>
              <w:t>Користувач заповнює кілька полів для точного пошуку</w:t>
            </w:r>
          </w:p>
          <w:p w14:paraId="28918A04" w14:textId="54485989" w:rsidR="00201289" w:rsidRPr="00201289" w:rsidRDefault="0000231F" w:rsidP="00201289">
            <w:pPr>
              <w:pStyle w:val="a9"/>
              <w:numPr>
                <w:ilvl w:val="0"/>
                <w:numId w:val="104"/>
              </w:numPr>
              <w:spacing w:line="240" w:lineRule="auto"/>
              <w:jc w:val="both"/>
              <w:rPr>
                <w:rFonts w:ascii="Times New Roman" w:hAnsi="Times New Roman" w:cs="Times New Roman"/>
              </w:rPr>
            </w:pPr>
            <w:r w:rsidRPr="00201289">
              <w:rPr>
                <w:rFonts w:ascii="Times New Roman" w:hAnsi="Times New Roman" w:cs="Times New Roman"/>
              </w:rPr>
              <w:t>Система виконує пошук з усіма заданими критеріями (AND логіка)</w:t>
            </w:r>
          </w:p>
          <w:p w14:paraId="5FF5A878" w14:textId="22CC2036" w:rsidR="00201289" w:rsidRPr="00201289" w:rsidRDefault="0000231F" w:rsidP="00201289">
            <w:pPr>
              <w:pStyle w:val="a9"/>
              <w:numPr>
                <w:ilvl w:val="0"/>
                <w:numId w:val="104"/>
              </w:numPr>
              <w:spacing w:line="240" w:lineRule="auto"/>
              <w:jc w:val="both"/>
              <w:rPr>
                <w:rFonts w:ascii="Times New Roman" w:hAnsi="Times New Roman" w:cs="Times New Roman"/>
              </w:rPr>
            </w:pPr>
            <w:r w:rsidRPr="00201289">
              <w:rPr>
                <w:rFonts w:ascii="Times New Roman" w:hAnsi="Times New Roman" w:cs="Times New Roman"/>
              </w:rPr>
              <w:t>Результати відображаються з індикацією застосованих критеріїв</w:t>
            </w:r>
          </w:p>
          <w:p w14:paraId="50D8EEB3" w14:textId="27CD9D12" w:rsidR="0000231F" w:rsidRPr="00201289" w:rsidRDefault="0000231F" w:rsidP="00201289">
            <w:pPr>
              <w:pStyle w:val="a9"/>
              <w:numPr>
                <w:ilvl w:val="0"/>
                <w:numId w:val="104"/>
              </w:numPr>
              <w:spacing w:line="240" w:lineRule="auto"/>
              <w:jc w:val="both"/>
              <w:rPr>
                <w:rFonts w:ascii="Times New Roman" w:hAnsi="Times New Roman" w:cs="Times New Roman"/>
              </w:rPr>
            </w:pPr>
            <w:proofErr w:type="spellStart"/>
            <w:r w:rsidRPr="00201289">
              <w:rPr>
                <w:rFonts w:ascii="Times New Roman" w:hAnsi="Times New Roman" w:cs="Times New Roman"/>
              </w:rPr>
              <w:t>Use</w:t>
            </w:r>
            <w:proofErr w:type="spellEnd"/>
            <w:r w:rsidRPr="00201289">
              <w:rPr>
                <w:rFonts w:ascii="Times New Roman" w:hAnsi="Times New Roman" w:cs="Times New Roman"/>
              </w:rPr>
              <w:t xml:space="preserve"> </w:t>
            </w:r>
            <w:proofErr w:type="spellStart"/>
            <w:r w:rsidRPr="00201289">
              <w:rPr>
                <w:rFonts w:ascii="Times New Roman" w:hAnsi="Times New Roman" w:cs="Times New Roman"/>
              </w:rPr>
              <w:t>case</w:t>
            </w:r>
            <w:proofErr w:type="spellEnd"/>
            <w:r w:rsidRPr="00201289">
              <w:rPr>
                <w:rFonts w:ascii="Times New Roman" w:hAnsi="Times New Roman" w:cs="Times New Roman"/>
              </w:rPr>
              <w:t xml:space="preserve"> завершено з точними результатами</w:t>
            </w:r>
          </w:p>
        </w:tc>
      </w:tr>
      <w:tr w:rsidR="0000231F" w:rsidRPr="000311AE" w14:paraId="3ADAA88E" w14:textId="77777777" w:rsidTr="007F7CAE">
        <w:tc>
          <w:tcPr>
            <w:tcW w:w="0" w:type="auto"/>
            <w:hideMark/>
          </w:tcPr>
          <w:p w14:paraId="11DA7CCC"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lastRenderedPageBreak/>
              <w:t>Негативні сценарії (виключення)</w:t>
            </w:r>
          </w:p>
        </w:tc>
        <w:tc>
          <w:tcPr>
            <w:tcW w:w="0" w:type="auto"/>
            <w:hideMark/>
          </w:tcPr>
          <w:p w14:paraId="6F85E9C1" w14:textId="7F65724B" w:rsidR="004B57B4"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t>Н1: Нічого не знайдено</w:t>
            </w:r>
          </w:p>
          <w:p w14:paraId="5752F012" w14:textId="4AC02C9A" w:rsidR="004B57B4" w:rsidRPr="004B57B4" w:rsidRDefault="0000231F" w:rsidP="004B57B4">
            <w:pPr>
              <w:pStyle w:val="a9"/>
              <w:numPr>
                <w:ilvl w:val="0"/>
                <w:numId w:val="105"/>
              </w:numPr>
              <w:spacing w:line="240" w:lineRule="auto"/>
              <w:jc w:val="both"/>
              <w:rPr>
                <w:rFonts w:ascii="Times New Roman" w:hAnsi="Times New Roman" w:cs="Times New Roman"/>
              </w:rPr>
            </w:pPr>
            <w:r w:rsidRPr="004B57B4">
              <w:rPr>
                <w:rFonts w:ascii="Times New Roman" w:hAnsi="Times New Roman" w:cs="Times New Roman"/>
              </w:rPr>
              <w:t>На кроці 11: Пошукова система не знаходить жодних результатів за запитом користувача</w:t>
            </w:r>
          </w:p>
          <w:p w14:paraId="74A9B3B0" w14:textId="60354FD7" w:rsidR="004B57B4" w:rsidRPr="004B57B4" w:rsidRDefault="0000231F" w:rsidP="004B57B4">
            <w:pPr>
              <w:pStyle w:val="a9"/>
              <w:numPr>
                <w:ilvl w:val="0"/>
                <w:numId w:val="105"/>
              </w:numPr>
              <w:spacing w:line="240" w:lineRule="auto"/>
              <w:jc w:val="both"/>
              <w:rPr>
                <w:rFonts w:ascii="Times New Roman" w:hAnsi="Times New Roman" w:cs="Times New Roman"/>
              </w:rPr>
            </w:pPr>
            <w:r w:rsidRPr="004B57B4">
              <w:rPr>
                <w:rFonts w:ascii="Times New Roman" w:hAnsi="Times New Roman" w:cs="Times New Roman"/>
              </w:rPr>
              <w:t>Система відображає дружнє повідомлення згідно US 5 (критерій 4): "На жаль, не знайдено результатів для '[пошуковий запит]'. Спробуйте інші ключові слова або перевірте правопис"</w:t>
            </w:r>
          </w:p>
          <w:p w14:paraId="5648E727" w14:textId="0CD92F5B" w:rsidR="004B57B4" w:rsidRPr="004B57B4" w:rsidRDefault="0000231F" w:rsidP="004B57B4">
            <w:pPr>
              <w:pStyle w:val="a9"/>
              <w:numPr>
                <w:ilvl w:val="0"/>
                <w:numId w:val="105"/>
              </w:numPr>
              <w:spacing w:line="240" w:lineRule="auto"/>
              <w:jc w:val="both"/>
              <w:rPr>
                <w:rFonts w:ascii="Times New Roman" w:hAnsi="Times New Roman" w:cs="Times New Roman"/>
              </w:rPr>
            </w:pPr>
            <w:r w:rsidRPr="004B57B4">
              <w:rPr>
                <w:rFonts w:ascii="Times New Roman" w:hAnsi="Times New Roman" w:cs="Times New Roman"/>
              </w:rPr>
              <w:t>Система пропонує альтернативні пошукові терміни згідно US 5 (критерій 4): "Можливо, ви шукали:", список схожих термінів на основі популярних пошукових запитів</w:t>
            </w:r>
          </w:p>
          <w:p w14:paraId="74842831" w14:textId="0228A0BF" w:rsidR="004B57B4" w:rsidRPr="004B57B4" w:rsidRDefault="0000231F" w:rsidP="004B57B4">
            <w:pPr>
              <w:pStyle w:val="a9"/>
              <w:numPr>
                <w:ilvl w:val="0"/>
                <w:numId w:val="105"/>
              </w:numPr>
              <w:spacing w:line="240" w:lineRule="auto"/>
              <w:jc w:val="both"/>
              <w:rPr>
                <w:rFonts w:ascii="Times New Roman" w:hAnsi="Times New Roman" w:cs="Times New Roman"/>
              </w:rPr>
            </w:pPr>
            <w:r w:rsidRPr="004B57B4">
              <w:rPr>
                <w:rFonts w:ascii="Times New Roman" w:hAnsi="Times New Roman" w:cs="Times New Roman"/>
              </w:rPr>
              <w:t>Система може показувати: "Популярні фільми, які можуть вас зацікавити:", персоналізовані рекомендації або трендові фільми</w:t>
            </w:r>
          </w:p>
          <w:p w14:paraId="66BB535D" w14:textId="5C78E9A2" w:rsidR="004B57B4" w:rsidRPr="004B57B4" w:rsidRDefault="0000231F" w:rsidP="004B57B4">
            <w:pPr>
              <w:pStyle w:val="a9"/>
              <w:numPr>
                <w:ilvl w:val="0"/>
                <w:numId w:val="105"/>
              </w:numPr>
              <w:spacing w:line="240" w:lineRule="auto"/>
              <w:jc w:val="both"/>
              <w:rPr>
                <w:rFonts w:ascii="Times New Roman" w:hAnsi="Times New Roman" w:cs="Times New Roman"/>
              </w:rPr>
            </w:pPr>
            <w:r w:rsidRPr="004B57B4">
              <w:rPr>
                <w:rFonts w:ascii="Times New Roman" w:hAnsi="Times New Roman" w:cs="Times New Roman"/>
              </w:rPr>
              <w:t>Система пропонує кнопку "Переглянути каталог" для перегляду повного каталогу</w:t>
            </w:r>
          </w:p>
          <w:p w14:paraId="04DC48FB" w14:textId="1C3A7ACB" w:rsidR="004B57B4" w:rsidRPr="004B57B4" w:rsidRDefault="0000231F" w:rsidP="004B57B4">
            <w:pPr>
              <w:pStyle w:val="a9"/>
              <w:numPr>
                <w:ilvl w:val="0"/>
                <w:numId w:val="105"/>
              </w:numPr>
              <w:spacing w:line="240" w:lineRule="auto"/>
              <w:jc w:val="both"/>
              <w:rPr>
                <w:rFonts w:ascii="Times New Roman" w:hAnsi="Times New Roman" w:cs="Times New Roman"/>
              </w:rPr>
            </w:pPr>
            <w:r w:rsidRPr="004B57B4">
              <w:rPr>
                <w:rFonts w:ascii="Times New Roman" w:hAnsi="Times New Roman" w:cs="Times New Roman"/>
              </w:rPr>
              <w:lastRenderedPageBreak/>
              <w:t xml:space="preserve">Система </w:t>
            </w:r>
            <w:proofErr w:type="spellStart"/>
            <w:r w:rsidRPr="004B57B4">
              <w:rPr>
                <w:rFonts w:ascii="Times New Roman" w:hAnsi="Times New Roman" w:cs="Times New Roman"/>
              </w:rPr>
              <w:t>логує</w:t>
            </w:r>
            <w:proofErr w:type="spellEnd"/>
            <w:r w:rsidRPr="004B57B4">
              <w:rPr>
                <w:rFonts w:ascii="Times New Roman" w:hAnsi="Times New Roman" w:cs="Times New Roman"/>
              </w:rPr>
              <w:t xml:space="preserve"> невдалий пошуковий запит для аналізу (можливо, відсутній контент, який користувачі шукають)</w:t>
            </w:r>
          </w:p>
          <w:p w14:paraId="07F10013" w14:textId="312AFF39" w:rsidR="004B57B4" w:rsidRPr="004B57B4" w:rsidRDefault="0000231F" w:rsidP="004B57B4">
            <w:pPr>
              <w:pStyle w:val="a9"/>
              <w:numPr>
                <w:ilvl w:val="0"/>
                <w:numId w:val="105"/>
              </w:numPr>
              <w:spacing w:line="240" w:lineRule="auto"/>
              <w:jc w:val="both"/>
              <w:rPr>
                <w:rFonts w:ascii="Times New Roman" w:hAnsi="Times New Roman" w:cs="Times New Roman"/>
              </w:rPr>
            </w:pPr>
            <w:proofErr w:type="spellStart"/>
            <w:r w:rsidRPr="004B57B4">
              <w:rPr>
                <w:rFonts w:ascii="Times New Roman" w:hAnsi="Times New Roman" w:cs="Times New Roman"/>
              </w:rPr>
              <w:t>Use</w:t>
            </w:r>
            <w:proofErr w:type="spellEnd"/>
            <w:r w:rsidRPr="004B57B4">
              <w:rPr>
                <w:rFonts w:ascii="Times New Roman" w:hAnsi="Times New Roman" w:cs="Times New Roman"/>
              </w:rPr>
              <w:t xml:space="preserve"> </w:t>
            </w:r>
            <w:proofErr w:type="spellStart"/>
            <w:r w:rsidRPr="004B57B4">
              <w:rPr>
                <w:rFonts w:ascii="Times New Roman" w:hAnsi="Times New Roman" w:cs="Times New Roman"/>
              </w:rPr>
              <w:t>case</w:t>
            </w:r>
            <w:proofErr w:type="spellEnd"/>
            <w:r w:rsidRPr="004B57B4">
              <w:rPr>
                <w:rFonts w:ascii="Times New Roman" w:hAnsi="Times New Roman" w:cs="Times New Roman"/>
              </w:rPr>
              <w:t xml:space="preserve"> завершено без результатів</w:t>
            </w:r>
          </w:p>
          <w:p w14:paraId="028FC9DF" w14:textId="50DEA1C6" w:rsidR="004B57B4"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t>Н2: Занадто короткий пошуковий запит</w:t>
            </w:r>
          </w:p>
          <w:p w14:paraId="725C8D77" w14:textId="1395247C" w:rsidR="004B57B4" w:rsidRPr="004B57B4" w:rsidRDefault="0000231F" w:rsidP="004B57B4">
            <w:pPr>
              <w:pStyle w:val="a9"/>
              <w:numPr>
                <w:ilvl w:val="0"/>
                <w:numId w:val="106"/>
              </w:numPr>
              <w:spacing w:line="240" w:lineRule="auto"/>
              <w:jc w:val="both"/>
              <w:rPr>
                <w:rFonts w:ascii="Times New Roman" w:hAnsi="Times New Roman" w:cs="Times New Roman"/>
              </w:rPr>
            </w:pPr>
            <w:r w:rsidRPr="004B57B4">
              <w:rPr>
                <w:rFonts w:ascii="Times New Roman" w:hAnsi="Times New Roman" w:cs="Times New Roman"/>
              </w:rPr>
              <w:t>На кроці 5: Користувач вводить менше 3 символів (наприклад, "а")</w:t>
            </w:r>
          </w:p>
          <w:p w14:paraId="7B62CC41" w14:textId="3BA573DC" w:rsidR="004B57B4" w:rsidRPr="004B57B4" w:rsidRDefault="0000231F" w:rsidP="004B57B4">
            <w:pPr>
              <w:pStyle w:val="a9"/>
              <w:numPr>
                <w:ilvl w:val="0"/>
                <w:numId w:val="106"/>
              </w:numPr>
              <w:spacing w:line="240" w:lineRule="auto"/>
              <w:jc w:val="both"/>
              <w:rPr>
                <w:rFonts w:ascii="Times New Roman" w:hAnsi="Times New Roman" w:cs="Times New Roman"/>
              </w:rPr>
            </w:pPr>
            <w:r w:rsidRPr="004B57B4">
              <w:rPr>
                <w:rFonts w:ascii="Times New Roman" w:hAnsi="Times New Roman" w:cs="Times New Roman"/>
              </w:rPr>
              <w:t>Автодоповнення НЕ активується згідно US 5 (критерій 3 - мінімум 3 символи)</w:t>
            </w:r>
          </w:p>
          <w:p w14:paraId="338676B0" w14:textId="1901C738" w:rsidR="004B57B4" w:rsidRPr="004B57B4" w:rsidRDefault="0000231F" w:rsidP="004B57B4">
            <w:pPr>
              <w:pStyle w:val="a9"/>
              <w:numPr>
                <w:ilvl w:val="0"/>
                <w:numId w:val="106"/>
              </w:numPr>
              <w:spacing w:line="240" w:lineRule="auto"/>
              <w:jc w:val="both"/>
              <w:rPr>
                <w:rFonts w:ascii="Times New Roman" w:hAnsi="Times New Roman" w:cs="Times New Roman"/>
              </w:rPr>
            </w:pPr>
            <w:r w:rsidRPr="004B57B4">
              <w:rPr>
                <w:rFonts w:ascii="Times New Roman" w:hAnsi="Times New Roman" w:cs="Times New Roman"/>
              </w:rPr>
              <w:t>Система може показувати підказку: "Введіть принаймні 3 символи для пошуку"</w:t>
            </w:r>
          </w:p>
          <w:p w14:paraId="4E11DD4E" w14:textId="67B36401" w:rsidR="004B57B4" w:rsidRPr="004B57B4" w:rsidRDefault="0000231F" w:rsidP="004B57B4">
            <w:pPr>
              <w:pStyle w:val="a9"/>
              <w:numPr>
                <w:ilvl w:val="0"/>
                <w:numId w:val="106"/>
              </w:numPr>
              <w:spacing w:line="240" w:lineRule="auto"/>
              <w:jc w:val="both"/>
              <w:rPr>
                <w:rFonts w:ascii="Times New Roman" w:hAnsi="Times New Roman" w:cs="Times New Roman"/>
              </w:rPr>
            </w:pPr>
            <w:r w:rsidRPr="004B57B4">
              <w:rPr>
                <w:rFonts w:ascii="Times New Roman" w:hAnsi="Times New Roman" w:cs="Times New Roman"/>
              </w:rPr>
              <w:t>Або показує популярні пошукові запити замість автодоповнення</w:t>
            </w:r>
          </w:p>
          <w:p w14:paraId="58625EE0" w14:textId="4288A8F6" w:rsidR="004B57B4" w:rsidRPr="004B57B4" w:rsidRDefault="0000231F" w:rsidP="004B57B4">
            <w:pPr>
              <w:pStyle w:val="a9"/>
              <w:numPr>
                <w:ilvl w:val="0"/>
                <w:numId w:val="106"/>
              </w:numPr>
              <w:spacing w:line="240" w:lineRule="auto"/>
              <w:jc w:val="both"/>
              <w:rPr>
                <w:rFonts w:ascii="Times New Roman" w:hAnsi="Times New Roman" w:cs="Times New Roman"/>
              </w:rPr>
            </w:pPr>
            <w:proofErr w:type="spellStart"/>
            <w:r w:rsidRPr="004B57B4">
              <w:rPr>
                <w:rFonts w:ascii="Times New Roman" w:hAnsi="Times New Roman" w:cs="Times New Roman"/>
              </w:rPr>
              <w:t>Use</w:t>
            </w:r>
            <w:proofErr w:type="spellEnd"/>
            <w:r w:rsidRPr="004B57B4">
              <w:rPr>
                <w:rFonts w:ascii="Times New Roman" w:hAnsi="Times New Roman" w:cs="Times New Roman"/>
              </w:rPr>
              <w:t xml:space="preserve"> </w:t>
            </w:r>
            <w:proofErr w:type="spellStart"/>
            <w:r w:rsidRPr="004B57B4">
              <w:rPr>
                <w:rFonts w:ascii="Times New Roman" w:hAnsi="Times New Roman" w:cs="Times New Roman"/>
              </w:rPr>
              <w:t>case</w:t>
            </w:r>
            <w:proofErr w:type="spellEnd"/>
            <w:r w:rsidRPr="004B57B4">
              <w:rPr>
                <w:rFonts w:ascii="Times New Roman" w:hAnsi="Times New Roman" w:cs="Times New Roman"/>
              </w:rPr>
              <w:t xml:space="preserve"> чекає на додаткове введення</w:t>
            </w:r>
          </w:p>
          <w:p w14:paraId="0960E21C" w14:textId="32AAAAAC" w:rsidR="004B57B4"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t>Н3: Занадто загальний пошуковий запит</w:t>
            </w:r>
          </w:p>
          <w:p w14:paraId="4FA78067" w14:textId="239607CF" w:rsidR="004B57B4" w:rsidRPr="004B57B4" w:rsidRDefault="0000231F" w:rsidP="004B57B4">
            <w:pPr>
              <w:pStyle w:val="a9"/>
              <w:numPr>
                <w:ilvl w:val="0"/>
                <w:numId w:val="107"/>
              </w:numPr>
              <w:spacing w:line="240" w:lineRule="auto"/>
              <w:jc w:val="both"/>
              <w:rPr>
                <w:rFonts w:ascii="Times New Roman" w:hAnsi="Times New Roman" w:cs="Times New Roman"/>
              </w:rPr>
            </w:pPr>
            <w:r w:rsidRPr="004B57B4">
              <w:rPr>
                <w:rFonts w:ascii="Times New Roman" w:hAnsi="Times New Roman" w:cs="Times New Roman"/>
              </w:rPr>
              <w:t>Користувач вводить дуже загальний термін (наприклад, "фільм", "кіно")</w:t>
            </w:r>
          </w:p>
          <w:p w14:paraId="16FB2D79" w14:textId="0B909C57" w:rsidR="004B57B4" w:rsidRPr="004B57B4" w:rsidRDefault="0000231F" w:rsidP="004B57B4">
            <w:pPr>
              <w:pStyle w:val="a9"/>
              <w:numPr>
                <w:ilvl w:val="0"/>
                <w:numId w:val="107"/>
              </w:numPr>
              <w:spacing w:line="240" w:lineRule="auto"/>
              <w:jc w:val="both"/>
              <w:rPr>
                <w:rFonts w:ascii="Times New Roman" w:hAnsi="Times New Roman" w:cs="Times New Roman"/>
              </w:rPr>
            </w:pPr>
            <w:r w:rsidRPr="004B57B4">
              <w:rPr>
                <w:rFonts w:ascii="Times New Roman" w:hAnsi="Times New Roman" w:cs="Times New Roman"/>
              </w:rPr>
              <w:t>Система знаходить тисячі результатів</w:t>
            </w:r>
          </w:p>
          <w:p w14:paraId="063AD0E6" w14:textId="60C31A89" w:rsidR="004B57B4" w:rsidRPr="004B57B4" w:rsidRDefault="0000231F" w:rsidP="004B57B4">
            <w:pPr>
              <w:pStyle w:val="a9"/>
              <w:numPr>
                <w:ilvl w:val="0"/>
                <w:numId w:val="107"/>
              </w:numPr>
              <w:spacing w:line="240" w:lineRule="auto"/>
              <w:jc w:val="both"/>
              <w:rPr>
                <w:rFonts w:ascii="Times New Roman" w:hAnsi="Times New Roman" w:cs="Times New Roman"/>
              </w:rPr>
            </w:pPr>
            <w:r w:rsidRPr="004B57B4">
              <w:rPr>
                <w:rFonts w:ascii="Times New Roman" w:hAnsi="Times New Roman" w:cs="Times New Roman"/>
              </w:rPr>
              <w:t>Система відображає перші результати (найпопулярніші) з повідомленням: "Знайдено 5,432 результати. Уточніть запит для більш релевантних результатів"</w:t>
            </w:r>
          </w:p>
          <w:p w14:paraId="29A6EC68" w14:textId="42BF81DD" w:rsidR="004B57B4" w:rsidRPr="004B57B4" w:rsidRDefault="0000231F" w:rsidP="004B57B4">
            <w:pPr>
              <w:pStyle w:val="a9"/>
              <w:numPr>
                <w:ilvl w:val="0"/>
                <w:numId w:val="107"/>
              </w:numPr>
              <w:spacing w:line="240" w:lineRule="auto"/>
              <w:jc w:val="both"/>
              <w:rPr>
                <w:rFonts w:ascii="Times New Roman" w:hAnsi="Times New Roman" w:cs="Times New Roman"/>
              </w:rPr>
            </w:pPr>
            <w:r w:rsidRPr="004B57B4">
              <w:rPr>
                <w:rFonts w:ascii="Times New Roman" w:hAnsi="Times New Roman" w:cs="Times New Roman"/>
              </w:rPr>
              <w:t>Система пропонує додати фільтри або використати розширений пошук</w:t>
            </w:r>
          </w:p>
          <w:p w14:paraId="18D807A9" w14:textId="05FA1152" w:rsidR="004B57B4" w:rsidRPr="004B57B4" w:rsidRDefault="0000231F" w:rsidP="004B57B4">
            <w:pPr>
              <w:pStyle w:val="a9"/>
              <w:numPr>
                <w:ilvl w:val="0"/>
                <w:numId w:val="107"/>
              </w:numPr>
              <w:spacing w:line="240" w:lineRule="auto"/>
              <w:jc w:val="both"/>
              <w:rPr>
                <w:rFonts w:ascii="Times New Roman" w:hAnsi="Times New Roman" w:cs="Times New Roman"/>
              </w:rPr>
            </w:pPr>
            <w:proofErr w:type="spellStart"/>
            <w:r w:rsidRPr="004B57B4">
              <w:rPr>
                <w:rFonts w:ascii="Times New Roman" w:hAnsi="Times New Roman" w:cs="Times New Roman"/>
              </w:rPr>
              <w:t>Use</w:t>
            </w:r>
            <w:proofErr w:type="spellEnd"/>
            <w:r w:rsidRPr="004B57B4">
              <w:rPr>
                <w:rFonts w:ascii="Times New Roman" w:hAnsi="Times New Roman" w:cs="Times New Roman"/>
              </w:rPr>
              <w:t xml:space="preserve"> </w:t>
            </w:r>
            <w:proofErr w:type="spellStart"/>
            <w:r w:rsidRPr="004B57B4">
              <w:rPr>
                <w:rFonts w:ascii="Times New Roman" w:hAnsi="Times New Roman" w:cs="Times New Roman"/>
              </w:rPr>
              <w:t>case</w:t>
            </w:r>
            <w:proofErr w:type="spellEnd"/>
            <w:r w:rsidRPr="004B57B4">
              <w:rPr>
                <w:rFonts w:ascii="Times New Roman" w:hAnsi="Times New Roman" w:cs="Times New Roman"/>
              </w:rPr>
              <w:t xml:space="preserve"> продовжується з великою кількістю результатів</w:t>
            </w:r>
          </w:p>
          <w:p w14:paraId="5C7993CE" w14:textId="41C760C4" w:rsidR="004B57B4"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t>Н4: Збій пошукової системи (</w:t>
            </w:r>
            <w:proofErr w:type="spellStart"/>
            <w:r w:rsidRPr="000311AE">
              <w:rPr>
                <w:rFonts w:ascii="Times New Roman" w:hAnsi="Times New Roman" w:cs="Times New Roman"/>
                <w:b/>
                <w:bCs/>
              </w:rPr>
              <w:t>Elasticsearch</w:t>
            </w:r>
            <w:proofErr w:type="spellEnd"/>
            <w:r w:rsidRPr="000311AE">
              <w:rPr>
                <w:rFonts w:ascii="Times New Roman" w:hAnsi="Times New Roman" w:cs="Times New Roman"/>
                <w:b/>
                <w:bCs/>
              </w:rPr>
              <w:t>/</w:t>
            </w:r>
            <w:proofErr w:type="spellStart"/>
            <w:r w:rsidRPr="000311AE">
              <w:rPr>
                <w:rFonts w:ascii="Times New Roman" w:hAnsi="Times New Roman" w:cs="Times New Roman"/>
                <w:b/>
                <w:bCs/>
              </w:rPr>
              <w:t>Solr</w:t>
            </w:r>
            <w:proofErr w:type="spellEnd"/>
            <w:r w:rsidRPr="000311AE">
              <w:rPr>
                <w:rFonts w:ascii="Times New Roman" w:hAnsi="Times New Roman" w:cs="Times New Roman"/>
                <w:b/>
                <w:bCs/>
              </w:rPr>
              <w:t>)</w:t>
            </w:r>
          </w:p>
          <w:p w14:paraId="7537C420" w14:textId="72518CE0" w:rsidR="004B57B4" w:rsidRPr="004B57B4" w:rsidRDefault="0000231F" w:rsidP="004B57B4">
            <w:pPr>
              <w:pStyle w:val="a9"/>
              <w:numPr>
                <w:ilvl w:val="0"/>
                <w:numId w:val="108"/>
              </w:numPr>
              <w:spacing w:line="240" w:lineRule="auto"/>
              <w:jc w:val="both"/>
              <w:rPr>
                <w:rFonts w:ascii="Times New Roman" w:hAnsi="Times New Roman" w:cs="Times New Roman"/>
              </w:rPr>
            </w:pPr>
            <w:r w:rsidRPr="004B57B4">
              <w:rPr>
                <w:rFonts w:ascii="Times New Roman" w:hAnsi="Times New Roman" w:cs="Times New Roman"/>
              </w:rPr>
              <w:t>На кроці 11: Пошукова система недоступна або повертає помилку (</w:t>
            </w:r>
            <w:proofErr w:type="spellStart"/>
            <w:r w:rsidRPr="004B57B4">
              <w:rPr>
                <w:rFonts w:ascii="Times New Roman" w:hAnsi="Times New Roman" w:cs="Times New Roman"/>
              </w:rPr>
              <w:t>timeout</w:t>
            </w:r>
            <w:proofErr w:type="spellEnd"/>
            <w:r w:rsidRPr="004B57B4">
              <w:rPr>
                <w:rFonts w:ascii="Times New Roman" w:hAnsi="Times New Roman" w:cs="Times New Roman"/>
              </w:rPr>
              <w:t xml:space="preserve">, </w:t>
            </w:r>
            <w:proofErr w:type="spellStart"/>
            <w:r w:rsidRPr="004B57B4">
              <w:rPr>
                <w:rFonts w:ascii="Times New Roman" w:hAnsi="Times New Roman" w:cs="Times New Roman"/>
              </w:rPr>
              <w:t>connection</w:t>
            </w:r>
            <w:proofErr w:type="spellEnd"/>
            <w:r w:rsidRPr="004B57B4">
              <w:rPr>
                <w:rFonts w:ascii="Times New Roman" w:hAnsi="Times New Roman" w:cs="Times New Roman"/>
              </w:rPr>
              <w:t xml:space="preserve"> </w:t>
            </w:r>
            <w:proofErr w:type="spellStart"/>
            <w:r w:rsidRPr="004B57B4">
              <w:rPr>
                <w:rFonts w:ascii="Times New Roman" w:hAnsi="Times New Roman" w:cs="Times New Roman"/>
              </w:rPr>
              <w:t>error</w:t>
            </w:r>
            <w:proofErr w:type="spellEnd"/>
            <w:r w:rsidRPr="004B57B4">
              <w:rPr>
                <w:rFonts w:ascii="Times New Roman" w:hAnsi="Times New Roman" w:cs="Times New Roman"/>
              </w:rPr>
              <w:t>)</w:t>
            </w:r>
          </w:p>
          <w:p w14:paraId="15E67A6A" w14:textId="4C64FBBA" w:rsidR="004B57B4" w:rsidRPr="004B57B4" w:rsidRDefault="0000231F" w:rsidP="004B57B4">
            <w:pPr>
              <w:pStyle w:val="a9"/>
              <w:numPr>
                <w:ilvl w:val="0"/>
                <w:numId w:val="108"/>
              </w:numPr>
              <w:spacing w:line="240" w:lineRule="auto"/>
              <w:jc w:val="both"/>
              <w:rPr>
                <w:rFonts w:ascii="Times New Roman" w:hAnsi="Times New Roman" w:cs="Times New Roman"/>
              </w:rPr>
            </w:pPr>
            <w:r w:rsidRPr="004B57B4">
              <w:rPr>
                <w:rFonts w:ascii="Times New Roman" w:hAnsi="Times New Roman" w:cs="Times New Roman"/>
              </w:rPr>
              <w:t>Система перехоплює помилку пошукового сервісу</w:t>
            </w:r>
          </w:p>
          <w:p w14:paraId="448F2B8C" w14:textId="4C2FB042" w:rsidR="004B57B4" w:rsidRPr="004B57B4" w:rsidRDefault="0000231F" w:rsidP="004B57B4">
            <w:pPr>
              <w:pStyle w:val="a9"/>
              <w:numPr>
                <w:ilvl w:val="0"/>
                <w:numId w:val="108"/>
              </w:numPr>
              <w:spacing w:line="240" w:lineRule="auto"/>
              <w:jc w:val="both"/>
              <w:rPr>
                <w:rFonts w:ascii="Times New Roman" w:hAnsi="Times New Roman" w:cs="Times New Roman"/>
              </w:rPr>
            </w:pPr>
            <w:r w:rsidRPr="004B57B4">
              <w:rPr>
                <w:rFonts w:ascii="Times New Roman" w:hAnsi="Times New Roman" w:cs="Times New Roman"/>
              </w:rPr>
              <w:t xml:space="preserve">Система переключається на </w:t>
            </w:r>
            <w:proofErr w:type="spellStart"/>
            <w:r w:rsidRPr="004B57B4">
              <w:rPr>
                <w:rFonts w:ascii="Times New Roman" w:hAnsi="Times New Roman" w:cs="Times New Roman"/>
              </w:rPr>
              <w:t>fallback</w:t>
            </w:r>
            <w:proofErr w:type="spellEnd"/>
            <w:r w:rsidRPr="004B57B4">
              <w:rPr>
                <w:rFonts w:ascii="Times New Roman" w:hAnsi="Times New Roman" w:cs="Times New Roman"/>
              </w:rPr>
              <w:t xml:space="preserve"> механізм: використовує простий SQL LIKE запит до бази даних (повільніше, але працює)</w:t>
            </w:r>
          </w:p>
          <w:p w14:paraId="3624C6C0" w14:textId="02663D89" w:rsidR="004B57B4" w:rsidRPr="004B57B4" w:rsidRDefault="0000231F" w:rsidP="004B57B4">
            <w:pPr>
              <w:pStyle w:val="a9"/>
              <w:numPr>
                <w:ilvl w:val="0"/>
                <w:numId w:val="108"/>
              </w:numPr>
              <w:spacing w:line="240" w:lineRule="auto"/>
              <w:jc w:val="both"/>
              <w:rPr>
                <w:rFonts w:ascii="Times New Roman" w:hAnsi="Times New Roman" w:cs="Times New Roman"/>
              </w:rPr>
            </w:pPr>
            <w:r w:rsidRPr="004B57B4">
              <w:rPr>
                <w:rFonts w:ascii="Times New Roman" w:hAnsi="Times New Roman" w:cs="Times New Roman"/>
              </w:rPr>
              <w:t>Або відображає: "Виникла тимчасова проблема з пошуком. Спробуйте пізніше або скористайтеся каталогом для перегляду контенту"</w:t>
            </w:r>
          </w:p>
          <w:p w14:paraId="74D47702" w14:textId="0943B38E" w:rsidR="004B57B4" w:rsidRPr="004B57B4" w:rsidRDefault="0000231F" w:rsidP="004B57B4">
            <w:pPr>
              <w:pStyle w:val="a9"/>
              <w:numPr>
                <w:ilvl w:val="0"/>
                <w:numId w:val="108"/>
              </w:numPr>
              <w:spacing w:line="240" w:lineRule="auto"/>
              <w:jc w:val="both"/>
              <w:rPr>
                <w:rFonts w:ascii="Times New Roman" w:hAnsi="Times New Roman" w:cs="Times New Roman"/>
              </w:rPr>
            </w:pPr>
            <w:r w:rsidRPr="004B57B4">
              <w:rPr>
                <w:rFonts w:ascii="Times New Roman" w:hAnsi="Times New Roman" w:cs="Times New Roman"/>
              </w:rPr>
              <w:t>Система надає кнопку "Переглянути каталог"</w:t>
            </w:r>
          </w:p>
          <w:p w14:paraId="0B9C1169" w14:textId="001FBAE7" w:rsidR="004B57B4" w:rsidRPr="004B57B4" w:rsidRDefault="0000231F" w:rsidP="004B57B4">
            <w:pPr>
              <w:pStyle w:val="a9"/>
              <w:numPr>
                <w:ilvl w:val="0"/>
                <w:numId w:val="108"/>
              </w:numPr>
              <w:spacing w:line="240" w:lineRule="auto"/>
              <w:jc w:val="both"/>
              <w:rPr>
                <w:rFonts w:ascii="Times New Roman" w:hAnsi="Times New Roman" w:cs="Times New Roman"/>
              </w:rPr>
            </w:pPr>
            <w:r w:rsidRPr="004B57B4">
              <w:rPr>
                <w:rFonts w:ascii="Times New Roman" w:hAnsi="Times New Roman" w:cs="Times New Roman"/>
              </w:rPr>
              <w:t xml:space="preserve">Система детально </w:t>
            </w:r>
            <w:proofErr w:type="spellStart"/>
            <w:r w:rsidRPr="004B57B4">
              <w:rPr>
                <w:rFonts w:ascii="Times New Roman" w:hAnsi="Times New Roman" w:cs="Times New Roman"/>
              </w:rPr>
              <w:t>логує</w:t>
            </w:r>
            <w:proofErr w:type="spellEnd"/>
            <w:r w:rsidRPr="004B57B4">
              <w:rPr>
                <w:rFonts w:ascii="Times New Roman" w:hAnsi="Times New Roman" w:cs="Times New Roman"/>
              </w:rPr>
              <w:t xml:space="preserve"> помилку пошукової системи для технічної команди</w:t>
            </w:r>
          </w:p>
          <w:p w14:paraId="47C7F450" w14:textId="5BA48A69" w:rsidR="004B57B4" w:rsidRPr="004B57B4" w:rsidRDefault="0000231F" w:rsidP="004B57B4">
            <w:pPr>
              <w:pStyle w:val="a9"/>
              <w:numPr>
                <w:ilvl w:val="0"/>
                <w:numId w:val="108"/>
              </w:numPr>
              <w:spacing w:line="240" w:lineRule="auto"/>
              <w:jc w:val="both"/>
              <w:rPr>
                <w:rFonts w:ascii="Times New Roman" w:hAnsi="Times New Roman" w:cs="Times New Roman"/>
              </w:rPr>
            </w:pPr>
            <w:r w:rsidRPr="004B57B4">
              <w:rPr>
                <w:rFonts w:ascii="Times New Roman" w:hAnsi="Times New Roman" w:cs="Times New Roman"/>
              </w:rPr>
              <w:t xml:space="preserve">Система може автоматично сповістити </w:t>
            </w:r>
            <w:proofErr w:type="spellStart"/>
            <w:r w:rsidRPr="004B57B4">
              <w:rPr>
                <w:rFonts w:ascii="Times New Roman" w:hAnsi="Times New Roman" w:cs="Times New Roman"/>
              </w:rPr>
              <w:t>on-call</w:t>
            </w:r>
            <w:proofErr w:type="spellEnd"/>
            <w:r w:rsidRPr="004B57B4">
              <w:rPr>
                <w:rFonts w:ascii="Times New Roman" w:hAnsi="Times New Roman" w:cs="Times New Roman"/>
              </w:rPr>
              <w:t xml:space="preserve"> інженера</w:t>
            </w:r>
          </w:p>
          <w:p w14:paraId="1F23F6FF" w14:textId="0394C0DC" w:rsidR="004B57B4" w:rsidRPr="004B57B4" w:rsidRDefault="0000231F" w:rsidP="004B57B4">
            <w:pPr>
              <w:pStyle w:val="a9"/>
              <w:numPr>
                <w:ilvl w:val="0"/>
                <w:numId w:val="108"/>
              </w:numPr>
              <w:spacing w:line="240" w:lineRule="auto"/>
              <w:jc w:val="both"/>
              <w:rPr>
                <w:rFonts w:ascii="Times New Roman" w:hAnsi="Times New Roman" w:cs="Times New Roman"/>
              </w:rPr>
            </w:pPr>
            <w:proofErr w:type="spellStart"/>
            <w:r w:rsidRPr="004B57B4">
              <w:rPr>
                <w:rFonts w:ascii="Times New Roman" w:hAnsi="Times New Roman" w:cs="Times New Roman"/>
              </w:rPr>
              <w:t>Use</w:t>
            </w:r>
            <w:proofErr w:type="spellEnd"/>
            <w:r w:rsidRPr="004B57B4">
              <w:rPr>
                <w:rFonts w:ascii="Times New Roman" w:hAnsi="Times New Roman" w:cs="Times New Roman"/>
              </w:rPr>
              <w:t xml:space="preserve"> </w:t>
            </w:r>
            <w:proofErr w:type="spellStart"/>
            <w:r w:rsidRPr="004B57B4">
              <w:rPr>
                <w:rFonts w:ascii="Times New Roman" w:hAnsi="Times New Roman" w:cs="Times New Roman"/>
              </w:rPr>
              <w:t>case</w:t>
            </w:r>
            <w:proofErr w:type="spellEnd"/>
            <w:r w:rsidRPr="004B57B4">
              <w:rPr>
                <w:rFonts w:ascii="Times New Roman" w:hAnsi="Times New Roman" w:cs="Times New Roman"/>
              </w:rPr>
              <w:t xml:space="preserve"> завершено з помилкою або </w:t>
            </w:r>
            <w:proofErr w:type="spellStart"/>
            <w:r w:rsidRPr="004B57B4">
              <w:rPr>
                <w:rFonts w:ascii="Times New Roman" w:hAnsi="Times New Roman" w:cs="Times New Roman"/>
              </w:rPr>
              <w:t>fallback</w:t>
            </w:r>
            <w:proofErr w:type="spellEnd"/>
            <w:r w:rsidRPr="004B57B4">
              <w:rPr>
                <w:rFonts w:ascii="Times New Roman" w:hAnsi="Times New Roman" w:cs="Times New Roman"/>
              </w:rPr>
              <w:t xml:space="preserve"> результатами</w:t>
            </w:r>
          </w:p>
          <w:p w14:paraId="46B2EC2B" w14:textId="4C52CA33" w:rsidR="004B57B4"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t>Н5: Повільна відповідь пошукової системи</w:t>
            </w:r>
          </w:p>
          <w:p w14:paraId="1F1D1219" w14:textId="3FFBB95F" w:rsidR="004B57B4" w:rsidRPr="004B57B4" w:rsidRDefault="0000231F" w:rsidP="004B57B4">
            <w:pPr>
              <w:pStyle w:val="a9"/>
              <w:numPr>
                <w:ilvl w:val="0"/>
                <w:numId w:val="109"/>
              </w:numPr>
              <w:spacing w:line="240" w:lineRule="auto"/>
              <w:jc w:val="both"/>
              <w:rPr>
                <w:rFonts w:ascii="Times New Roman" w:hAnsi="Times New Roman" w:cs="Times New Roman"/>
              </w:rPr>
            </w:pPr>
            <w:r w:rsidRPr="004B57B4">
              <w:rPr>
                <w:rFonts w:ascii="Times New Roman" w:hAnsi="Times New Roman" w:cs="Times New Roman"/>
              </w:rPr>
              <w:t>На кроці 11: Пошуковий запит виконується дуже довго (&gt;3 секунди)</w:t>
            </w:r>
          </w:p>
          <w:p w14:paraId="3332E2D0" w14:textId="610BF981" w:rsidR="004B57B4" w:rsidRPr="004B57B4" w:rsidRDefault="0000231F" w:rsidP="004B57B4">
            <w:pPr>
              <w:pStyle w:val="a9"/>
              <w:numPr>
                <w:ilvl w:val="0"/>
                <w:numId w:val="109"/>
              </w:numPr>
              <w:spacing w:line="240" w:lineRule="auto"/>
              <w:jc w:val="both"/>
              <w:rPr>
                <w:rFonts w:ascii="Times New Roman" w:hAnsi="Times New Roman" w:cs="Times New Roman"/>
              </w:rPr>
            </w:pPr>
            <w:r w:rsidRPr="004B57B4">
              <w:rPr>
                <w:rFonts w:ascii="Times New Roman" w:hAnsi="Times New Roman" w:cs="Times New Roman"/>
              </w:rPr>
              <w:t xml:space="preserve">Система відображає </w:t>
            </w:r>
            <w:proofErr w:type="spellStart"/>
            <w:r w:rsidRPr="004B57B4">
              <w:rPr>
                <w:rFonts w:ascii="Times New Roman" w:hAnsi="Times New Roman" w:cs="Times New Roman"/>
              </w:rPr>
              <w:t>loading</w:t>
            </w:r>
            <w:proofErr w:type="spellEnd"/>
            <w:r w:rsidRPr="004B57B4">
              <w:rPr>
                <w:rFonts w:ascii="Times New Roman" w:hAnsi="Times New Roman" w:cs="Times New Roman"/>
              </w:rPr>
              <w:t xml:space="preserve"> </w:t>
            </w:r>
            <w:proofErr w:type="spellStart"/>
            <w:r w:rsidRPr="004B57B4">
              <w:rPr>
                <w:rFonts w:ascii="Times New Roman" w:hAnsi="Times New Roman" w:cs="Times New Roman"/>
              </w:rPr>
              <w:t>indicator</w:t>
            </w:r>
            <w:proofErr w:type="spellEnd"/>
            <w:r w:rsidRPr="004B57B4">
              <w:rPr>
                <w:rFonts w:ascii="Times New Roman" w:hAnsi="Times New Roman" w:cs="Times New Roman"/>
              </w:rPr>
              <w:t>: "Виконується пошук..."</w:t>
            </w:r>
          </w:p>
          <w:p w14:paraId="2F1BABFA" w14:textId="4D7BFDC0" w:rsidR="004B57B4" w:rsidRPr="004B57B4" w:rsidRDefault="0000231F" w:rsidP="004B57B4">
            <w:pPr>
              <w:pStyle w:val="a9"/>
              <w:numPr>
                <w:ilvl w:val="0"/>
                <w:numId w:val="109"/>
              </w:numPr>
              <w:spacing w:line="240" w:lineRule="auto"/>
              <w:jc w:val="both"/>
              <w:rPr>
                <w:rFonts w:ascii="Times New Roman" w:hAnsi="Times New Roman" w:cs="Times New Roman"/>
              </w:rPr>
            </w:pPr>
            <w:r w:rsidRPr="004B57B4">
              <w:rPr>
                <w:rFonts w:ascii="Times New Roman" w:hAnsi="Times New Roman" w:cs="Times New Roman"/>
              </w:rPr>
              <w:t>Після 5 секунд очікування: система показує повідомлення "Пошук займає більше часу, ніж зазвичай. Будь ласка, зачекайте..."</w:t>
            </w:r>
          </w:p>
          <w:p w14:paraId="4EE9C5B1" w14:textId="1B91E258" w:rsidR="004B57B4" w:rsidRPr="004B57B4" w:rsidRDefault="0000231F" w:rsidP="004B57B4">
            <w:pPr>
              <w:pStyle w:val="a9"/>
              <w:numPr>
                <w:ilvl w:val="0"/>
                <w:numId w:val="109"/>
              </w:numPr>
              <w:spacing w:line="240" w:lineRule="auto"/>
              <w:jc w:val="both"/>
              <w:rPr>
                <w:rFonts w:ascii="Times New Roman" w:hAnsi="Times New Roman" w:cs="Times New Roman"/>
              </w:rPr>
            </w:pPr>
            <w:r w:rsidRPr="004B57B4">
              <w:rPr>
                <w:rFonts w:ascii="Times New Roman" w:hAnsi="Times New Roman" w:cs="Times New Roman"/>
              </w:rPr>
              <w:t>Після 10 секунд: система може скасувати запит (</w:t>
            </w:r>
            <w:proofErr w:type="spellStart"/>
            <w:r w:rsidRPr="004B57B4">
              <w:rPr>
                <w:rFonts w:ascii="Times New Roman" w:hAnsi="Times New Roman" w:cs="Times New Roman"/>
              </w:rPr>
              <w:t>timeout</w:t>
            </w:r>
            <w:proofErr w:type="spellEnd"/>
            <w:r w:rsidRPr="004B57B4">
              <w:rPr>
                <w:rFonts w:ascii="Times New Roman" w:hAnsi="Times New Roman" w:cs="Times New Roman"/>
              </w:rPr>
              <w:t>) та показати помилку</w:t>
            </w:r>
          </w:p>
          <w:p w14:paraId="70B7AB9D" w14:textId="38B40BEE" w:rsidR="004B57B4" w:rsidRPr="004B57B4" w:rsidRDefault="0000231F" w:rsidP="004B57B4">
            <w:pPr>
              <w:pStyle w:val="a9"/>
              <w:numPr>
                <w:ilvl w:val="0"/>
                <w:numId w:val="109"/>
              </w:numPr>
              <w:spacing w:line="240" w:lineRule="auto"/>
              <w:jc w:val="both"/>
              <w:rPr>
                <w:rFonts w:ascii="Times New Roman" w:hAnsi="Times New Roman" w:cs="Times New Roman"/>
              </w:rPr>
            </w:pPr>
            <w:r w:rsidRPr="004B57B4">
              <w:rPr>
                <w:rFonts w:ascii="Times New Roman" w:hAnsi="Times New Roman" w:cs="Times New Roman"/>
              </w:rPr>
              <w:t xml:space="preserve">Система </w:t>
            </w:r>
            <w:proofErr w:type="spellStart"/>
            <w:r w:rsidRPr="004B57B4">
              <w:rPr>
                <w:rFonts w:ascii="Times New Roman" w:hAnsi="Times New Roman" w:cs="Times New Roman"/>
              </w:rPr>
              <w:t>логує</w:t>
            </w:r>
            <w:proofErr w:type="spellEnd"/>
            <w:r w:rsidRPr="004B57B4">
              <w:rPr>
                <w:rFonts w:ascii="Times New Roman" w:hAnsi="Times New Roman" w:cs="Times New Roman"/>
              </w:rPr>
              <w:t xml:space="preserve"> повільний пошук для оптимізації індексів</w:t>
            </w:r>
          </w:p>
          <w:p w14:paraId="11A043B9" w14:textId="714691A7" w:rsidR="004B57B4" w:rsidRPr="004B57B4" w:rsidRDefault="0000231F" w:rsidP="004B57B4">
            <w:pPr>
              <w:pStyle w:val="a9"/>
              <w:numPr>
                <w:ilvl w:val="0"/>
                <w:numId w:val="109"/>
              </w:numPr>
              <w:spacing w:line="240" w:lineRule="auto"/>
              <w:jc w:val="both"/>
              <w:rPr>
                <w:rFonts w:ascii="Times New Roman" w:hAnsi="Times New Roman" w:cs="Times New Roman"/>
              </w:rPr>
            </w:pPr>
            <w:proofErr w:type="spellStart"/>
            <w:r w:rsidRPr="004B57B4">
              <w:rPr>
                <w:rFonts w:ascii="Times New Roman" w:hAnsi="Times New Roman" w:cs="Times New Roman"/>
              </w:rPr>
              <w:t>Use</w:t>
            </w:r>
            <w:proofErr w:type="spellEnd"/>
            <w:r w:rsidRPr="004B57B4">
              <w:rPr>
                <w:rFonts w:ascii="Times New Roman" w:hAnsi="Times New Roman" w:cs="Times New Roman"/>
              </w:rPr>
              <w:t xml:space="preserve"> </w:t>
            </w:r>
            <w:proofErr w:type="spellStart"/>
            <w:r w:rsidRPr="004B57B4">
              <w:rPr>
                <w:rFonts w:ascii="Times New Roman" w:hAnsi="Times New Roman" w:cs="Times New Roman"/>
              </w:rPr>
              <w:t>case</w:t>
            </w:r>
            <w:proofErr w:type="spellEnd"/>
            <w:r w:rsidRPr="004B57B4">
              <w:rPr>
                <w:rFonts w:ascii="Times New Roman" w:hAnsi="Times New Roman" w:cs="Times New Roman"/>
              </w:rPr>
              <w:t xml:space="preserve"> завершено з </w:t>
            </w:r>
            <w:proofErr w:type="spellStart"/>
            <w:r w:rsidRPr="004B57B4">
              <w:rPr>
                <w:rFonts w:ascii="Times New Roman" w:hAnsi="Times New Roman" w:cs="Times New Roman"/>
              </w:rPr>
              <w:t>timeout</w:t>
            </w:r>
            <w:proofErr w:type="spellEnd"/>
            <w:r w:rsidRPr="004B57B4">
              <w:rPr>
                <w:rFonts w:ascii="Times New Roman" w:hAnsi="Times New Roman" w:cs="Times New Roman"/>
              </w:rPr>
              <w:t xml:space="preserve"> помилкою або затриманими результатами</w:t>
            </w:r>
          </w:p>
          <w:p w14:paraId="281639CD" w14:textId="2B59084D" w:rsidR="004B57B4"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lastRenderedPageBreak/>
              <w:t xml:space="preserve">Н6: Пошук спеціальних символів або SQL </w:t>
            </w:r>
            <w:proofErr w:type="spellStart"/>
            <w:r w:rsidRPr="000311AE">
              <w:rPr>
                <w:rFonts w:ascii="Times New Roman" w:hAnsi="Times New Roman" w:cs="Times New Roman"/>
                <w:b/>
                <w:bCs/>
              </w:rPr>
              <w:t>injection</w:t>
            </w:r>
            <w:proofErr w:type="spellEnd"/>
            <w:r w:rsidRPr="000311AE">
              <w:rPr>
                <w:rFonts w:ascii="Times New Roman" w:hAnsi="Times New Roman" w:cs="Times New Roman"/>
                <w:b/>
                <w:bCs/>
              </w:rPr>
              <w:t xml:space="preserve"> спроба</w:t>
            </w:r>
          </w:p>
          <w:p w14:paraId="37906528" w14:textId="3869B424" w:rsidR="004B57B4" w:rsidRPr="004B57B4" w:rsidRDefault="0000231F" w:rsidP="004B57B4">
            <w:pPr>
              <w:pStyle w:val="a9"/>
              <w:numPr>
                <w:ilvl w:val="0"/>
                <w:numId w:val="110"/>
              </w:numPr>
              <w:spacing w:line="240" w:lineRule="auto"/>
              <w:jc w:val="both"/>
              <w:rPr>
                <w:rFonts w:ascii="Times New Roman" w:hAnsi="Times New Roman" w:cs="Times New Roman"/>
              </w:rPr>
            </w:pPr>
            <w:r w:rsidRPr="004B57B4">
              <w:rPr>
                <w:rFonts w:ascii="Times New Roman" w:hAnsi="Times New Roman" w:cs="Times New Roman"/>
              </w:rPr>
              <w:t xml:space="preserve">Користувач вводить спеціальні символи або SQL код: "'; DROP TABLE </w:t>
            </w:r>
            <w:proofErr w:type="spellStart"/>
            <w:r w:rsidRPr="004B57B4">
              <w:rPr>
                <w:rFonts w:ascii="Times New Roman" w:hAnsi="Times New Roman" w:cs="Times New Roman"/>
              </w:rPr>
              <w:t>movies</w:t>
            </w:r>
            <w:proofErr w:type="spellEnd"/>
            <w:r w:rsidRPr="004B57B4">
              <w:rPr>
                <w:rFonts w:ascii="Times New Roman" w:hAnsi="Times New Roman" w:cs="Times New Roman"/>
              </w:rPr>
              <w:t>; --"</w:t>
            </w:r>
          </w:p>
          <w:p w14:paraId="519862C2" w14:textId="4410B4A3" w:rsidR="004B57B4" w:rsidRPr="004B57B4" w:rsidRDefault="0000231F" w:rsidP="004B57B4">
            <w:pPr>
              <w:pStyle w:val="a9"/>
              <w:numPr>
                <w:ilvl w:val="0"/>
                <w:numId w:val="110"/>
              </w:numPr>
              <w:spacing w:line="240" w:lineRule="auto"/>
              <w:jc w:val="both"/>
              <w:rPr>
                <w:rFonts w:ascii="Times New Roman" w:hAnsi="Times New Roman" w:cs="Times New Roman"/>
              </w:rPr>
            </w:pPr>
            <w:r w:rsidRPr="004B57B4">
              <w:rPr>
                <w:rFonts w:ascii="Times New Roman" w:hAnsi="Times New Roman" w:cs="Times New Roman"/>
              </w:rPr>
              <w:t xml:space="preserve">Система виконує </w:t>
            </w:r>
            <w:proofErr w:type="spellStart"/>
            <w:r w:rsidRPr="004B57B4">
              <w:rPr>
                <w:rFonts w:ascii="Times New Roman" w:hAnsi="Times New Roman" w:cs="Times New Roman"/>
              </w:rPr>
              <w:t>санітизацію</w:t>
            </w:r>
            <w:proofErr w:type="spellEnd"/>
            <w:r w:rsidRPr="004B57B4">
              <w:rPr>
                <w:rFonts w:ascii="Times New Roman" w:hAnsi="Times New Roman" w:cs="Times New Roman"/>
              </w:rPr>
              <w:t xml:space="preserve"> та екранування вхідного запиту перед відправкою до пошукової системи</w:t>
            </w:r>
          </w:p>
          <w:p w14:paraId="227BAEE9" w14:textId="2AC00D59" w:rsidR="004B57B4" w:rsidRPr="004B57B4" w:rsidRDefault="0000231F" w:rsidP="004B57B4">
            <w:pPr>
              <w:pStyle w:val="a9"/>
              <w:numPr>
                <w:ilvl w:val="0"/>
                <w:numId w:val="110"/>
              </w:numPr>
              <w:spacing w:line="240" w:lineRule="auto"/>
              <w:jc w:val="both"/>
              <w:rPr>
                <w:rFonts w:ascii="Times New Roman" w:hAnsi="Times New Roman" w:cs="Times New Roman"/>
              </w:rPr>
            </w:pPr>
            <w:r w:rsidRPr="004B57B4">
              <w:rPr>
                <w:rFonts w:ascii="Times New Roman" w:hAnsi="Times New Roman" w:cs="Times New Roman"/>
              </w:rPr>
              <w:t xml:space="preserve">Пошук виконується безпечно без ризику SQL </w:t>
            </w:r>
            <w:proofErr w:type="spellStart"/>
            <w:r w:rsidRPr="004B57B4">
              <w:rPr>
                <w:rFonts w:ascii="Times New Roman" w:hAnsi="Times New Roman" w:cs="Times New Roman"/>
              </w:rPr>
              <w:t>injection</w:t>
            </w:r>
            <w:proofErr w:type="spellEnd"/>
          </w:p>
          <w:p w14:paraId="731D046D" w14:textId="2B3C463E" w:rsidR="004B57B4" w:rsidRPr="004B57B4" w:rsidRDefault="0000231F" w:rsidP="004B57B4">
            <w:pPr>
              <w:pStyle w:val="a9"/>
              <w:numPr>
                <w:ilvl w:val="0"/>
                <w:numId w:val="110"/>
              </w:numPr>
              <w:spacing w:line="240" w:lineRule="auto"/>
              <w:jc w:val="both"/>
              <w:rPr>
                <w:rFonts w:ascii="Times New Roman" w:hAnsi="Times New Roman" w:cs="Times New Roman"/>
              </w:rPr>
            </w:pPr>
            <w:r w:rsidRPr="004B57B4">
              <w:rPr>
                <w:rFonts w:ascii="Times New Roman" w:hAnsi="Times New Roman" w:cs="Times New Roman"/>
              </w:rPr>
              <w:t>Можливо, результати не знайдені через незвичайні символи</w:t>
            </w:r>
          </w:p>
          <w:p w14:paraId="6C329B0E" w14:textId="35085E04" w:rsidR="004B57B4" w:rsidRPr="004B57B4" w:rsidRDefault="0000231F" w:rsidP="004B57B4">
            <w:pPr>
              <w:pStyle w:val="a9"/>
              <w:numPr>
                <w:ilvl w:val="0"/>
                <w:numId w:val="110"/>
              </w:numPr>
              <w:spacing w:line="240" w:lineRule="auto"/>
              <w:jc w:val="both"/>
              <w:rPr>
                <w:rFonts w:ascii="Times New Roman" w:hAnsi="Times New Roman" w:cs="Times New Roman"/>
              </w:rPr>
            </w:pPr>
            <w:r w:rsidRPr="004B57B4">
              <w:rPr>
                <w:rFonts w:ascii="Times New Roman" w:hAnsi="Times New Roman" w:cs="Times New Roman"/>
              </w:rPr>
              <w:t xml:space="preserve">Система </w:t>
            </w:r>
            <w:proofErr w:type="spellStart"/>
            <w:r w:rsidRPr="004B57B4">
              <w:rPr>
                <w:rFonts w:ascii="Times New Roman" w:hAnsi="Times New Roman" w:cs="Times New Roman"/>
              </w:rPr>
              <w:t>логує</w:t>
            </w:r>
            <w:proofErr w:type="spellEnd"/>
            <w:r w:rsidRPr="004B57B4">
              <w:rPr>
                <w:rFonts w:ascii="Times New Roman" w:hAnsi="Times New Roman" w:cs="Times New Roman"/>
              </w:rPr>
              <w:t xml:space="preserve"> підозрілий запит у журнал безпеки</w:t>
            </w:r>
          </w:p>
          <w:p w14:paraId="5466E552" w14:textId="0CFD291F" w:rsidR="004B57B4" w:rsidRPr="004B57B4" w:rsidRDefault="0000231F" w:rsidP="004B57B4">
            <w:pPr>
              <w:pStyle w:val="a9"/>
              <w:numPr>
                <w:ilvl w:val="0"/>
                <w:numId w:val="110"/>
              </w:numPr>
              <w:spacing w:line="240" w:lineRule="auto"/>
              <w:jc w:val="both"/>
              <w:rPr>
                <w:rFonts w:ascii="Times New Roman" w:hAnsi="Times New Roman" w:cs="Times New Roman"/>
              </w:rPr>
            </w:pPr>
            <w:r w:rsidRPr="004B57B4">
              <w:rPr>
                <w:rFonts w:ascii="Times New Roman" w:hAnsi="Times New Roman" w:cs="Times New Roman"/>
              </w:rPr>
              <w:t>При множинних підозрілих запитах: може тимчасово обмежити пошук для цього IP (</w:t>
            </w:r>
            <w:proofErr w:type="spellStart"/>
            <w:r w:rsidRPr="004B57B4">
              <w:rPr>
                <w:rFonts w:ascii="Times New Roman" w:hAnsi="Times New Roman" w:cs="Times New Roman"/>
              </w:rPr>
              <w:t>rate</w:t>
            </w:r>
            <w:proofErr w:type="spellEnd"/>
            <w:r w:rsidRPr="004B57B4">
              <w:rPr>
                <w:rFonts w:ascii="Times New Roman" w:hAnsi="Times New Roman" w:cs="Times New Roman"/>
              </w:rPr>
              <w:t xml:space="preserve"> </w:t>
            </w:r>
            <w:proofErr w:type="spellStart"/>
            <w:r w:rsidRPr="004B57B4">
              <w:rPr>
                <w:rFonts w:ascii="Times New Roman" w:hAnsi="Times New Roman" w:cs="Times New Roman"/>
              </w:rPr>
              <w:t>limiting</w:t>
            </w:r>
            <w:proofErr w:type="spellEnd"/>
            <w:r w:rsidRPr="004B57B4">
              <w:rPr>
                <w:rFonts w:ascii="Times New Roman" w:hAnsi="Times New Roman" w:cs="Times New Roman"/>
              </w:rPr>
              <w:t>)</w:t>
            </w:r>
          </w:p>
          <w:p w14:paraId="74BA54ED" w14:textId="4CCA3E7E" w:rsidR="004B57B4" w:rsidRPr="004B57B4" w:rsidRDefault="0000231F" w:rsidP="004B57B4">
            <w:pPr>
              <w:pStyle w:val="a9"/>
              <w:numPr>
                <w:ilvl w:val="0"/>
                <w:numId w:val="110"/>
              </w:numPr>
              <w:spacing w:line="240" w:lineRule="auto"/>
              <w:jc w:val="both"/>
              <w:rPr>
                <w:rFonts w:ascii="Times New Roman" w:hAnsi="Times New Roman" w:cs="Times New Roman"/>
              </w:rPr>
            </w:pPr>
            <w:proofErr w:type="spellStart"/>
            <w:r w:rsidRPr="004B57B4">
              <w:rPr>
                <w:rFonts w:ascii="Times New Roman" w:hAnsi="Times New Roman" w:cs="Times New Roman"/>
              </w:rPr>
              <w:t>Use</w:t>
            </w:r>
            <w:proofErr w:type="spellEnd"/>
            <w:r w:rsidRPr="004B57B4">
              <w:rPr>
                <w:rFonts w:ascii="Times New Roman" w:hAnsi="Times New Roman" w:cs="Times New Roman"/>
              </w:rPr>
              <w:t xml:space="preserve"> </w:t>
            </w:r>
            <w:proofErr w:type="spellStart"/>
            <w:r w:rsidRPr="004B57B4">
              <w:rPr>
                <w:rFonts w:ascii="Times New Roman" w:hAnsi="Times New Roman" w:cs="Times New Roman"/>
              </w:rPr>
              <w:t>case</w:t>
            </w:r>
            <w:proofErr w:type="spellEnd"/>
            <w:r w:rsidRPr="004B57B4">
              <w:rPr>
                <w:rFonts w:ascii="Times New Roman" w:hAnsi="Times New Roman" w:cs="Times New Roman"/>
              </w:rPr>
              <w:t xml:space="preserve"> продовжується безпечно</w:t>
            </w:r>
          </w:p>
          <w:p w14:paraId="4F17CD1E" w14:textId="335C3DC4" w:rsidR="004B57B4"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t>Н7: Автодоповнення не завантажується</w:t>
            </w:r>
          </w:p>
          <w:p w14:paraId="3A0D925E" w14:textId="5EF6EC4C" w:rsidR="004B57B4" w:rsidRPr="004B57B4" w:rsidRDefault="0000231F" w:rsidP="004B57B4">
            <w:pPr>
              <w:pStyle w:val="a9"/>
              <w:numPr>
                <w:ilvl w:val="0"/>
                <w:numId w:val="111"/>
              </w:numPr>
              <w:spacing w:line="240" w:lineRule="auto"/>
              <w:jc w:val="both"/>
              <w:rPr>
                <w:rFonts w:ascii="Times New Roman" w:hAnsi="Times New Roman" w:cs="Times New Roman"/>
              </w:rPr>
            </w:pPr>
            <w:r w:rsidRPr="004B57B4">
              <w:rPr>
                <w:rFonts w:ascii="Times New Roman" w:hAnsi="Times New Roman" w:cs="Times New Roman"/>
              </w:rPr>
              <w:t>На кроці 7: API автодоповнення недоступний або повертає помилку</w:t>
            </w:r>
          </w:p>
          <w:p w14:paraId="6711C3EF" w14:textId="28D2AC37" w:rsidR="004B57B4" w:rsidRPr="004B57B4" w:rsidRDefault="0000231F" w:rsidP="004B57B4">
            <w:pPr>
              <w:pStyle w:val="a9"/>
              <w:numPr>
                <w:ilvl w:val="0"/>
                <w:numId w:val="111"/>
              </w:numPr>
              <w:spacing w:line="240" w:lineRule="auto"/>
              <w:jc w:val="both"/>
              <w:rPr>
                <w:rFonts w:ascii="Times New Roman" w:hAnsi="Times New Roman" w:cs="Times New Roman"/>
              </w:rPr>
            </w:pPr>
            <w:proofErr w:type="spellStart"/>
            <w:r w:rsidRPr="004B57B4">
              <w:rPr>
                <w:rFonts w:ascii="Times New Roman" w:hAnsi="Times New Roman" w:cs="Times New Roman"/>
              </w:rPr>
              <w:t>Dropdown</w:t>
            </w:r>
            <w:proofErr w:type="spellEnd"/>
            <w:r w:rsidRPr="004B57B4">
              <w:rPr>
                <w:rFonts w:ascii="Times New Roman" w:hAnsi="Times New Roman" w:cs="Times New Roman"/>
              </w:rPr>
              <w:t xml:space="preserve"> автодоповнення не відображається</w:t>
            </w:r>
          </w:p>
          <w:p w14:paraId="5DB1106E" w14:textId="179DCB07" w:rsidR="004B57B4" w:rsidRPr="004B57B4" w:rsidRDefault="0000231F" w:rsidP="004B57B4">
            <w:pPr>
              <w:pStyle w:val="a9"/>
              <w:numPr>
                <w:ilvl w:val="0"/>
                <w:numId w:val="111"/>
              </w:numPr>
              <w:spacing w:line="240" w:lineRule="auto"/>
              <w:jc w:val="both"/>
              <w:rPr>
                <w:rFonts w:ascii="Times New Roman" w:hAnsi="Times New Roman" w:cs="Times New Roman"/>
              </w:rPr>
            </w:pPr>
            <w:r w:rsidRPr="004B57B4">
              <w:rPr>
                <w:rFonts w:ascii="Times New Roman" w:hAnsi="Times New Roman" w:cs="Times New Roman"/>
              </w:rPr>
              <w:t xml:space="preserve">Користувач все ще може ввести запит та натиснути </w:t>
            </w:r>
            <w:proofErr w:type="spellStart"/>
            <w:r w:rsidRPr="004B57B4">
              <w:rPr>
                <w:rFonts w:ascii="Times New Roman" w:hAnsi="Times New Roman" w:cs="Times New Roman"/>
              </w:rPr>
              <w:t>Enter</w:t>
            </w:r>
            <w:proofErr w:type="spellEnd"/>
            <w:r w:rsidRPr="004B57B4">
              <w:rPr>
                <w:rFonts w:ascii="Times New Roman" w:hAnsi="Times New Roman" w:cs="Times New Roman"/>
              </w:rPr>
              <w:t xml:space="preserve"> для пошуку</w:t>
            </w:r>
          </w:p>
          <w:p w14:paraId="1FCD562F" w14:textId="58BDC006" w:rsidR="004B57B4" w:rsidRPr="004B57B4" w:rsidRDefault="0000231F" w:rsidP="004B57B4">
            <w:pPr>
              <w:pStyle w:val="a9"/>
              <w:numPr>
                <w:ilvl w:val="0"/>
                <w:numId w:val="111"/>
              </w:numPr>
              <w:spacing w:line="240" w:lineRule="auto"/>
              <w:jc w:val="both"/>
              <w:rPr>
                <w:rFonts w:ascii="Times New Roman" w:hAnsi="Times New Roman" w:cs="Times New Roman"/>
              </w:rPr>
            </w:pPr>
            <w:r w:rsidRPr="004B57B4">
              <w:rPr>
                <w:rFonts w:ascii="Times New Roman" w:hAnsi="Times New Roman" w:cs="Times New Roman"/>
              </w:rPr>
              <w:t>Основна функціональність пошуку працює (тільки без автодоповнення)</w:t>
            </w:r>
          </w:p>
          <w:p w14:paraId="162286B1" w14:textId="6FFCB1AB" w:rsidR="004B57B4" w:rsidRPr="004B57B4" w:rsidRDefault="0000231F" w:rsidP="004B57B4">
            <w:pPr>
              <w:pStyle w:val="a9"/>
              <w:numPr>
                <w:ilvl w:val="0"/>
                <w:numId w:val="111"/>
              </w:numPr>
              <w:spacing w:line="240" w:lineRule="auto"/>
              <w:jc w:val="both"/>
              <w:rPr>
                <w:rFonts w:ascii="Times New Roman" w:hAnsi="Times New Roman" w:cs="Times New Roman"/>
              </w:rPr>
            </w:pPr>
            <w:r w:rsidRPr="004B57B4">
              <w:rPr>
                <w:rFonts w:ascii="Times New Roman" w:hAnsi="Times New Roman" w:cs="Times New Roman"/>
              </w:rPr>
              <w:t xml:space="preserve">Система </w:t>
            </w:r>
            <w:proofErr w:type="spellStart"/>
            <w:r w:rsidRPr="004B57B4">
              <w:rPr>
                <w:rFonts w:ascii="Times New Roman" w:hAnsi="Times New Roman" w:cs="Times New Roman"/>
              </w:rPr>
              <w:t>логує</w:t>
            </w:r>
            <w:proofErr w:type="spellEnd"/>
            <w:r w:rsidRPr="004B57B4">
              <w:rPr>
                <w:rFonts w:ascii="Times New Roman" w:hAnsi="Times New Roman" w:cs="Times New Roman"/>
              </w:rPr>
              <w:t xml:space="preserve"> помилку API автодоповнення</w:t>
            </w:r>
          </w:p>
          <w:p w14:paraId="66BB1D34" w14:textId="20C888EC" w:rsidR="004B57B4" w:rsidRPr="004B57B4" w:rsidRDefault="0000231F" w:rsidP="004B57B4">
            <w:pPr>
              <w:pStyle w:val="a9"/>
              <w:numPr>
                <w:ilvl w:val="0"/>
                <w:numId w:val="111"/>
              </w:numPr>
              <w:spacing w:line="240" w:lineRule="auto"/>
              <w:jc w:val="both"/>
              <w:rPr>
                <w:rFonts w:ascii="Times New Roman" w:hAnsi="Times New Roman" w:cs="Times New Roman"/>
              </w:rPr>
            </w:pPr>
            <w:proofErr w:type="spellStart"/>
            <w:r w:rsidRPr="004B57B4">
              <w:rPr>
                <w:rFonts w:ascii="Times New Roman" w:hAnsi="Times New Roman" w:cs="Times New Roman"/>
              </w:rPr>
              <w:t>Use</w:t>
            </w:r>
            <w:proofErr w:type="spellEnd"/>
            <w:r w:rsidRPr="004B57B4">
              <w:rPr>
                <w:rFonts w:ascii="Times New Roman" w:hAnsi="Times New Roman" w:cs="Times New Roman"/>
              </w:rPr>
              <w:t xml:space="preserve"> </w:t>
            </w:r>
            <w:proofErr w:type="spellStart"/>
            <w:r w:rsidRPr="004B57B4">
              <w:rPr>
                <w:rFonts w:ascii="Times New Roman" w:hAnsi="Times New Roman" w:cs="Times New Roman"/>
              </w:rPr>
              <w:t>case</w:t>
            </w:r>
            <w:proofErr w:type="spellEnd"/>
            <w:r w:rsidRPr="004B57B4">
              <w:rPr>
                <w:rFonts w:ascii="Times New Roman" w:hAnsi="Times New Roman" w:cs="Times New Roman"/>
              </w:rPr>
              <w:t xml:space="preserve"> продовжується без автодоповнення</w:t>
            </w:r>
          </w:p>
          <w:p w14:paraId="15F00CA3" w14:textId="1795BE88" w:rsidR="004B57B4"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t>Н8: Застарілий пошуковий індекс</w:t>
            </w:r>
          </w:p>
          <w:p w14:paraId="7C37AB4D" w14:textId="56C20A5B" w:rsidR="004B57B4" w:rsidRPr="004B57B4" w:rsidRDefault="0000231F" w:rsidP="004B57B4">
            <w:pPr>
              <w:pStyle w:val="a9"/>
              <w:numPr>
                <w:ilvl w:val="0"/>
                <w:numId w:val="112"/>
              </w:numPr>
              <w:spacing w:line="240" w:lineRule="auto"/>
              <w:jc w:val="both"/>
              <w:rPr>
                <w:rFonts w:ascii="Times New Roman" w:hAnsi="Times New Roman" w:cs="Times New Roman"/>
              </w:rPr>
            </w:pPr>
            <w:r w:rsidRPr="004B57B4">
              <w:rPr>
                <w:rFonts w:ascii="Times New Roman" w:hAnsi="Times New Roman" w:cs="Times New Roman"/>
              </w:rPr>
              <w:t>Пошуковий індекс (</w:t>
            </w:r>
            <w:proofErr w:type="spellStart"/>
            <w:r w:rsidRPr="004B57B4">
              <w:rPr>
                <w:rFonts w:ascii="Times New Roman" w:hAnsi="Times New Roman" w:cs="Times New Roman"/>
              </w:rPr>
              <w:t>Elasticsearch</w:t>
            </w:r>
            <w:proofErr w:type="spellEnd"/>
            <w:r w:rsidRPr="004B57B4">
              <w:rPr>
                <w:rFonts w:ascii="Times New Roman" w:hAnsi="Times New Roman" w:cs="Times New Roman"/>
              </w:rPr>
              <w:t>) не синхронізований з базою даних</w:t>
            </w:r>
          </w:p>
          <w:p w14:paraId="59CF495B" w14:textId="0F3862C1" w:rsidR="004B57B4" w:rsidRPr="004B57B4" w:rsidRDefault="0000231F" w:rsidP="004B57B4">
            <w:pPr>
              <w:pStyle w:val="a9"/>
              <w:numPr>
                <w:ilvl w:val="0"/>
                <w:numId w:val="112"/>
              </w:numPr>
              <w:spacing w:line="240" w:lineRule="auto"/>
              <w:jc w:val="both"/>
              <w:rPr>
                <w:rFonts w:ascii="Times New Roman" w:hAnsi="Times New Roman" w:cs="Times New Roman"/>
              </w:rPr>
            </w:pPr>
            <w:r w:rsidRPr="004B57B4">
              <w:rPr>
                <w:rFonts w:ascii="Times New Roman" w:hAnsi="Times New Roman" w:cs="Times New Roman"/>
              </w:rPr>
              <w:t>Користувач знаходить фільм у результатах пошуку, але при спробі відкрити отримує "Контент не знайдено"</w:t>
            </w:r>
          </w:p>
          <w:p w14:paraId="7CCF9F5C" w14:textId="38E75E24" w:rsidR="004B57B4" w:rsidRPr="004B57B4" w:rsidRDefault="0000231F" w:rsidP="004B57B4">
            <w:pPr>
              <w:pStyle w:val="a9"/>
              <w:numPr>
                <w:ilvl w:val="0"/>
                <w:numId w:val="112"/>
              </w:numPr>
              <w:spacing w:line="240" w:lineRule="auto"/>
              <w:jc w:val="both"/>
              <w:rPr>
                <w:rFonts w:ascii="Times New Roman" w:hAnsi="Times New Roman" w:cs="Times New Roman"/>
              </w:rPr>
            </w:pPr>
            <w:r w:rsidRPr="004B57B4">
              <w:rPr>
                <w:rFonts w:ascii="Times New Roman" w:hAnsi="Times New Roman" w:cs="Times New Roman"/>
              </w:rPr>
              <w:t>Або новий контент не з'являється у пошуку, хоча вже доданий у каталог</w:t>
            </w:r>
          </w:p>
          <w:p w14:paraId="4D88CEC7" w14:textId="4AE2D657" w:rsidR="004B57B4" w:rsidRPr="004B57B4" w:rsidRDefault="0000231F" w:rsidP="004B57B4">
            <w:pPr>
              <w:pStyle w:val="a9"/>
              <w:numPr>
                <w:ilvl w:val="0"/>
                <w:numId w:val="112"/>
              </w:numPr>
              <w:spacing w:line="240" w:lineRule="auto"/>
              <w:jc w:val="both"/>
              <w:rPr>
                <w:rFonts w:ascii="Times New Roman" w:hAnsi="Times New Roman" w:cs="Times New Roman"/>
              </w:rPr>
            </w:pPr>
            <w:r w:rsidRPr="004B57B4">
              <w:rPr>
                <w:rFonts w:ascii="Times New Roman" w:hAnsi="Times New Roman" w:cs="Times New Roman"/>
              </w:rPr>
              <w:t>Система виявляє невідповідність</w:t>
            </w:r>
          </w:p>
          <w:p w14:paraId="49693095" w14:textId="430154CB" w:rsidR="004B57B4" w:rsidRPr="004B57B4" w:rsidRDefault="0000231F" w:rsidP="004B57B4">
            <w:pPr>
              <w:pStyle w:val="a9"/>
              <w:numPr>
                <w:ilvl w:val="0"/>
                <w:numId w:val="112"/>
              </w:numPr>
              <w:spacing w:line="240" w:lineRule="auto"/>
              <w:jc w:val="both"/>
              <w:rPr>
                <w:rFonts w:ascii="Times New Roman" w:hAnsi="Times New Roman" w:cs="Times New Roman"/>
              </w:rPr>
            </w:pPr>
            <w:r w:rsidRPr="004B57B4">
              <w:rPr>
                <w:rFonts w:ascii="Times New Roman" w:hAnsi="Times New Roman" w:cs="Times New Roman"/>
              </w:rPr>
              <w:t>Система може показувати позначку "Дані оновлюються" біля результатів</w:t>
            </w:r>
          </w:p>
          <w:p w14:paraId="3AF2088B" w14:textId="519B1BF3" w:rsidR="004B57B4" w:rsidRPr="004B57B4" w:rsidRDefault="0000231F" w:rsidP="004B57B4">
            <w:pPr>
              <w:pStyle w:val="a9"/>
              <w:numPr>
                <w:ilvl w:val="0"/>
                <w:numId w:val="112"/>
              </w:numPr>
              <w:spacing w:line="240" w:lineRule="auto"/>
              <w:jc w:val="both"/>
              <w:rPr>
                <w:rFonts w:ascii="Times New Roman" w:hAnsi="Times New Roman" w:cs="Times New Roman"/>
              </w:rPr>
            </w:pPr>
            <w:r w:rsidRPr="004B57B4">
              <w:rPr>
                <w:rFonts w:ascii="Times New Roman" w:hAnsi="Times New Roman" w:cs="Times New Roman"/>
              </w:rPr>
              <w:t xml:space="preserve">Система автоматично запускає повну </w:t>
            </w:r>
            <w:proofErr w:type="spellStart"/>
            <w:r w:rsidRPr="004B57B4">
              <w:rPr>
                <w:rFonts w:ascii="Times New Roman" w:hAnsi="Times New Roman" w:cs="Times New Roman"/>
              </w:rPr>
              <w:t>реіндексацію</w:t>
            </w:r>
            <w:proofErr w:type="spellEnd"/>
          </w:p>
          <w:p w14:paraId="5F2B8B1C" w14:textId="690B1234" w:rsidR="004B57B4" w:rsidRPr="004B57B4" w:rsidRDefault="0000231F" w:rsidP="004B57B4">
            <w:pPr>
              <w:pStyle w:val="a9"/>
              <w:numPr>
                <w:ilvl w:val="0"/>
                <w:numId w:val="112"/>
              </w:numPr>
              <w:spacing w:line="240" w:lineRule="auto"/>
              <w:jc w:val="both"/>
              <w:rPr>
                <w:rFonts w:ascii="Times New Roman" w:hAnsi="Times New Roman" w:cs="Times New Roman"/>
              </w:rPr>
            </w:pPr>
            <w:r w:rsidRPr="004B57B4">
              <w:rPr>
                <w:rFonts w:ascii="Times New Roman" w:hAnsi="Times New Roman" w:cs="Times New Roman"/>
              </w:rPr>
              <w:t>Адміністратор отримує сповіщення про десинхронізацію</w:t>
            </w:r>
          </w:p>
          <w:p w14:paraId="260E8F21" w14:textId="015BB9D3" w:rsidR="004B57B4" w:rsidRPr="004B57B4" w:rsidRDefault="0000231F" w:rsidP="004B57B4">
            <w:pPr>
              <w:pStyle w:val="a9"/>
              <w:numPr>
                <w:ilvl w:val="0"/>
                <w:numId w:val="112"/>
              </w:numPr>
              <w:spacing w:line="240" w:lineRule="auto"/>
              <w:jc w:val="both"/>
              <w:rPr>
                <w:rFonts w:ascii="Times New Roman" w:hAnsi="Times New Roman" w:cs="Times New Roman"/>
              </w:rPr>
            </w:pPr>
            <w:proofErr w:type="spellStart"/>
            <w:r w:rsidRPr="004B57B4">
              <w:rPr>
                <w:rFonts w:ascii="Times New Roman" w:hAnsi="Times New Roman" w:cs="Times New Roman"/>
              </w:rPr>
              <w:t>Use</w:t>
            </w:r>
            <w:proofErr w:type="spellEnd"/>
            <w:r w:rsidRPr="004B57B4">
              <w:rPr>
                <w:rFonts w:ascii="Times New Roman" w:hAnsi="Times New Roman" w:cs="Times New Roman"/>
              </w:rPr>
              <w:t xml:space="preserve"> </w:t>
            </w:r>
            <w:proofErr w:type="spellStart"/>
            <w:r w:rsidRPr="004B57B4">
              <w:rPr>
                <w:rFonts w:ascii="Times New Roman" w:hAnsi="Times New Roman" w:cs="Times New Roman"/>
              </w:rPr>
              <w:t>case</w:t>
            </w:r>
            <w:proofErr w:type="spellEnd"/>
            <w:r w:rsidRPr="004B57B4">
              <w:rPr>
                <w:rFonts w:ascii="Times New Roman" w:hAnsi="Times New Roman" w:cs="Times New Roman"/>
              </w:rPr>
              <w:t xml:space="preserve"> продовжується з можливо неактуальними результатами</w:t>
            </w:r>
          </w:p>
          <w:p w14:paraId="6502ADCA" w14:textId="7C0D51F8" w:rsidR="004B57B4"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t>Н9: Пошук забороненого або видаленого контенту</w:t>
            </w:r>
          </w:p>
          <w:p w14:paraId="7095E852" w14:textId="24E4F6E7" w:rsidR="004B57B4" w:rsidRPr="004B57B4" w:rsidRDefault="0000231F" w:rsidP="004B57B4">
            <w:pPr>
              <w:pStyle w:val="a9"/>
              <w:numPr>
                <w:ilvl w:val="0"/>
                <w:numId w:val="113"/>
              </w:numPr>
              <w:spacing w:line="240" w:lineRule="auto"/>
              <w:jc w:val="both"/>
              <w:rPr>
                <w:rFonts w:ascii="Times New Roman" w:hAnsi="Times New Roman" w:cs="Times New Roman"/>
              </w:rPr>
            </w:pPr>
            <w:r w:rsidRPr="004B57B4">
              <w:rPr>
                <w:rFonts w:ascii="Times New Roman" w:hAnsi="Times New Roman" w:cs="Times New Roman"/>
              </w:rPr>
              <w:t xml:space="preserve">Користувач шукає фільм, який був видалений через </w:t>
            </w:r>
            <w:proofErr w:type="spellStart"/>
            <w:r w:rsidRPr="004B57B4">
              <w:rPr>
                <w:rFonts w:ascii="Times New Roman" w:hAnsi="Times New Roman" w:cs="Times New Roman"/>
              </w:rPr>
              <w:t>copyright</w:t>
            </w:r>
            <w:proofErr w:type="spellEnd"/>
            <w:r w:rsidRPr="004B57B4">
              <w:rPr>
                <w:rFonts w:ascii="Times New Roman" w:hAnsi="Times New Roman" w:cs="Times New Roman"/>
              </w:rPr>
              <w:t xml:space="preserve"> </w:t>
            </w:r>
            <w:proofErr w:type="spellStart"/>
            <w:r w:rsidRPr="004B57B4">
              <w:rPr>
                <w:rFonts w:ascii="Times New Roman" w:hAnsi="Times New Roman" w:cs="Times New Roman"/>
              </w:rPr>
              <w:t>claims</w:t>
            </w:r>
            <w:proofErr w:type="spellEnd"/>
            <w:r w:rsidRPr="004B57B4">
              <w:rPr>
                <w:rFonts w:ascii="Times New Roman" w:hAnsi="Times New Roman" w:cs="Times New Roman"/>
              </w:rPr>
              <w:t xml:space="preserve"> або інші причини</w:t>
            </w:r>
          </w:p>
          <w:p w14:paraId="7D43EEAF" w14:textId="01D63C1F" w:rsidR="004B57B4" w:rsidRPr="004B57B4" w:rsidRDefault="0000231F" w:rsidP="004B57B4">
            <w:pPr>
              <w:pStyle w:val="a9"/>
              <w:numPr>
                <w:ilvl w:val="0"/>
                <w:numId w:val="113"/>
              </w:numPr>
              <w:spacing w:line="240" w:lineRule="auto"/>
              <w:jc w:val="both"/>
              <w:rPr>
                <w:rFonts w:ascii="Times New Roman" w:hAnsi="Times New Roman" w:cs="Times New Roman"/>
              </w:rPr>
            </w:pPr>
            <w:r w:rsidRPr="004B57B4">
              <w:rPr>
                <w:rFonts w:ascii="Times New Roman" w:hAnsi="Times New Roman" w:cs="Times New Roman"/>
              </w:rPr>
              <w:t>Пошукова система знаходить застарілий запис</w:t>
            </w:r>
          </w:p>
          <w:p w14:paraId="2A62F6E7" w14:textId="0B13057D" w:rsidR="004B57B4" w:rsidRPr="004B57B4" w:rsidRDefault="0000231F" w:rsidP="004B57B4">
            <w:pPr>
              <w:pStyle w:val="a9"/>
              <w:numPr>
                <w:ilvl w:val="0"/>
                <w:numId w:val="113"/>
              </w:numPr>
              <w:spacing w:line="240" w:lineRule="auto"/>
              <w:jc w:val="both"/>
              <w:rPr>
                <w:rFonts w:ascii="Times New Roman" w:hAnsi="Times New Roman" w:cs="Times New Roman"/>
              </w:rPr>
            </w:pPr>
            <w:r w:rsidRPr="004B57B4">
              <w:rPr>
                <w:rFonts w:ascii="Times New Roman" w:hAnsi="Times New Roman" w:cs="Times New Roman"/>
              </w:rPr>
              <w:t>При спробі відкрити: система показує "Цей контент більше не доступний на нашій платформі"</w:t>
            </w:r>
          </w:p>
          <w:p w14:paraId="228F02AF" w14:textId="6CA7FA75" w:rsidR="004B57B4" w:rsidRPr="004B57B4" w:rsidRDefault="0000231F" w:rsidP="004B57B4">
            <w:pPr>
              <w:pStyle w:val="a9"/>
              <w:numPr>
                <w:ilvl w:val="0"/>
                <w:numId w:val="113"/>
              </w:numPr>
              <w:spacing w:line="240" w:lineRule="auto"/>
              <w:jc w:val="both"/>
              <w:rPr>
                <w:rFonts w:ascii="Times New Roman" w:hAnsi="Times New Roman" w:cs="Times New Roman"/>
              </w:rPr>
            </w:pPr>
            <w:r w:rsidRPr="004B57B4">
              <w:rPr>
                <w:rFonts w:ascii="Times New Roman" w:hAnsi="Times New Roman" w:cs="Times New Roman"/>
              </w:rPr>
              <w:t>Система пропонує схожі альтернативи</w:t>
            </w:r>
          </w:p>
          <w:p w14:paraId="590A528A" w14:textId="7F1C4A57" w:rsidR="004B57B4" w:rsidRPr="004B57B4" w:rsidRDefault="0000231F" w:rsidP="004B57B4">
            <w:pPr>
              <w:pStyle w:val="a9"/>
              <w:numPr>
                <w:ilvl w:val="0"/>
                <w:numId w:val="113"/>
              </w:numPr>
              <w:spacing w:line="240" w:lineRule="auto"/>
              <w:jc w:val="both"/>
              <w:rPr>
                <w:rFonts w:ascii="Times New Roman" w:hAnsi="Times New Roman" w:cs="Times New Roman"/>
              </w:rPr>
            </w:pPr>
            <w:r w:rsidRPr="004B57B4">
              <w:rPr>
                <w:rFonts w:ascii="Times New Roman" w:hAnsi="Times New Roman" w:cs="Times New Roman"/>
              </w:rPr>
              <w:t>Видалені записи повинні бути очищені з пошукового індексу</w:t>
            </w:r>
          </w:p>
          <w:p w14:paraId="05F248AC" w14:textId="58F388C5" w:rsidR="0000231F" w:rsidRPr="004B57B4" w:rsidRDefault="0000231F" w:rsidP="004B57B4">
            <w:pPr>
              <w:pStyle w:val="a9"/>
              <w:numPr>
                <w:ilvl w:val="0"/>
                <w:numId w:val="113"/>
              </w:numPr>
              <w:spacing w:line="240" w:lineRule="auto"/>
              <w:jc w:val="both"/>
              <w:rPr>
                <w:rFonts w:ascii="Times New Roman" w:hAnsi="Times New Roman" w:cs="Times New Roman"/>
              </w:rPr>
            </w:pPr>
            <w:proofErr w:type="spellStart"/>
            <w:r w:rsidRPr="004B57B4">
              <w:rPr>
                <w:rFonts w:ascii="Times New Roman" w:hAnsi="Times New Roman" w:cs="Times New Roman"/>
              </w:rPr>
              <w:t>Use</w:t>
            </w:r>
            <w:proofErr w:type="spellEnd"/>
            <w:r w:rsidRPr="004B57B4">
              <w:rPr>
                <w:rFonts w:ascii="Times New Roman" w:hAnsi="Times New Roman" w:cs="Times New Roman"/>
              </w:rPr>
              <w:t xml:space="preserve"> </w:t>
            </w:r>
            <w:proofErr w:type="spellStart"/>
            <w:r w:rsidRPr="004B57B4">
              <w:rPr>
                <w:rFonts w:ascii="Times New Roman" w:hAnsi="Times New Roman" w:cs="Times New Roman"/>
              </w:rPr>
              <w:t>case</w:t>
            </w:r>
            <w:proofErr w:type="spellEnd"/>
            <w:r w:rsidRPr="004B57B4">
              <w:rPr>
                <w:rFonts w:ascii="Times New Roman" w:hAnsi="Times New Roman" w:cs="Times New Roman"/>
              </w:rPr>
              <w:t xml:space="preserve"> завершено з помилкою доступу</w:t>
            </w:r>
          </w:p>
        </w:tc>
      </w:tr>
      <w:tr w:rsidR="0000231F" w:rsidRPr="000311AE" w14:paraId="72F82752" w14:textId="77777777" w:rsidTr="007F7CAE">
        <w:tc>
          <w:tcPr>
            <w:tcW w:w="0" w:type="auto"/>
            <w:hideMark/>
          </w:tcPr>
          <w:p w14:paraId="718120A8"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lastRenderedPageBreak/>
              <w:t>Критерії приймання</w:t>
            </w:r>
          </w:p>
        </w:tc>
        <w:tc>
          <w:tcPr>
            <w:tcW w:w="0" w:type="auto"/>
            <w:hideMark/>
          </w:tcPr>
          <w:p w14:paraId="69A20B53" w14:textId="53EA0C2B" w:rsidR="003627A2" w:rsidRPr="003627A2" w:rsidRDefault="0000231F" w:rsidP="003627A2">
            <w:pPr>
              <w:pStyle w:val="a9"/>
              <w:numPr>
                <w:ilvl w:val="0"/>
                <w:numId w:val="114"/>
              </w:numPr>
              <w:spacing w:line="240" w:lineRule="auto"/>
              <w:ind w:left="473"/>
              <w:jc w:val="both"/>
              <w:rPr>
                <w:rFonts w:ascii="Times New Roman" w:hAnsi="Times New Roman" w:cs="Times New Roman"/>
              </w:rPr>
            </w:pPr>
            <w:r w:rsidRPr="003627A2">
              <w:rPr>
                <w:rFonts w:ascii="Times New Roman" w:hAnsi="Times New Roman" w:cs="Times New Roman"/>
              </w:rPr>
              <w:t>Пошукова система підтримує пошук за назвою фільму/серіалу з толерантністю до помилок (</w:t>
            </w:r>
            <w:proofErr w:type="spellStart"/>
            <w:r w:rsidRPr="003627A2">
              <w:rPr>
                <w:rFonts w:ascii="Times New Roman" w:hAnsi="Times New Roman" w:cs="Times New Roman"/>
              </w:rPr>
              <w:t>fuzzy</w:t>
            </w:r>
            <w:proofErr w:type="spellEnd"/>
            <w:r w:rsidRPr="003627A2">
              <w:rPr>
                <w:rFonts w:ascii="Times New Roman" w:hAnsi="Times New Roman" w:cs="Times New Roman"/>
              </w:rPr>
              <w:t xml:space="preserve"> </w:t>
            </w:r>
            <w:proofErr w:type="spellStart"/>
            <w:r w:rsidRPr="003627A2">
              <w:rPr>
                <w:rFonts w:ascii="Times New Roman" w:hAnsi="Times New Roman" w:cs="Times New Roman"/>
              </w:rPr>
              <w:t>search</w:t>
            </w:r>
            <w:proofErr w:type="spellEnd"/>
            <w:r w:rsidRPr="003627A2">
              <w:rPr>
                <w:rFonts w:ascii="Times New Roman" w:hAnsi="Times New Roman" w:cs="Times New Roman"/>
              </w:rPr>
              <w:t>) згідно US 5 (критерій 1)</w:t>
            </w:r>
          </w:p>
          <w:p w14:paraId="0551CC0F" w14:textId="0C8DA07D" w:rsidR="003627A2" w:rsidRPr="003627A2" w:rsidRDefault="0000231F" w:rsidP="003627A2">
            <w:pPr>
              <w:pStyle w:val="a9"/>
              <w:numPr>
                <w:ilvl w:val="0"/>
                <w:numId w:val="114"/>
              </w:numPr>
              <w:spacing w:line="240" w:lineRule="auto"/>
              <w:ind w:left="473"/>
              <w:jc w:val="both"/>
              <w:rPr>
                <w:rFonts w:ascii="Times New Roman" w:hAnsi="Times New Roman" w:cs="Times New Roman"/>
              </w:rPr>
            </w:pPr>
            <w:r w:rsidRPr="003627A2">
              <w:rPr>
                <w:rFonts w:ascii="Times New Roman" w:hAnsi="Times New Roman" w:cs="Times New Roman"/>
              </w:rPr>
              <w:t>Пошук за ім'ям актора або режисера показує всі відповідні фільми та серіали згідно US 5 (критерій 2) та UR 05</w:t>
            </w:r>
          </w:p>
          <w:p w14:paraId="1A8116A3" w14:textId="1B36750C" w:rsidR="003627A2" w:rsidRPr="003627A2" w:rsidRDefault="0000231F" w:rsidP="003627A2">
            <w:pPr>
              <w:pStyle w:val="a9"/>
              <w:numPr>
                <w:ilvl w:val="0"/>
                <w:numId w:val="114"/>
              </w:numPr>
              <w:spacing w:line="240" w:lineRule="auto"/>
              <w:ind w:left="473"/>
              <w:jc w:val="both"/>
              <w:rPr>
                <w:rFonts w:ascii="Times New Roman" w:hAnsi="Times New Roman" w:cs="Times New Roman"/>
              </w:rPr>
            </w:pPr>
            <w:r w:rsidRPr="003627A2">
              <w:rPr>
                <w:rFonts w:ascii="Times New Roman" w:hAnsi="Times New Roman" w:cs="Times New Roman"/>
              </w:rPr>
              <w:lastRenderedPageBreak/>
              <w:t>Функція автодоповнення активується після введення мінімум 3 символів з релевантними пропозиціями згідно US 5 (критерій 3)</w:t>
            </w:r>
          </w:p>
          <w:p w14:paraId="423E5A19" w14:textId="2C36277D" w:rsidR="003627A2" w:rsidRPr="003627A2" w:rsidRDefault="0000231F" w:rsidP="003627A2">
            <w:pPr>
              <w:pStyle w:val="a9"/>
              <w:numPr>
                <w:ilvl w:val="0"/>
                <w:numId w:val="114"/>
              </w:numPr>
              <w:spacing w:line="240" w:lineRule="auto"/>
              <w:ind w:left="473"/>
              <w:jc w:val="both"/>
              <w:rPr>
                <w:rFonts w:ascii="Times New Roman" w:hAnsi="Times New Roman" w:cs="Times New Roman"/>
              </w:rPr>
            </w:pPr>
            <w:r w:rsidRPr="003627A2">
              <w:rPr>
                <w:rFonts w:ascii="Times New Roman" w:hAnsi="Times New Roman" w:cs="Times New Roman"/>
              </w:rPr>
              <w:t>При відсутності точних результатів система пропонує схожі варіанти або альтернативні пошукові терміни згідно US 5 (критерій 4)</w:t>
            </w:r>
          </w:p>
          <w:p w14:paraId="6AC29522" w14:textId="45A6E741" w:rsidR="003627A2" w:rsidRPr="003627A2" w:rsidRDefault="0000231F" w:rsidP="003627A2">
            <w:pPr>
              <w:pStyle w:val="a9"/>
              <w:numPr>
                <w:ilvl w:val="0"/>
                <w:numId w:val="114"/>
              </w:numPr>
              <w:spacing w:line="240" w:lineRule="auto"/>
              <w:ind w:left="473"/>
              <w:jc w:val="both"/>
              <w:rPr>
                <w:rFonts w:ascii="Times New Roman" w:hAnsi="Times New Roman" w:cs="Times New Roman"/>
              </w:rPr>
            </w:pPr>
            <w:r w:rsidRPr="003627A2">
              <w:rPr>
                <w:rFonts w:ascii="Times New Roman" w:hAnsi="Times New Roman" w:cs="Times New Roman"/>
              </w:rPr>
              <w:t xml:space="preserve">Результати пошуку </w:t>
            </w:r>
            <w:proofErr w:type="spellStart"/>
            <w:r w:rsidRPr="003627A2">
              <w:rPr>
                <w:rFonts w:ascii="Times New Roman" w:hAnsi="Times New Roman" w:cs="Times New Roman"/>
              </w:rPr>
              <w:t>ранжуються</w:t>
            </w:r>
            <w:proofErr w:type="spellEnd"/>
            <w:r w:rsidRPr="003627A2">
              <w:rPr>
                <w:rFonts w:ascii="Times New Roman" w:hAnsi="Times New Roman" w:cs="Times New Roman"/>
              </w:rPr>
              <w:t xml:space="preserve"> за </w:t>
            </w:r>
            <w:proofErr w:type="spellStart"/>
            <w:r w:rsidRPr="003627A2">
              <w:rPr>
                <w:rFonts w:ascii="Times New Roman" w:hAnsi="Times New Roman" w:cs="Times New Roman"/>
              </w:rPr>
              <w:t>релевантністю</w:t>
            </w:r>
            <w:proofErr w:type="spellEnd"/>
            <w:r w:rsidRPr="003627A2">
              <w:rPr>
                <w:rFonts w:ascii="Times New Roman" w:hAnsi="Times New Roman" w:cs="Times New Roman"/>
              </w:rPr>
              <w:t xml:space="preserve"> з можливістю додаткового сортування згідно US 5 (критерій 5)</w:t>
            </w:r>
          </w:p>
          <w:p w14:paraId="385FFEB0" w14:textId="1D8EDEBA" w:rsidR="003627A2" w:rsidRPr="003627A2" w:rsidRDefault="0000231F" w:rsidP="003627A2">
            <w:pPr>
              <w:pStyle w:val="a9"/>
              <w:numPr>
                <w:ilvl w:val="0"/>
                <w:numId w:val="114"/>
              </w:numPr>
              <w:spacing w:line="240" w:lineRule="auto"/>
              <w:ind w:left="473"/>
              <w:jc w:val="both"/>
              <w:rPr>
                <w:rFonts w:ascii="Times New Roman" w:hAnsi="Times New Roman" w:cs="Times New Roman"/>
              </w:rPr>
            </w:pPr>
            <w:r w:rsidRPr="003627A2">
              <w:rPr>
                <w:rFonts w:ascii="Times New Roman" w:hAnsi="Times New Roman" w:cs="Times New Roman"/>
              </w:rPr>
              <w:t>Пошукові запити обробляються системою згідно FR 05</w:t>
            </w:r>
          </w:p>
          <w:p w14:paraId="7E3CFB14" w14:textId="4630BD13" w:rsidR="003627A2" w:rsidRPr="003627A2" w:rsidRDefault="0000231F" w:rsidP="003627A2">
            <w:pPr>
              <w:pStyle w:val="a9"/>
              <w:numPr>
                <w:ilvl w:val="0"/>
                <w:numId w:val="114"/>
              </w:numPr>
              <w:spacing w:line="240" w:lineRule="auto"/>
              <w:ind w:left="473"/>
              <w:jc w:val="both"/>
              <w:rPr>
                <w:rFonts w:ascii="Times New Roman" w:hAnsi="Times New Roman" w:cs="Times New Roman"/>
              </w:rPr>
            </w:pPr>
            <w:r w:rsidRPr="003627A2">
              <w:rPr>
                <w:rFonts w:ascii="Times New Roman" w:hAnsi="Times New Roman" w:cs="Times New Roman"/>
              </w:rPr>
              <w:t xml:space="preserve">Пошукова система використовує повнотекстову індексацію згідно </w:t>
            </w:r>
            <w:proofErr w:type="spellStart"/>
            <w:r w:rsidRPr="003627A2">
              <w:rPr>
                <w:rFonts w:ascii="Times New Roman" w:hAnsi="Times New Roman" w:cs="Times New Roman"/>
              </w:rPr>
              <w:t>залежностей</w:t>
            </w:r>
            <w:proofErr w:type="spellEnd"/>
            <w:r w:rsidRPr="003627A2">
              <w:rPr>
                <w:rFonts w:ascii="Times New Roman" w:hAnsi="Times New Roman" w:cs="Times New Roman"/>
              </w:rPr>
              <w:t xml:space="preserve"> US 5</w:t>
            </w:r>
          </w:p>
          <w:p w14:paraId="44D66357" w14:textId="53553840" w:rsidR="003627A2" w:rsidRPr="003627A2" w:rsidRDefault="0000231F" w:rsidP="003627A2">
            <w:pPr>
              <w:pStyle w:val="a9"/>
              <w:numPr>
                <w:ilvl w:val="0"/>
                <w:numId w:val="114"/>
              </w:numPr>
              <w:spacing w:line="240" w:lineRule="auto"/>
              <w:ind w:left="473"/>
              <w:jc w:val="both"/>
              <w:rPr>
                <w:rFonts w:ascii="Times New Roman" w:hAnsi="Times New Roman" w:cs="Times New Roman"/>
              </w:rPr>
            </w:pPr>
            <w:r w:rsidRPr="003627A2">
              <w:rPr>
                <w:rFonts w:ascii="Times New Roman" w:hAnsi="Times New Roman" w:cs="Times New Roman"/>
              </w:rPr>
              <w:t xml:space="preserve">API автодоповнення працює з </w:t>
            </w:r>
            <w:proofErr w:type="spellStart"/>
            <w:r w:rsidRPr="003627A2">
              <w:rPr>
                <w:rFonts w:ascii="Times New Roman" w:hAnsi="Times New Roman" w:cs="Times New Roman"/>
              </w:rPr>
              <w:t>кешуванням</w:t>
            </w:r>
            <w:proofErr w:type="spellEnd"/>
            <w:r w:rsidRPr="003627A2">
              <w:rPr>
                <w:rFonts w:ascii="Times New Roman" w:hAnsi="Times New Roman" w:cs="Times New Roman"/>
              </w:rPr>
              <w:t xml:space="preserve"> для швидкої відповіді згідно </w:t>
            </w:r>
            <w:proofErr w:type="spellStart"/>
            <w:r w:rsidRPr="003627A2">
              <w:rPr>
                <w:rFonts w:ascii="Times New Roman" w:hAnsi="Times New Roman" w:cs="Times New Roman"/>
              </w:rPr>
              <w:t>залежностей</w:t>
            </w:r>
            <w:proofErr w:type="spellEnd"/>
            <w:r w:rsidRPr="003627A2">
              <w:rPr>
                <w:rFonts w:ascii="Times New Roman" w:hAnsi="Times New Roman" w:cs="Times New Roman"/>
              </w:rPr>
              <w:t xml:space="preserve"> US 5</w:t>
            </w:r>
          </w:p>
          <w:p w14:paraId="5128EBFC" w14:textId="5E74CBA8" w:rsidR="003627A2" w:rsidRPr="003627A2" w:rsidRDefault="0000231F" w:rsidP="003627A2">
            <w:pPr>
              <w:pStyle w:val="a9"/>
              <w:numPr>
                <w:ilvl w:val="0"/>
                <w:numId w:val="114"/>
              </w:numPr>
              <w:spacing w:line="240" w:lineRule="auto"/>
              <w:ind w:left="473"/>
              <w:jc w:val="both"/>
              <w:rPr>
                <w:rFonts w:ascii="Times New Roman" w:hAnsi="Times New Roman" w:cs="Times New Roman"/>
              </w:rPr>
            </w:pPr>
            <w:r w:rsidRPr="003627A2">
              <w:rPr>
                <w:rFonts w:ascii="Times New Roman" w:hAnsi="Times New Roman" w:cs="Times New Roman"/>
              </w:rPr>
              <w:t>Алгоритми нечіткого пошуку (</w:t>
            </w:r>
            <w:proofErr w:type="spellStart"/>
            <w:r w:rsidRPr="003627A2">
              <w:rPr>
                <w:rFonts w:ascii="Times New Roman" w:hAnsi="Times New Roman" w:cs="Times New Roman"/>
              </w:rPr>
              <w:t>fuzzy</w:t>
            </w:r>
            <w:proofErr w:type="spellEnd"/>
            <w:r w:rsidRPr="003627A2">
              <w:rPr>
                <w:rFonts w:ascii="Times New Roman" w:hAnsi="Times New Roman" w:cs="Times New Roman"/>
              </w:rPr>
              <w:t xml:space="preserve"> </w:t>
            </w:r>
            <w:proofErr w:type="spellStart"/>
            <w:r w:rsidRPr="003627A2">
              <w:rPr>
                <w:rFonts w:ascii="Times New Roman" w:hAnsi="Times New Roman" w:cs="Times New Roman"/>
              </w:rPr>
              <w:t>search</w:t>
            </w:r>
            <w:proofErr w:type="spellEnd"/>
            <w:r w:rsidRPr="003627A2">
              <w:rPr>
                <w:rFonts w:ascii="Times New Roman" w:hAnsi="Times New Roman" w:cs="Times New Roman"/>
              </w:rPr>
              <w:t xml:space="preserve">) налаштовані та функціонують згідно </w:t>
            </w:r>
            <w:proofErr w:type="spellStart"/>
            <w:r w:rsidRPr="003627A2">
              <w:rPr>
                <w:rFonts w:ascii="Times New Roman" w:hAnsi="Times New Roman" w:cs="Times New Roman"/>
              </w:rPr>
              <w:t>залежностей</w:t>
            </w:r>
            <w:proofErr w:type="spellEnd"/>
            <w:r w:rsidRPr="003627A2">
              <w:rPr>
                <w:rFonts w:ascii="Times New Roman" w:hAnsi="Times New Roman" w:cs="Times New Roman"/>
              </w:rPr>
              <w:t xml:space="preserve"> US 5</w:t>
            </w:r>
          </w:p>
          <w:p w14:paraId="44AD0B04" w14:textId="0AFC9DBA" w:rsidR="003627A2" w:rsidRPr="003627A2" w:rsidRDefault="0000231F" w:rsidP="003627A2">
            <w:pPr>
              <w:pStyle w:val="a9"/>
              <w:numPr>
                <w:ilvl w:val="0"/>
                <w:numId w:val="114"/>
              </w:numPr>
              <w:spacing w:line="240" w:lineRule="auto"/>
              <w:ind w:left="473"/>
              <w:jc w:val="both"/>
              <w:rPr>
                <w:rFonts w:ascii="Times New Roman" w:hAnsi="Times New Roman" w:cs="Times New Roman"/>
              </w:rPr>
            </w:pPr>
            <w:r w:rsidRPr="003627A2">
              <w:rPr>
                <w:rFonts w:ascii="Times New Roman" w:hAnsi="Times New Roman" w:cs="Times New Roman"/>
              </w:rPr>
              <w:t>Автодоповнення показує до 10 релевантних пропозицій, групованих за категоріями</w:t>
            </w:r>
          </w:p>
          <w:p w14:paraId="0F6EB7CB" w14:textId="40199518" w:rsidR="003627A2" w:rsidRPr="003627A2" w:rsidRDefault="0000231F" w:rsidP="003627A2">
            <w:pPr>
              <w:pStyle w:val="a9"/>
              <w:numPr>
                <w:ilvl w:val="0"/>
                <w:numId w:val="114"/>
              </w:numPr>
              <w:spacing w:line="240" w:lineRule="auto"/>
              <w:ind w:left="473"/>
              <w:jc w:val="both"/>
              <w:rPr>
                <w:rFonts w:ascii="Times New Roman" w:hAnsi="Times New Roman" w:cs="Times New Roman"/>
              </w:rPr>
            </w:pPr>
            <w:r w:rsidRPr="003627A2">
              <w:rPr>
                <w:rFonts w:ascii="Times New Roman" w:hAnsi="Times New Roman" w:cs="Times New Roman"/>
              </w:rPr>
              <w:t>Підсвічування пошукового терміну у результатах для легкого сканування</w:t>
            </w:r>
          </w:p>
          <w:p w14:paraId="59950532" w14:textId="2BE3DA28" w:rsidR="003627A2" w:rsidRPr="003627A2" w:rsidRDefault="0000231F" w:rsidP="003627A2">
            <w:pPr>
              <w:pStyle w:val="a9"/>
              <w:numPr>
                <w:ilvl w:val="0"/>
                <w:numId w:val="114"/>
              </w:numPr>
              <w:spacing w:line="240" w:lineRule="auto"/>
              <w:ind w:left="473"/>
              <w:jc w:val="both"/>
              <w:rPr>
                <w:rFonts w:ascii="Times New Roman" w:hAnsi="Times New Roman" w:cs="Times New Roman"/>
              </w:rPr>
            </w:pPr>
            <w:r w:rsidRPr="003627A2">
              <w:rPr>
                <w:rFonts w:ascii="Times New Roman" w:hAnsi="Times New Roman" w:cs="Times New Roman"/>
              </w:rPr>
              <w:t>Загальна кількість результатів відображається на сторінці результатів</w:t>
            </w:r>
          </w:p>
          <w:p w14:paraId="5F7E425C" w14:textId="21DEA279" w:rsidR="003627A2" w:rsidRPr="003627A2" w:rsidRDefault="0000231F" w:rsidP="003627A2">
            <w:pPr>
              <w:pStyle w:val="a9"/>
              <w:numPr>
                <w:ilvl w:val="0"/>
                <w:numId w:val="114"/>
              </w:numPr>
              <w:spacing w:line="240" w:lineRule="auto"/>
              <w:ind w:left="473"/>
              <w:jc w:val="both"/>
              <w:rPr>
                <w:rFonts w:ascii="Times New Roman" w:hAnsi="Times New Roman" w:cs="Times New Roman"/>
              </w:rPr>
            </w:pPr>
            <w:r w:rsidRPr="003627A2">
              <w:rPr>
                <w:rFonts w:ascii="Times New Roman" w:hAnsi="Times New Roman" w:cs="Times New Roman"/>
              </w:rPr>
              <w:t>Додаткові фільтри доступні на сторінці результатів для уточнення пошуку</w:t>
            </w:r>
          </w:p>
          <w:p w14:paraId="0B0DADD1" w14:textId="6057E2CD" w:rsidR="003627A2" w:rsidRPr="003627A2" w:rsidRDefault="0000231F" w:rsidP="003627A2">
            <w:pPr>
              <w:pStyle w:val="a9"/>
              <w:numPr>
                <w:ilvl w:val="0"/>
                <w:numId w:val="114"/>
              </w:numPr>
              <w:spacing w:line="240" w:lineRule="auto"/>
              <w:ind w:left="473"/>
              <w:jc w:val="both"/>
              <w:rPr>
                <w:rFonts w:ascii="Times New Roman" w:hAnsi="Times New Roman" w:cs="Times New Roman"/>
              </w:rPr>
            </w:pPr>
            <w:r w:rsidRPr="003627A2">
              <w:rPr>
                <w:rFonts w:ascii="Times New Roman" w:hAnsi="Times New Roman" w:cs="Times New Roman"/>
              </w:rPr>
              <w:t xml:space="preserve">Пошукові запити </w:t>
            </w:r>
            <w:proofErr w:type="spellStart"/>
            <w:r w:rsidRPr="003627A2">
              <w:rPr>
                <w:rFonts w:ascii="Times New Roman" w:hAnsi="Times New Roman" w:cs="Times New Roman"/>
              </w:rPr>
              <w:t>логуються</w:t>
            </w:r>
            <w:proofErr w:type="spellEnd"/>
            <w:r w:rsidRPr="003627A2">
              <w:rPr>
                <w:rFonts w:ascii="Times New Roman" w:hAnsi="Times New Roman" w:cs="Times New Roman"/>
              </w:rPr>
              <w:t xml:space="preserve"> для аналітики та покращення алгоритмів</w:t>
            </w:r>
          </w:p>
          <w:p w14:paraId="0D756732" w14:textId="4C4A1A1F" w:rsidR="003627A2" w:rsidRPr="003627A2" w:rsidRDefault="0000231F" w:rsidP="003627A2">
            <w:pPr>
              <w:pStyle w:val="a9"/>
              <w:numPr>
                <w:ilvl w:val="0"/>
                <w:numId w:val="114"/>
              </w:numPr>
              <w:spacing w:line="240" w:lineRule="auto"/>
              <w:ind w:left="473"/>
              <w:jc w:val="both"/>
              <w:rPr>
                <w:rFonts w:ascii="Times New Roman" w:hAnsi="Times New Roman" w:cs="Times New Roman"/>
              </w:rPr>
            </w:pPr>
            <w:proofErr w:type="spellStart"/>
            <w:r w:rsidRPr="003627A2">
              <w:rPr>
                <w:rFonts w:ascii="Times New Roman" w:hAnsi="Times New Roman" w:cs="Times New Roman"/>
              </w:rPr>
              <w:t>Debounce</w:t>
            </w:r>
            <w:proofErr w:type="spellEnd"/>
            <w:r w:rsidRPr="003627A2">
              <w:rPr>
                <w:rFonts w:ascii="Times New Roman" w:hAnsi="Times New Roman" w:cs="Times New Roman"/>
              </w:rPr>
              <w:t xml:space="preserve"> (затримка 300ms) застосовується для автодоповнення для оптимізації</w:t>
            </w:r>
          </w:p>
          <w:p w14:paraId="1657EB6D" w14:textId="4CBF8135" w:rsidR="003627A2" w:rsidRPr="003627A2" w:rsidRDefault="0000231F" w:rsidP="003627A2">
            <w:pPr>
              <w:pStyle w:val="a9"/>
              <w:numPr>
                <w:ilvl w:val="0"/>
                <w:numId w:val="114"/>
              </w:numPr>
              <w:spacing w:line="240" w:lineRule="auto"/>
              <w:ind w:left="473"/>
              <w:jc w:val="both"/>
              <w:rPr>
                <w:rFonts w:ascii="Times New Roman" w:hAnsi="Times New Roman" w:cs="Times New Roman"/>
              </w:rPr>
            </w:pPr>
            <w:proofErr w:type="spellStart"/>
            <w:r w:rsidRPr="003627A2">
              <w:rPr>
                <w:rFonts w:ascii="Times New Roman" w:hAnsi="Times New Roman" w:cs="Times New Roman"/>
              </w:rPr>
              <w:t>Fallback</w:t>
            </w:r>
            <w:proofErr w:type="spellEnd"/>
            <w:r w:rsidRPr="003627A2">
              <w:rPr>
                <w:rFonts w:ascii="Times New Roman" w:hAnsi="Times New Roman" w:cs="Times New Roman"/>
              </w:rPr>
              <w:t xml:space="preserve"> механізм працює при </w:t>
            </w:r>
            <w:proofErr w:type="spellStart"/>
            <w:r w:rsidRPr="003627A2">
              <w:rPr>
                <w:rFonts w:ascii="Times New Roman" w:hAnsi="Times New Roman" w:cs="Times New Roman"/>
              </w:rPr>
              <w:t>збої</w:t>
            </w:r>
            <w:proofErr w:type="spellEnd"/>
            <w:r w:rsidRPr="003627A2">
              <w:rPr>
                <w:rFonts w:ascii="Times New Roman" w:hAnsi="Times New Roman" w:cs="Times New Roman"/>
              </w:rPr>
              <w:t xml:space="preserve"> основної пошукової системи</w:t>
            </w:r>
          </w:p>
          <w:p w14:paraId="726A8901" w14:textId="58CCBB55" w:rsidR="003627A2" w:rsidRPr="003627A2" w:rsidRDefault="0000231F" w:rsidP="003627A2">
            <w:pPr>
              <w:pStyle w:val="a9"/>
              <w:numPr>
                <w:ilvl w:val="0"/>
                <w:numId w:val="114"/>
              </w:numPr>
              <w:spacing w:line="240" w:lineRule="auto"/>
              <w:ind w:left="473"/>
              <w:jc w:val="both"/>
              <w:rPr>
                <w:rFonts w:ascii="Times New Roman" w:hAnsi="Times New Roman" w:cs="Times New Roman"/>
              </w:rPr>
            </w:pPr>
            <w:proofErr w:type="spellStart"/>
            <w:r w:rsidRPr="003627A2">
              <w:rPr>
                <w:rFonts w:ascii="Times New Roman" w:hAnsi="Times New Roman" w:cs="Times New Roman"/>
              </w:rPr>
              <w:t>Санітизація</w:t>
            </w:r>
            <w:proofErr w:type="spellEnd"/>
            <w:r w:rsidRPr="003627A2">
              <w:rPr>
                <w:rFonts w:ascii="Times New Roman" w:hAnsi="Times New Roman" w:cs="Times New Roman"/>
              </w:rPr>
              <w:t xml:space="preserve"> вхідних запитів захищає від SQL </w:t>
            </w:r>
            <w:proofErr w:type="spellStart"/>
            <w:r w:rsidRPr="003627A2">
              <w:rPr>
                <w:rFonts w:ascii="Times New Roman" w:hAnsi="Times New Roman" w:cs="Times New Roman"/>
              </w:rPr>
              <w:t>injection</w:t>
            </w:r>
            <w:proofErr w:type="spellEnd"/>
            <w:r w:rsidRPr="003627A2">
              <w:rPr>
                <w:rFonts w:ascii="Times New Roman" w:hAnsi="Times New Roman" w:cs="Times New Roman"/>
              </w:rPr>
              <w:t xml:space="preserve"> та XSS</w:t>
            </w:r>
          </w:p>
          <w:p w14:paraId="018E9EFF" w14:textId="12EC7A14" w:rsidR="003627A2" w:rsidRPr="003627A2" w:rsidRDefault="0000231F" w:rsidP="003627A2">
            <w:pPr>
              <w:pStyle w:val="a9"/>
              <w:numPr>
                <w:ilvl w:val="0"/>
                <w:numId w:val="114"/>
              </w:numPr>
              <w:spacing w:line="240" w:lineRule="auto"/>
              <w:ind w:left="473"/>
              <w:jc w:val="both"/>
              <w:rPr>
                <w:rFonts w:ascii="Times New Roman" w:hAnsi="Times New Roman" w:cs="Times New Roman"/>
              </w:rPr>
            </w:pPr>
            <w:r w:rsidRPr="003627A2">
              <w:rPr>
                <w:rFonts w:ascii="Times New Roman" w:hAnsi="Times New Roman" w:cs="Times New Roman"/>
              </w:rPr>
              <w:t xml:space="preserve">Клавіатурна навігація працює в </w:t>
            </w:r>
            <w:proofErr w:type="spellStart"/>
            <w:r w:rsidRPr="003627A2">
              <w:rPr>
                <w:rFonts w:ascii="Times New Roman" w:hAnsi="Times New Roman" w:cs="Times New Roman"/>
              </w:rPr>
              <w:t>dropdown</w:t>
            </w:r>
            <w:proofErr w:type="spellEnd"/>
            <w:r w:rsidRPr="003627A2">
              <w:rPr>
                <w:rFonts w:ascii="Times New Roman" w:hAnsi="Times New Roman" w:cs="Times New Roman"/>
              </w:rPr>
              <w:t xml:space="preserve"> автодоповнення (стрілки, </w:t>
            </w:r>
            <w:proofErr w:type="spellStart"/>
            <w:r w:rsidRPr="003627A2">
              <w:rPr>
                <w:rFonts w:ascii="Times New Roman" w:hAnsi="Times New Roman" w:cs="Times New Roman"/>
              </w:rPr>
              <w:t>Enter</w:t>
            </w:r>
            <w:proofErr w:type="spellEnd"/>
            <w:r w:rsidRPr="003627A2">
              <w:rPr>
                <w:rFonts w:ascii="Times New Roman" w:hAnsi="Times New Roman" w:cs="Times New Roman"/>
              </w:rPr>
              <w:t xml:space="preserve">, </w:t>
            </w:r>
            <w:proofErr w:type="spellStart"/>
            <w:r w:rsidRPr="003627A2">
              <w:rPr>
                <w:rFonts w:ascii="Times New Roman" w:hAnsi="Times New Roman" w:cs="Times New Roman"/>
              </w:rPr>
              <w:t>Esc</w:t>
            </w:r>
            <w:proofErr w:type="spellEnd"/>
            <w:r w:rsidRPr="003627A2">
              <w:rPr>
                <w:rFonts w:ascii="Times New Roman" w:hAnsi="Times New Roman" w:cs="Times New Roman"/>
              </w:rPr>
              <w:t>)</w:t>
            </w:r>
          </w:p>
          <w:p w14:paraId="4CB15D32" w14:textId="7A1205DF" w:rsidR="003627A2" w:rsidRPr="003627A2" w:rsidRDefault="0000231F" w:rsidP="003627A2">
            <w:pPr>
              <w:pStyle w:val="a9"/>
              <w:numPr>
                <w:ilvl w:val="0"/>
                <w:numId w:val="114"/>
              </w:numPr>
              <w:spacing w:line="240" w:lineRule="auto"/>
              <w:ind w:left="473"/>
              <w:jc w:val="both"/>
              <w:rPr>
                <w:rFonts w:ascii="Times New Roman" w:hAnsi="Times New Roman" w:cs="Times New Roman"/>
              </w:rPr>
            </w:pPr>
            <w:r w:rsidRPr="003627A2">
              <w:rPr>
                <w:rFonts w:ascii="Times New Roman" w:hAnsi="Times New Roman" w:cs="Times New Roman"/>
              </w:rPr>
              <w:t>Прямий перехід працює при виборі з автодоповнення</w:t>
            </w:r>
          </w:p>
          <w:p w14:paraId="6FE937D9" w14:textId="28D1DD55" w:rsidR="003627A2" w:rsidRPr="003627A2" w:rsidRDefault="0000231F" w:rsidP="003627A2">
            <w:pPr>
              <w:pStyle w:val="a9"/>
              <w:numPr>
                <w:ilvl w:val="0"/>
                <w:numId w:val="114"/>
              </w:numPr>
              <w:spacing w:line="240" w:lineRule="auto"/>
              <w:ind w:left="473"/>
              <w:jc w:val="both"/>
              <w:rPr>
                <w:rFonts w:ascii="Times New Roman" w:hAnsi="Times New Roman" w:cs="Times New Roman"/>
              </w:rPr>
            </w:pPr>
            <w:r w:rsidRPr="003627A2">
              <w:rPr>
                <w:rFonts w:ascii="Times New Roman" w:hAnsi="Times New Roman" w:cs="Times New Roman"/>
              </w:rPr>
              <w:t xml:space="preserve">URL оновлюється з пошуковими параметрами для можливості </w:t>
            </w:r>
            <w:proofErr w:type="spellStart"/>
            <w:r w:rsidRPr="003627A2">
              <w:rPr>
                <w:rFonts w:ascii="Times New Roman" w:hAnsi="Times New Roman" w:cs="Times New Roman"/>
              </w:rPr>
              <w:t>шерингу</w:t>
            </w:r>
            <w:proofErr w:type="spellEnd"/>
          </w:p>
          <w:p w14:paraId="31646CA1" w14:textId="2C419F5F" w:rsidR="003627A2" w:rsidRPr="003627A2" w:rsidRDefault="0000231F" w:rsidP="003627A2">
            <w:pPr>
              <w:pStyle w:val="a9"/>
              <w:numPr>
                <w:ilvl w:val="0"/>
                <w:numId w:val="114"/>
              </w:numPr>
              <w:spacing w:line="240" w:lineRule="auto"/>
              <w:ind w:left="473"/>
              <w:jc w:val="both"/>
              <w:rPr>
                <w:rFonts w:ascii="Times New Roman" w:hAnsi="Times New Roman" w:cs="Times New Roman"/>
              </w:rPr>
            </w:pPr>
            <w:proofErr w:type="spellStart"/>
            <w:r w:rsidRPr="003627A2">
              <w:rPr>
                <w:rFonts w:ascii="Times New Roman" w:hAnsi="Times New Roman" w:cs="Times New Roman"/>
              </w:rPr>
              <w:t>Timeout</w:t>
            </w:r>
            <w:proofErr w:type="spellEnd"/>
            <w:r w:rsidRPr="003627A2">
              <w:rPr>
                <w:rFonts w:ascii="Times New Roman" w:hAnsi="Times New Roman" w:cs="Times New Roman"/>
              </w:rPr>
              <w:t xml:space="preserve"> встановлено для запитів (5-10 секунд) з відповідними повідомленнями</w:t>
            </w:r>
          </w:p>
          <w:p w14:paraId="58D32374" w14:textId="526E06AE" w:rsidR="003627A2" w:rsidRPr="003627A2" w:rsidRDefault="0000231F" w:rsidP="003627A2">
            <w:pPr>
              <w:pStyle w:val="a9"/>
              <w:numPr>
                <w:ilvl w:val="0"/>
                <w:numId w:val="114"/>
              </w:numPr>
              <w:spacing w:line="240" w:lineRule="auto"/>
              <w:ind w:left="473"/>
              <w:jc w:val="both"/>
              <w:rPr>
                <w:rFonts w:ascii="Times New Roman" w:hAnsi="Times New Roman" w:cs="Times New Roman"/>
              </w:rPr>
            </w:pPr>
            <w:r w:rsidRPr="003627A2">
              <w:rPr>
                <w:rFonts w:ascii="Times New Roman" w:hAnsi="Times New Roman" w:cs="Times New Roman"/>
              </w:rPr>
              <w:t>Історія останніх пошуків зберігається для авторизованих користувачів</w:t>
            </w:r>
          </w:p>
          <w:p w14:paraId="01CEBB68" w14:textId="21A906C3" w:rsidR="0000231F" w:rsidRPr="003627A2" w:rsidRDefault="0000231F" w:rsidP="003627A2">
            <w:pPr>
              <w:pStyle w:val="a9"/>
              <w:numPr>
                <w:ilvl w:val="0"/>
                <w:numId w:val="114"/>
              </w:numPr>
              <w:spacing w:line="240" w:lineRule="auto"/>
              <w:ind w:left="473"/>
              <w:jc w:val="both"/>
              <w:rPr>
                <w:rFonts w:ascii="Times New Roman" w:hAnsi="Times New Roman" w:cs="Times New Roman"/>
              </w:rPr>
            </w:pPr>
            <w:r w:rsidRPr="003627A2">
              <w:rPr>
                <w:rFonts w:ascii="Times New Roman" w:hAnsi="Times New Roman" w:cs="Times New Roman"/>
              </w:rPr>
              <w:t>Популярні пошукові запити пропонуються при порожньому полі пошуку</w:t>
            </w:r>
          </w:p>
        </w:tc>
      </w:tr>
      <w:tr w:rsidR="0000231F" w:rsidRPr="000311AE" w14:paraId="11766F3C" w14:textId="77777777" w:rsidTr="007F7CAE">
        <w:tc>
          <w:tcPr>
            <w:tcW w:w="0" w:type="auto"/>
            <w:hideMark/>
          </w:tcPr>
          <w:p w14:paraId="35096AE1"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lastRenderedPageBreak/>
              <w:t>Зв'язок із бізнес-вимогами</w:t>
            </w:r>
          </w:p>
        </w:tc>
        <w:tc>
          <w:tcPr>
            <w:tcW w:w="0" w:type="auto"/>
            <w:hideMark/>
          </w:tcPr>
          <w:p w14:paraId="05B3787A" w14:textId="77777777" w:rsidR="003627A2"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t xml:space="preserve">HLR 03 (Надавати користувачам можливість переглядати та шукати фільми, серіали та інший </w:t>
            </w:r>
            <w:proofErr w:type="spellStart"/>
            <w:r w:rsidRPr="000311AE">
              <w:rPr>
                <w:rFonts w:ascii="Times New Roman" w:hAnsi="Times New Roman" w:cs="Times New Roman"/>
                <w:b/>
                <w:bCs/>
              </w:rPr>
              <w:t>відеоконтент</w:t>
            </w:r>
            <w:proofErr w:type="spellEnd"/>
            <w:r w:rsidRPr="000311AE">
              <w:rPr>
                <w:rFonts w:ascii="Times New Roman" w:hAnsi="Times New Roman" w:cs="Times New Roman"/>
                <w:b/>
                <w:bCs/>
              </w:rPr>
              <w:t>):</w:t>
            </w:r>
            <w:r w:rsidRPr="000311AE">
              <w:rPr>
                <w:rFonts w:ascii="Times New Roman" w:hAnsi="Times New Roman" w:cs="Times New Roman"/>
              </w:rPr>
              <w:t xml:space="preserve"> Потужна система пошуку є ключовим інструментом для швидкого знаходження конкретного контенту серед великої бібліотеки фільмів та серіалів</w:t>
            </w:r>
          </w:p>
          <w:p w14:paraId="45560E7B" w14:textId="4134126B"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t>HLR 10 (Підтримувати сучасний, зручний інтерфейс):</w:t>
            </w:r>
            <w:r w:rsidRPr="000311AE">
              <w:rPr>
                <w:rFonts w:ascii="Times New Roman" w:hAnsi="Times New Roman" w:cs="Times New Roman"/>
              </w:rPr>
              <w:t xml:space="preserve"> Пошук має інтуїтивний інтерфейс з автодоповненням, толерантністю до помилок та інтелектуальним ранжуванням результатів для максимальної зручності користувачів</w:t>
            </w:r>
          </w:p>
        </w:tc>
      </w:tr>
    </w:tbl>
    <w:p w14:paraId="00A12FFB" w14:textId="33429992" w:rsidR="007F7CAE" w:rsidRPr="000311AE" w:rsidRDefault="005C0E0F" w:rsidP="005C0E0F">
      <w:pPr>
        <w:spacing w:after="160" w:line="278" w:lineRule="auto"/>
        <w:rPr>
          <w:rFonts w:ascii="Times New Roman" w:hAnsi="Times New Roman" w:cs="Times New Roman"/>
          <w:b/>
          <w:bCs/>
        </w:rPr>
      </w:pPr>
      <w:r>
        <w:rPr>
          <w:rFonts w:ascii="Times New Roman" w:hAnsi="Times New Roman" w:cs="Times New Roman"/>
          <w:b/>
          <w:bCs/>
        </w:rPr>
        <w:br w:type="page"/>
      </w:r>
    </w:p>
    <w:p w14:paraId="27E085DA" w14:textId="4BC7AF34" w:rsidR="0000231F" w:rsidRPr="000311AE" w:rsidRDefault="0000231F" w:rsidP="004375E2">
      <w:pPr>
        <w:spacing w:line="240" w:lineRule="auto"/>
        <w:jc w:val="both"/>
        <w:rPr>
          <w:rFonts w:ascii="Times New Roman" w:hAnsi="Times New Roman" w:cs="Times New Roman"/>
          <w:b/>
          <w:bCs/>
        </w:rPr>
      </w:pPr>
      <w:r w:rsidRPr="000311AE">
        <w:rPr>
          <w:rFonts w:ascii="Times New Roman" w:hAnsi="Times New Roman" w:cs="Times New Roman"/>
          <w:b/>
          <w:bCs/>
        </w:rPr>
        <w:lastRenderedPageBreak/>
        <w:t>USE CASE 06: ПЕРЕГЛЯД ТРЕЙЛЕРІВ</w:t>
      </w:r>
    </w:p>
    <w:tbl>
      <w:tblPr>
        <w:tblStyle w:val="af0"/>
        <w:tblW w:w="0" w:type="auto"/>
        <w:tblLook w:val="04A0" w:firstRow="1" w:lastRow="0" w:firstColumn="1" w:lastColumn="0" w:noHBand="0" w:noVBand="1"/>
      </w:tblPr>
      <w:tblGrid>
        <w:gridCol w:w="2018"/>
        <w:gridCol w:w="7558"/>
      </w:tblGrid>
      <w:tr w:rsidR="0000231F" w:rsidRPr="000311AE" w14:paraId="070F7A67" w14:textId="77777777" w:rsidTr="007F7CAE">
        <w:tc>
          <w:tcPr>
            <w:tcW w:w="0" w:type="auto"/>
            <w:hideMark/>
          </w:tcPr>
          <w:p w14:paraId="6B7BCA1E" w14:textId="77777777" w:rsidR="0000231F" w:rsidRPr="000311AE" w:rsidRDefault="0000231F" w:rsidP="004375E2">
            <w:pPr>
              <w:spacing w:line="240" w:lineRule="auto"/>
              <w:jc w:val="both"/>
              <w:rPr>
                <w:rFonts w:ascii="Times New Roman" w:hAnsi="Times New Roman" w:cs="Times New Roman"/>
                <w:b/>
                <w:bCs/>
              </w:rPr>
            </w:pPr>
            <w:r w:rsidRPr="000311AE">
              <w:rPr>
                <w:rFonts w:ascii="Times New Roman" w:hAnsi="Times New Roman" w:cs="Times New Roman"/>
                <w:b/>
                <w:bCs/>
              </w:rPr>
              <w:t>Елемент UC</w:t>
            </w:r>
          </w:p>
        </w:tc>
        <w:tc>
          <w:tcPr>
            <w:tcW w:w="0" w:type="auto"/>
            <w:hideMark/>
          </w:tcPr>
          <w:p w14:paraId="0705DD82" w14:textId="77777777" w:rsidR="0000231F" w:rsidRPr="000311AE" w:rsidRDefault="0000231F" w:rsidP="004375E2">
            <w:pPr>
              <w:spacing w:line="240" w:lineRule="auto"/>
              <w:jc w:val="both"/>
              <w:rPr>
                <w:rFonts w:ascii="Times New Roman" w:hAnsi="Times New Roman" w:cs="Times New Roman"/>
                <w:b/>
                <w:bCs/>
              </w:rPr>
            </w:pPr>
            <w:r w:rsidRPr="000311AE">
              <w:rPr>
                <w:rFonts w:ascii="Times New Roman" w:hAnsi="Times New Roman" w:cs="Times New Roman"/>
                <w:b/>
                <w:bCs/>
              </w:rPr>
              <w:t>Опис елемента</w:t>
            </w:r>
          </w:p>
        </w:tc>
      </w:tr>
      <w:tr w:rsidR="0000231F" w:rsidRPr="000311AE" w14:paraId="1F16797E" w14:textId="77777777" w:rsidTr="007F7CAE">
        <w:tc>
          <w:tcPr>
            <w:tcW w:w="0" w:type="auto"/>
            <w:hideMark/>
          </w:tcPr>
          <w:p w14:paraId="77D78167"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t xml:space="preserve">Назва </w:t>
            </w:r>
            <w:proofErr w:type="spellStart"/>
            <w:r w:rsidRPr="000311AE">
              <w:rPr>
                <w:rFonts w:ascii="Times New Roman" w:hAnsi="Times New Roman" w:cs="Times New Roman"/>
                <w:b/>
                <w:bCs/>
              </w:rPr>
              <w:t>Use</w:t>
            </w:r>
            <w:proofErr w:type="spellEnd"/>
            <w:r w:rsidRPr="000311AE">
              <w:rPr>
                <w:rFonts w:ascii="Times New Roman" w:hAnsi="Times New Roman" w:cs="Times New Roman"/>
                <w:b/>
                <w:bCs/>
              </w:rPr>
              <w:t xml:space="preserve"> </w:t>
            </w:r>
            <w:proofErr w:type="spellStart"/>
            <w:r w:rsidRPr="000311AE">
              <w:rPr>
                <w:rFonts w:ascii="Times New Roman" w:hAnsi="Times New Roman" w:cs="Times New Roman"/>
                <w:b/>
                <w:bCs/>
              </w:rPr>
              <w:t>Case</w:t>
            </w:r>
            <w:proofErr w:type="spellEnd"/>
          </w:p>
        </w:tc>
        <w:tc>
          <w:tcPr>
            <w:tcW w:w="0" w:type="auto"/>
            <w:hideMark/>
          </w:tcPr>
          <w:p w14:paraId="218C5145"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rPr>
              <w:t>Перегляд трейлерів фільмів та серіалів</w:t>
            </w:r>
          </w:p>
        </w:tc>
      </w:tr>
      <w:tr w:rsidR="0000231F" w:rsidRPr="000311AE" w14:paraId="60534E96" w14:textId="77777777" w:rsidTr="007F7CAE">
        <w:tc>
          <w:tcPr>
            <w:tcW w:w="0" w:type="auto"/>
            <w:hideMark/>
          </w:tcPr>
          <w:p w14:paraId="3C3F9DCE"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t>Пріоритет</w:t>
            </w:r>
          </w:p>
        </w:tc>
        <w:tc>
          <w:tcPr>
            <w:tcW w:w="0" w:type="auto"/>
            <w:hideMark/>
          </w:tcPr>
          <w:p w14:paraId="6F95C92A" w14:textId="0A84B498" w:rsidR="0000231F" w:rsidRPr="004F3A6E" w:rsidRDefault="0000231F" w:rsidP="004375E2">
            <w:pPr>
              <w:spacing w:line="240" w:lineRule="auto"/>
              <w:jc w:val="both"/>
              <w:rPr>
                <w:rFonts w:ascii="Times New Roman" w:hAnsi="Times New Roman" w:cs="Times New Roman"/>
                <w:lang w:val="en-US"/>
              </w:rPr>
            </w:pPr>
            <w:r w:rsidRPr="000311AE">
              <w:rPr>
                <w:rFonts w:ascii="Times New Roman" w:hAnsi="Times New Roman" w:cs="Times New Roman"/>
              </w:rPr>
              <w:t>Середній</w:t>
            </w:r>
          </w:p>
        </w:tc>
      </w:tr>
      <w:tr w:rsidR="0000231F" w:rsidRPr="000311AE" w14:paraId="3204FCC5" w14:textId="77777777" w:rsidTr="007F7CAE">
        <w:tc>
          <w:tcPr>
            <w:tcW w:w="0" w:type="auto"/>
            <w:hideMark/>
          </w:tcPr>
          <w:p w14:paraId="76FAB3EB"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t>Опис (короткий опис сценарію)</w:t>
            </w:r>
          </w:p>
        </w:tc>
        <w:tc>
          <w:tcPr>
            <w:tcW w:w="0" w:type="auto"/>
            <w:hideMark/>
          </w:tcPr>
          <w:p w14:paraId="0AD54000"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rPr>
              <w:t xml:space="preserve">Користувач </w:t>
            </w:r>
            <w:proofErr w:type="spellStart"/>
            <w:r w:rsidRPr="000311AE">
              <w:rPr>
                <w:rFonts w:ascii="Times New Roman" w:hAnsi="Times New Roman" w:cs="Times New Roman"/>
              </w:rPr>
              <w:t>Cinecloud</w:t>
            </w:r>
            <w:proofErr w:type="spellEnd"/>
            <w:r w:rsidRPr="000311AE">
              <w:rPr>
                <w:rFonts w:ascii="Times New Roman" w:hAnsi="Times New Roman" w:cs="Times New Roman"/>
              </w:rPr>
              <w:t xml:space="preserve"> переглядає трейлери фільмів та серіалів безпосередньо на платформі у вбудованому </w:t>
            </w:r>
            <w:proofErr w:type="spellStart"/>
            <w:r w:rsidRPr="000311AE">
              <w:rPr>
                <w:rFonts w:ascii="Times New Roman" w:hAnsi="Times New Roman" w:cs="Times New Roman"/>
              </w:rPr>
              <w:t>відеоплеєрі</w:t>
            </w:r>
            <w:proofErr w:type="spellEnd"/>
            <w:r w:rsidRPr="000311AE">
              <w:rPr>
                <w:rFonts w:ascii="Times New Roman" w:hAnsi="Times New Roman" w:cs="Times New Roman"/>
              </w:rPr>
              <w:t xml:space="preserve"> згідно US 6, щоб отримати попередній огляд контенту та прийняти обґрунтоване рішення про доцільність перегляду повного фільму або серіалу. Мета сценарію - надати користувачам можливість ознайомитися з контентом перед повним переглядом. Трейлери служать важливим маркетинговим інструментом для платформи та є особливо цінними для нових користувачів, які ще не знайомі з бібліотекою платформи. Безкоштовний доступ до трейлерів згідно US 6 (критерій 5) також служить стимулом для неплатних користувачів до оформлення підписки.</w:t>
            </w:r>
          </w:p>
        </w:tc>
      </w:tr>
      <w:tr w:rsidR="0000231F" w:rsidRPr="000311AE" w14:paraId="2D022621" w14:textId="77777777" w:rsidTr="007F7CAE">
        <w:tc>
          <w:tcPr>
            <w:tcW w:w="0" w:type="auto"/>
            <w:hideMark/>
          </w:tcPr>
          <w:p w14:paraId="0461D0F6"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t>Актори (діюча особа чи особи)</w:t>
            </w:r>
          </w:p>
        </w:tc>
        <w:tc>
          <w:tcPr>
            <w:tcW w:w="0" w:type="auto"/>
            <w:hideMark/>
          </w:tcPr>
          <w:p w14:paraId="4DB0C766" w14:textId="77777777" w:rsidR="00890816"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t>Основний актор:</w:t>
            </w:r>
            <w:r w:rsidRPr="000311AE">
              <w:rPr>
                <w:rFonts w:ascii="Times New Roman" w:hAnsi="Times New Roman" w:cs="Times New Roman"/>
              </w:rPr>
              <w:t xml:space="preserve"> Користувач </w:t>
            </w:r>
            <w:proofErr w:type="spellStart"/>
            <w:r w:rsidRPr="000311AE">
              <w:rPr>
                <w:rFonts w:ascii="Times New Roman" w:hAnsi="Times New Roman" w:cs="Times New Roman"/>
              </w:rPr>
              <w:t>Cinecloud</w:t>
            </w:r>
            <w:proofErr w:type="spellEnd"/>
            <w:r w:rsidRPr="000311AE">
              <w:rPr>
                <w:rFonts w:ascii="Times New Roman" w:hAnsi="Times New Roman" w:cs="Times New Roman"/>
              </w:rPr>
              <w:t xml:space="preserve"> (авторизований або гість)</w:t>
            </w:r>
          </w:p>
          <w:p w14:paraId="379A141B" w14:textId="4149F7B6"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t>Вторинні актори:</w:t>
            </w:r>
            <w:r w:rsidRPr="000311AE">
              <w:rPr>
                <w:rFonts w:ascii="Times New Roman" w:hAnsi="Times New Roman" w:cs="Times New Roman"/>
              </w:rPr>
              <w:t xml:space="preserve"> </w:t>
            </w:r>
            <w:proofErr w:type="spellStart"/>
            <w:r w:rsidRPr="000311AE">
              <w:rPr>
                <w:rFonts w:ascii="Times New Roman" w:hAnsi="Times New Roman" w:cs="Times New Roman"/>
              </w:rPr>
              <w:t>Медіаплеєр</w:t>
            </w:r>
            <w:proofErr w:type="spellEnd"/>
            <w:r w:rsidRPr="000311AE">
              <w:rPr>
                <w:rFonts w:ascii="Times New Roman" w:hAnsi="Times New Roman" w:cs="Times New Roman"/>
              </w:rPr>
              <w:t xml:space="preserve"> HTML5 з підтримкою різних форматів згідно </w:t>
            </w:r>
            <w:proofErr w:type="spellStart"/>
            <w:r w:rsidRPr="000311AE">
              <w:rPr>
                <w:rFonts w:ascii="Times New Roman" w:hAnsi="Times New Roman" w:cs="Times New Roman"/>
              </w:rPr>
              <w:t>залежностей</w:t>
            </w:r>
            <w:proofErr w:type="spellEnd"/>
            <w:r w:rsidRPr="000311AE">
              <w:rPr>
                <w:rFonts w:ascii="Times New Roman" w:hAnsi="Times New Roman" w:cs="Times New Roman"/>
              </w:rPr>
              <w:t xml:space="preserve"> US 6, </w:t>
            </w:r>
            <w:proofErr w:type="spellStart"/>
            <w:r w:rsidRPr="000311AE">
              <w:rPr>
                <w:rFonts w:ascii="Times New Roman" w:hAnsi="Times New Roman" w:cs="Times New Roman"/>
              </w:rPr>
              <w:t>Content</w:t>
            </w:r>
            <w:proofErr w:type="spellEnd"/>
            <w:r w:rsidRPr="000311AE">
              <w:rPr>
                <w:rFonts w:ascii="Times New Roman" w:hAnsi="Times New Roman" w:cs="Times New Roman"/>
              </w:rPr>
              <w:t xml:space="preserve"> </w:t>
            </w:r>
            <w:proofErr w:type="spellStart"/>
            <w:r w:rsidRPr="000311AE">
              <w:rPr>
                <w:rFonts w:ascii="Times New Roman" w:hAnsi="Times New Roman" w:cs="Times New Roman"/>
              </w:rPr>
              <w:t>Delivery</w:t>
            </w:r>
            <w:proofErr w:type="spellEnd"/>
            <w:r w:rsidRPr="000311AE">
              <w:rPr>
                <w:rFonts w:ascii="Times New Roman" w:hAnsi="Times New Roman" w:cs="Times New Roman"/>
              </w:rPr>
              <w:t xml:space="preserve"> </w:t>
            </w:r>
            <w:proofErr w:type="spellStart"/>
            <w:r w:rsidRPr="000311AE">
              <w:rPr>
                <w:rFonts w:ascii="Times New Roman" w:hAnsi="Times New Roman" w:cs="Times New Roman"/>
              </w:rPr>
              <w:t>Network</w:t>
            </w:r>
            <w:proofErr w:type="spellEnd"/>
            <w:r w:rsidRPr="000311AE">
              <w:rPr>
                <w:rFonts w:ascii="Times New Roman" w:hAnsi="Times New Roman" w:cs="Times New Roman"/>
              </w:rPr>
              <w:t xml:space="preserve"> (CDN) для швидкого завантаження відеофайлів, База даних з посиланнями на трейлери, Система резервних варіантів для недоступного контенту згідно </w:t>
            </w:r>
            <w:proofErr w:type="spellStart"/>
            <w:r w:rsidRPr="000311AE">
              <w:rPr>
                <w:rFonts w:ascii="Times New Roman" w:hAnsi="Times New Roman" w:cs="Times New Roman"/>
              </w:rPr>
              <w:t>залежностей</w:t>
            </w:r>
            <w:proofErr w:type="spellEnd"/>
            <w:r w:rsidRPr="000311AE">
              <w:rPr>
                <w:rFonts w:ascii="Times New Roman" w:hAnsi="Times New Roman" w:cs="Times New Roman"/>
              </w:rPr>
              <w:t xml:space="preserve"> US 6</w:t>
            </w:r>
          </w:p>
        </w:tc>
      </w:tr>
      <w:tr w:rsidR="0000231F" w:rsidRPr="000311AE" w14:paraId="6891024F" w14:textId="77777777" w:rsidTr="007F7CAE">
        <w:tc>
          <w:tcPr>
            <w:tcW w:w="0" w:type="auto"/>
            <w:hideMark/>
          </w:tcPr>
          <w:p w14:paraId="467D7D0E"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t>Вимоги / Пов'язані вимоги</w:t>
            </w:r>
          </w:p>
        </w:tc>
        <w:tc>
          <w:tcPr>
            <w:tcW w:w="0" w:type="auto"/>
            <w:hideMark/>
          </w:tcPr>
          <w:p w14:paraId="1F5862C7" w14:textId="77777777" w:rsidR="00890816" w:rsidRDefault="0000231F" w:rsidP="004375E2">
            <w:pPr>
              <w:spacing w:line="240" w:lineRule="auto"/>
              <w:jc w:val="both"/>
              <w:rPr>
                <w:rFonts w:ascii="Times New Roman" w:hAnsi="Times New Roman" w:cs="Times New Roman"/>
              </w:rPr>
            </w:pPr>
            <w:proofErr w:type="spellStart"/>
            <w:r w:rsidRPr="000311AE">
              <w:rPr>
                <w:rFonts w:ascii="Times New Roman" w:hAnsi="Times New Roman" w:cs="Times New Roman"/>
                <w:b/>
                <w:bCs/>
              </w:rPr>
              <w:t>User</w:t>
            </w:r>
            <w:proofErr w:type="spellEnd"/>
            <w:r w:rsidRPr="000311AE">
              <w:rPr>
                <w:rFonts w:ascii="Times New Roman" w:hAnsi="Times New Roman" w:cs="Times New Roman"/>
                <w:b/>
                <w:bCs/>
              </w:rPr>
              <w:t xml:space="preserve"> </w:t>
            </w:r>
            <w:proofErr w:type="spellStart"/>
            <w:r w:rsidRPr="000311AE">
              <w:rPr>
                <w:rFonts w:ascii="Times New Roman" w:hAnsi="Times New Roman" w:cs="Times New Roman"/>
                <w:b/>
                <w:bCs/>
              </w:rPr>
              <w:t>Requirements</w:t>
            </w:r>
            <w:proofErr w:type="spellEnd"/>
            <w:r w:rsidRPr="000311AE">
              <w:rPr>
                <w:rFonts w:ascii="Times New Roman" w:hAnsi="Times New Roman" w:cs="Times New Roman"/>
                <w:b/>
                <w:bCs/>
              </w:rPr>
              <w:t>:</w:t>
            </w:r>
            <w:r w:rsidRPr="000311AE">
              <w:rPr>
                <w:rFonts w:ascii="Times New Roman" w:hAnsi="Times New Roman" w:cs="Times New Roman"/>
              </w:rPr>
              <w:t xml:space="preserve"> UR 06 (Дивитися трейлери)</w:t>
            </w:r>
          </w:p>
          <w:p w14:paraId="752091DB" w14:textId="77777777" w:rsidR="00890816" w:rsidRDefault="0000231F" w:rsidP="004375E2">
            <w:pPr>
              <w:spacing w:line="240" w:lineRule="auto"/>
              <w:jc w:val="both"/>
              <w:rPr>
                <w:rFonts w:ascii="Times New Roman" w:hAnsi="Times New Roman" w:cs="Times New Roman"/>
              </w:rPr>
            </w:pPr>
            <w:proofErr w:type="spellStart"/>
            <w:r w:rsidRPr="000311AE">
              <w:rPr>
                <w:rFonts w:ascii="Times New Roman" w:hAnsi="Times New Roman" w:cs="Times New Roman"/>
                <w:b/>
                <w:bCs/>
              </w:rPr>
              <w:t>Functional</w:t>
            </w:r>
            <w:proofErr w:type="spellEnd"/>
            <w:r w:rsidRPr="000311AE">
              <w:rPr>
                <w:rFonts w:ascii="Times New Roman" w:hAnsi="Times New Roman" w:cs="Times New Roman"/>
                <w:b/>
                <w:bCs/>
              </w:rPr>
              <w:t xml:space="preserve"> </w:t>
            </w:r>
            <w:proofErr w:type="spellStart"/>
            <w:r w:rsidRPr="000311AE">
              <w:rPr>
                <w:rFonts w:ascii="Times New Roman" w:hAnsi="Times New Roman" w:cs="Times New Roman"/>
                <w:b/>
                <w:bCs/>
              </w:rPr>
              <w:t>Requirements</w:t>
            </w:r>
            <w:proofErr w:type="spellEnd"/>
            <w:r w:rsidRPr="000311AE">
              <w:rPr>
                <w:rFonts w:ascii="Times New Roman" w:hAnsi="Times New Roman" w:cs="Times New Roman"/>
                <w:b/>
                <w:bCs/>
              </w:rPr>
              <w:t>:</w:t>
            </w:r>
            <w:r w:rsidRPr="000311AE">
              <w:rPr>
                <w:rFonts w:ascii="Times New Roman" w:hAnsi="Times New Roman" w:cs="Times New Roman"/>
              </w:rPr>
              <w:t xml:space="preserve"> FR 09 (Перегляд трейлерів - система повинна підтримувати перегляд трейлерів у вбудованому плеєрі), FR 10 (Адаптивний дизайн)</w:t>
            </w:r>
          </w:p>
          <w:p w14:paraId="44F41069" w14:textId="62265F3D" w:rsidR="00890816" w:rsidRDefault="0000231F" w:rsidP="004375E2">
            <w:pPr>
              <w:spacing w:line="240" w:lineRule="auto"/>
              <w:jc w:val="both"/>
              <w:rPr>
                <w:rFonts w:ascii="Times New Roman" w:hAnsi="Times New Roman" w:cs="Times New Roman"/>
              </w:rPr>
            </w:pPr>
            <w:proofErr w:type="spellStart"/>
            <w:r w:rsidRPr="000311AE">
              <w:rPr>
                <w:rFonts w:ascii="Times New Roman" w:hAnsi="Times New Roman" w:cs="Times New Roman"/>
                <w:b/>
                <w:bCs/>
              </w:rPr>
              <w:t>High-Level</w:t>
            </w:r>
            <w:proofErr w:type="spellEnd"/>
            <w:r w:rsidRPr="000311AE">
              <w:rPr>
                <w:rFonts w:ascii="Times New Roman" w:hAnsi="Times New Roman" w:cs="Times New Roman"/>
                <w:b/>
                <w:bCs/>
              </w:rPr>
              <w:t xml:space="preserve"> </w:t>
            </w:r>
            <w:proofErr w:type="spellStart"/>
            <w:r w:rsidRPr="000311AE">
              <w:rPr>
                <w:rFonts w:ascii="Times New Roman" w:hAnsi="Times New Roman" w:cs="Times New Roman"/>
                <w:b/>
                <w:bCs/>
              </w:rPr>
              <w:t>Requirements</w:t>
            </w:r>
            <w:proofErr w:type="spellEnd"/>
            <w:r w:rsidRPr="000311AE">
              <w:rPr>
                <w:rFonts w:ascii="Times New Roman" w:hAnsi="Times New Roman" w:cs="Times New Roman"/>
                <w:b/>
                <w:bCs/>
              </w:rPr>
              <w:t>:</w:t>
            </w:r>
            <w:r w:rsidRPr="000311AE">
              <w:rPr>
                <w:rFonts w:ascii="Times New Roman" w:hAnsi="Times New Roman" w:cs="Times New Roman"/>
              </w:rPr>
              <w:t xml:space="preserve"> HLR 03 (Надавати можливість переглядати контент), HLR 10 (Сучасний, зручний інтерфейс)</w:t>
            </w:r>
          </w:p>
          <w:p w14:paraId="57335D59" w14:textId="1CD22577" w:rsidR="0000231F" w:rsidRPr="000311AE" w:rsidRDefault="0000231F" w:rsidP="004375E2">
            <w:pPr>
              <w:spacing w:line="240" w:lineRule="auto"/>
              <w:jc w:val="both"/>
              <w:rPr>
                <w:rFonts w:ascii="Times New Roman" w:hAnsi="Times New Roman" w:cs="Times New Roman"/>
              </w:rPr>
            </w:pPr>
            <w:proofErr w:type="spellStart"/>
            <w:r w:rsidRPr="000311AE">
              <w:rPr>
                <w:rFonts w:ascii="Times New Roman" w:hAnsi="Times New Roman" w:cs="Times New Roman"/>
                <w:b/>
                <w:bCs/>
              </w:rPr>
              <w:t>User</w:t>
            </w:r>
            <w:proofErr w:type="spellEnd"/>
            <w:r w:rsidRPr="000311AE">
              <w:rPr>
                <w:rFonts w:ascii="Times New Roman" w:hAnsi="Times New Roman" w:cs="Times New Roman"/>
                <w:b/>
                <w:bCs/>
              </w:rPr>
              <w:t xml:space="preserve"> </w:t>
            </w:r>
            <w:proofErr w:type="spellStart"/>
            <w:r w:rsidRPr="000311AE">
              <w:rPr>
                <w:rFonts w:ascii="Times New Roman" w:hAnsi="Times New Roman" w:cs="Times New Roman"/>
                <w:b/>
                <w:bCs/>
              </w:rPr>
              <w:t>Story</w:t>
            </w:r>
            <w:proofErr w:type="spellEnd"/>
            <w:r w:rsidRPr="000311AE">
              <w:rPr>
                <w:rFonts w:ascii="Times New Roman" w:hAnsi="Times New Roman" w:cs="Times New Roman"/>
                <w:b/>
                <w:bCs/>
              </w:rPr>
              <w:t>:</w:t>
            </w:r>
            <w:r w:rsidRPr="000311AE">
              <w:rPr>
                <w:rFonts w:ascii="Times New Roman" w:hAnsi="Times New Roman" w:cs="Times New Roman"/>
              </w:rPr>
              <w:t xml:space="preserve"> US 6 (Перегляд трейлерів)</w:t>
            </w:r>
          </w:p>
        </w:tc>
      </w:tr>
      <w:tr w:rsidR="0000231F" w:rsidRPr="000311AE" w14:paraId="254EB233" w14:textId="77777777" w:rsidTr="007F7CAE">
        <w:tc>
          <w:tcPr>
            <w:tcW w:w="0" w:type="auto"/>
            <w:hideMark/>
          </w:tcPr>
          <w:p w14:paraId="1E128EE1"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t>Передумови (початковий стан)</w:t>
            </w:r>
          </w:p>
        </w:tc>
        <w:tc>
          <w:tcPr>
            <w:tcW w:w="0" w:type="auto"/>
            <w:hideMark/>
          </w:tcPr>
          <w:p w14:paraId="2F401576" w14:textId="5DDB31F0" w:rsidR="00890816" w:rsidRPr="00890816" w:rsidRDefault="0000231F" w:rsidP="00890816">
            <w:pPr>
              <w:pStyle w:val="a9"/>
              <w:numPr>
                <w:ilvl w:val="0"/>
                <w:numId w:val="115"/>
              </w:numPr>
              <w:spacing w:line="240" w:lineRule="auto"/>
              <w:ind w:left="389"/>
              <w:jc w:val="both"/>
              <w:rPr>
                <w:rFonts w:ascii="Times New Roman" w:hAnsi="Times New Roman" w:cs="Times New Roman"/>
              </w:rPr>
            </w:pPr>
            <w:r w:rsidRPr="00890816">
              <w:rPr>
                <w:rFonts w:ascii="Times New Roman" w:hAnsi="Times New Roman" w:cs="Times New Roman"/>
              </w:rPr>
              <w:t>Користувач переглядає детальну сторінку фільму або серіалу, або каталог</w:t>
            </w:r>
          </w:p>
          <w:p w14:paraId="77952284" w14:textId="0DCC7FF3" w:rsidR="00890816" w:rsidRPr="00890816" w:rsidRDefault="0000231F" w:rsidP="00890816">
            <w:pPr>
              <w:pStyle w:val="a9"/>
              <w:numPr>
                <w:ilvl w:val="0"/>
                <w:numId w:val="115"/>
              </w:numPr>
              <w:spacing w:line="240" w:lineRule="auto"/>
              <w:ind w:left="389"/>
              <w:jc w:val="both"/>
              <w:rPr>
                <w:rFonts w:ascii="Times New Roman" w:hAnsi="Times New Roman" w:cs="Times New Roman"/>
              </w:rPr>
            </w:pPr>
            <w:r w:rsidRPr="00890816">
              <w:rPr>
                <w:rFonts w:ascii="Times New Roman" w:hAnsi="Times New Roman" w:cs="Times New Roman"/>
              </w:rPr>
              <w:t>Трейлер доступний для обраного контенту (URL трейлера збережений у базі даних)</w:t>
            </w:r>
          </w:p>
          <w:p w14:paraId="66CB949F" w14:textId="64F9A5EE" w:rsidR="00890816" w:rsidRPr="00890816" w:rsidRDefault="0000231F" w:rsidP="00890816">
            <w:pPr>
              <w:pStyle w:val="a9"/>
              <w:numPr>
                <w:ilvl w:val="0"/>
                <w:numId w:val="115"/>
              </w:numPr>
              <w:spacing w:line="240" w:lineRule="auto"/>
              <w:ind w:left="389"/>
              <w:jc w:val="both"/>
              <w:rPr>
                <w:rFonts w:ascii="Times New Roman" w:hAnsi="Times New Roman" w:cs="Times New Roman"/>
              </w:rPr>
            </w:pPr>
            <w:r w:rsidRPr="00890816">
              <w:rPr>
                <w:rFonts w:ascii="Times New Roman" w:hAnsi="Times New Roman" w:cs="Times New Roman"/>
              </w:rPr>
              <w:t xml:space="preserve">Відеофайл трейлера завантажений на CDN згідно </w:t>
            </w:r>
            <w:proofErr w:type="spellStart"/>
            <w:r w:rsidRPr="00890816">
              <w:rPr>
                <w:rFonts w:ascii="Times New Roman" w:hAnsi="Times New Roman" w:cs="Times New Roman"/>
              </w:rPr>
              <w:t>залежностей</w:t>
            </w:r>
            <w:proofErr w:type="spellEnd"/>
            <w:r w:rsidRPr="00890816">
              <w:rPr>
                <w:rFonts w:ascii="Times New Roman" w:hAnsi="Times New Roman" w:cs="Times New Roman"/>
              </w:rPr>
              <w:t xml:space="preserve"> US 6</w:t>
            </w:r>
          </w:p>
          <w:p w14:paraId="2F73D4D3" w14:textId="6CE3F0F6" w:rsidR="00890816" w:rsidRPr="00890816" w:rsidRDefault="0000231F" w:rsidP="00890816">
            <w:pPr>
              <w:pStyle w:val="a9"/>
              <w:numPr>
                <w:ilvl w:val="0"/>
                <w:numId w:val="115"/>
              </w:numPr>
              <w:spacing w:line="240" w:lineRule="auto"/>
              <w:ind w:left="389"/>
              <w:jc w:val="both"/>
              <w:rPr>
                <w:rFonts w:ascii="Times New Roman" w:hAnsi="Times New Roman" w:cs="Times New Roman"/>
              </w:rPr>
            </w:pPr>
            <w:proofErr w:type="spellStart"/>
            <w:r w:rsidRPr="00890816">
              <w:rPr>
                <w:rFonts w:ascii="Times New Roman" w:hAnsi="Times New Roman" w:cs="Times New Roman"/>
              </w:rPr>
              <w:t>Медіаплеєр</w:t>
            </w:r>
            <w:proofErr w:type="spellEnd"/>
            <w:r w:rsidRPr="00890816">
              <w:rPr>
                <w:rFonts w:ascii="Times New Roman" w:hAnsi="Times New Roman" w:cs="Times New Roman"/>
              </w:rPr>
              <w:t xml:space="preserve"> HTML5 підтримується браузером користувача</w:t>
            </w:r>
          </w:p>
          <w:p w14:paraId="49002315" w14:textId="36846D52" w:rsidR="0000231F" w:rsidRPr="00890816" w:rsidRDefault="0000231F" w:rsidP="00890816">
            <w:pPr>
              <w:pStyle w:val="a9"/>
              <w:numPr>
                <w:ilvl w:val="0"/>
                <w:numId w:val="115"/>
              </w:numPr>
              <w:spacing w:line="240" w:lineRule="auto"/>
              <w:ind w:left="389"/>
              <w:jc w:val="both"/>
              <w:rPr>
                <w:rFonts w:ascii="Times New Roman" w:hAnsi="Times New Roman" w:cs="Times New Roman"/>
              </w:rPr>
            </w:pPr>
            <w:r w:rsidRPr="00890816">
              <w:rPr>
                <w:rFonts w:ascii="Times New Roman" w:hAnsi="Times New Roman" w:cs="Times New Roman"/>
              </w:rPr>
              <w:t>Інтернет-з'єднання користувача стабільне</w:t>
            </w:r>
          </w:p>
        </w:tc>
      </w:tr>
      <w:tr w:rsidR="0000231F" w:rsidRPr="000311AE" w14:paraId="582EB063" w14:textId="77777777" w:rsidTr="007F7CAE">
        <w:tc>
          <w:tcPr>
            <w:tcW w:w="0" w:type="auto"/>
            <w:hideMark/>
          </w:tcPr>
          <w:p w14:paraId="571712A3"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t>Тригер</w:t>
            </w:r>
          </w:p>
        </w:tc>
        <w:tc>
          <w:tcPr>
            <w:tcW w:w="0" w:type="auto"/>
            <w:hideMark/>
          </w:tcPr>
          <w:p w14:paraId="2B32D554"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rPr>
              <w:t xml:space="preserve">Користувач натискає кнопку "Дивитися трейлер", "Переглянути трейлер" або іконку </w:t>
            </w:r>
            <w:proofErr w:type="spellStart"/>
            <w:r w:rsidRPr="000311AE">
              <w:rPr>
                <w:rFonts w:ascii="Times New Roman" w:hAnsi="Times New Roman" w:cs="Times New Roman"/>
              </w:rPr>
              <w:t>play</w:t>
            </w:r>
            <w:proofErr w:type="spellEnd"/>
            <w:r w:rsidRPr="000311AE">
              <w:rPr>
                <w:rFonts w:ascii="Times New Roman" w:hAnsi="Times New Roman" w:cs="Times New Roman"/>
              </w:rPr>
              <w:t xml:space="preserve"> на картці контенту</w:t>
            </w:r>
          </w:p>
        </w:tc>
      </w:tr>
      <w:tr w:rsidR="0000231F" w:rsidRPr="000311AE" w14:paraId="497D9129" w14:textId="77777777" w:rsidTr="007F7CAE">
        <w:tc>
          <w:tcPr>
            <w:tcW w:w="0" w:type="auto"/>
            <w:hideMark/>
          </w:tcPr>
          <w:p w14:paraId="12319AA3"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t>Результат (</w:t>
            </w:r>
            <w:proofErr w:type="spellStart"/>
            <w:r w:rsidRPr="000311AE">
              <w:rPr>
                <w:rFonts w:ascii="Times New Roman" w:hAnsi="Times New Roman" w:cs="Times New Roman"/>
                <w:b/>
                <w:bCs/>
              </w:rPr>
              <w:t>післяумова</w:t>
            </w:r>
            <w:proofErr w:type="spellEnd"/>
            <w:r w:rsidRPr="000311AE">
              <w:rPr>
                <w:rFonts w:ascii="Times New Roman" w:hAnsi="Times New Roman" w:cs="Times New Roman"/>
                <w:b/>
                <w:bCs/>
              </w:rPr>
              <w:t>)</w:t>
            </w:r>
          </w:p>
        </w:tc>
        <w:tc>
          <w:tcPr>
            <w:tcW w:w="0" w:type="auto"/>
            <w:hideMark/>
          </w:tcPr>
          <w:p w14:paraId="49EB8683" w14:textId="77777777" w:rsidR="000E22FB"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t>Успішний сценарій:</w:t>
            </w:r>
            <w:r w:rsidRPr="000311AE">
              <w:rPr>
                <w:rFonts w:ascii="Times New Roman" w:hAnsi="Times New Roman" w:cs="Times New Roman"/>
              </w:rPr>
              <w:t xml:space="preserve"> Вбудований </w:t>
            </w:r>
            <w:proofErr w:type="spellStart"/>
            <w:r w:rsidRPr="000311AE">
              <w:rPr>
                <w:rFonts w:ascii="Times New Roman" w:hAnsi="Times New Roman" w:cs="Times New Roman"/>
              </w:rPr>
              <w:t>відеоплеєр</w:t>
            </w:r>
            <w:proofErr w:type="spellEnd"/>
            <w:r w:rsidRPr="000311AE">
              <w:rPr>
                <w:rFonts w:ascii="Times New Roman" w:hAnsi="Times New Roman" w:cs="Times New Roman"/>
              </w:rPr>
              <w:t xml:space="preserve"> відкритий з автоматичним відтворенням трейлера згідно US 6 (критерій 1), індикатор прогресу завантаження показаний під час завантаження згідно US 6 (критерій 2), після завершення трейлера показані опції дій згідно US 6 (критерій 3), користувач </w:t>
            </w:r>
            <w:r w:rsidRPr="000311AE">
              <w:rPr>
                <w:rFonts w:ascii="Times New Roman" w:hAnsi="Times New Roman" w:cs="Times New Roman"/>
              </w:rPr>
              <w:lastRenderedPageBreak/>
              <w:t>отримав попередній огляд контенту</w:t>
            </w:r>
          </w:p>
          <w:p w14:paraId="2F4B0405" w14:textId="77777777" w:rsidR="000E22FB"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t>Альтернативний сценарій:</w:t>
            </w:r>
            <w:r w:rsidRPr="000311AE">
              <w:rPr>
                <w:rFonts w:ascii="Times New Roman" w:hAnsi="Times New Roman" w:cs="Times New Roman"/>
              </w:rPr>
              <w:t xml:space="preserve"> Трейлер переглянутий у повноекранному режимі, користувач повторив перегляд, користувач перейшов до повного фільму після трейлера</w:t>
            </w:r>
          </w:p>
          <w:p w14:paraId="14061C6F" w14:textId="6B9431E5"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t>Негативний сценарій:</w:t>
            </w:r>
            <w:r w:rsidRPr="000311AE">
              <w:rPr>
                <w:rFonts w:ascii="Times New Roman" w:hAnsi="Times New Roman" w:cs="Times New Roman"/>
              </w:rPr>
              <w:t xml:space="preserve"> Трейлер технічно недоступний, відображена інформативна заглушка з поясненням згідно US 6 (критерій 4), користувач може продовжити перегляд іншого контенту</w:t>
            </w:r>
          </w:p>
        </w:tc>
      </w:tr>
      <w:tr w:rsidR="0000231F" w:rsidRPr="000311AE" w14:paraId="0F1C2653" w14:textId="77777777" w:rsidTr="007F7CAE">
        <w:tc>
          <w:tcPr>
            <w:tcW w:w="0" w:type="auto"/>
            <w:hideMark/>
          </w:tcPr>
          <w:p w14:paraId="7136ACA1"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lastRenderedPageBreak/>
              <w:t>Основний успішний сценарій</w:t>
            </w:r>
          </w:p>
        </w:tc>
        <w:tc>
          <w:tcPr>
            <w:tcW w:w="0" w:type="auto"/>
            <w:hideMark/>
          </w:tcPr>
          <w:p w14:paraId="2320A48E" w14:textId="00D09231" w:rsidR="000C0271" w:rsidRPr="000C0271" w:rsidRDefault="0000231F" w:rsidP="000C0271">
            <w:pPr>
              <w:pStyle w:val="a9"/>
              <w:numPr>
                <w:ilvl w:val="0"/>
                <w:numId w:val="117"/>
              </w:numPr>
              <w:spacing w:line="240" w:lineRule="auto"/>
              <w:ind w:left="371"/>
              <w:jc w:val="both"/>
              <w:rPr>
                <w:rFonts w:ascii="Times New Roman" w:hAnsi="Times New Roman" w:cs="Times New Roman"/>
              </w:rPr>
            </w:pPr>
            <w:r w:rsidRPr="000C0271">
              <w:rPr>
                <w:rFonts w:ascii="Times New Roman" w:hAnsi="Times New Roman" w:cs="Times New Roman"/>
              </w:rPr>
              <w:t>Користувач знаходиться на детальній сторінці фільму або серіалу або переглядає каталог</w:t>
            </w:r>
          </w:p>
          <w:p w14:paraId="104C910E" w14:textId="655EA0CF" w:rsidR="000C0271" w:rsidRPr="000C0271" w:rsidRDefault="0000231F" w:rsidP="000C0271">
            <w:pPr>
              <w:pStyle w:val="a9"/>
              <w:numPr>
                <w:ilvl w:val="0"/>
                <w:numId w:val="117"/>
              </w:numPr>
              <w:spacing w:line="240" w:lineRule="auto"/>
              <w:ind w:left="371"/>
              <w:jc w:val="both"/>
              <w:rPr>
                <w:rFonts w:ascii="Times New Roman" w:hAnsi="Times New Roman" w:cs="Times New Roman"/>
              </w:rPr>
            </w:pPr>
            <w:r w:rsidRPr="000C0271">
              <w:rPr>
                <w:rFonts w:ascii="Times New Roman" w:hAnsi="Times New Roman" w:cs="Times New Roman"/>
              </w:rPr>
              <w:t xml:space="preserve">Система відображає кнопку "Дивитися трейлер" з іконкою </w:t>
            </w:r>
            <w:proofErr w:type="spellStart"/>
            <w:r w:rsidRPr="000C0271">
              <w:rPr>
                <w:rFonts w:ascii="Times New Roman" w:hAnsi="Times New Roman" w:cs="Times New Roman"/>
              </w:rPr>
              <w:t>play</w:t>
            </w:r>
            <w:proofErr w:type="spellEnd"/>
            <w:r w:rsidRPr="000C0271">
              <w:rPr>
                <w:rFonts w:ascii="Times New Roman" w:hAnsi="Times New Roman" w:cs="Times New Roman"/>
              </w:rPr>
              <w:t xml:space="preserve"> біля </w:t>
            </w:r>
            <w:proofErr w:type="spellStart"/>
            <w:r w:rsidRPr="000C0271">
              <w:rPr>
                <w:rFonts w:ascii="Times New Roman" w:hAnsi="Times New Roman" w:cs="Times New Roman"/>
              </w:rPr>
              <w:t>постера</w:t>
            </w:r>
            <w:proofErr w:type="spellEnd"/>
            <w:r w:rsidRPr="000C0271">
              <w:rPr>
                <w:rFonts w:ascii="Times New Roman" w:hAnsi="Times New Roman" w:cs="Times New Roman"/>
              </w:rPr>
              <w:t xml:space="preserve"> фільму або у розділі медіа</w:t>
            </w:r>
          </w:p>
          <w:p w14:paraId="65A537AD" w14:textId="793912ED" w:rsidR="000C0271" w:rsidRPr="000C0271" w:rsidRDefault="0000231F" w:rsidP="000C0271">
            <w:pPr>
              <w:pStyle w:val="a9"/>
              <w:numPr>
                <w:ilvl w:val="0"/>
                <w:numId w:val="117"/>
              </w:numPr>
              <w:spacing w:line="240" w:lineRule="auto"/>
              <w:ind w:left="371"/>
              <w:jc w:val="both"/>
              <w:rPr>
                <w:rFonts w:ascii="Times New Roman" w:hAnsi="Times New Roman" w:cs="Times New Roman"/>
              </w:rPr>
            </w:pPr>
            <w:r w:rsidRPr="000C0271">
              <w:rPr>
                <w:rFonts w:ascii="Times New Roman" w:hAnsi="Times New Roman" w:cs="Times New Roman"/>
              </w:rPr>
              <w:t>Користувач натискає кнопку "Дивитися трейлер"</w:t>
            </w:r>
          </w:p>
          <w:p w14:paraId="6CBBE6EE" w14:textId="78F6DF2A" w:rsidR="000C0271" w:rsidRPr="000C0271" w:rsidRDefault="0000231F" w:rsidP="000C0271">
            <w:pPr>
              <w:pStyle w:val="a9"/>
              <w:numPr>
                <w:ilvl w:val="0"/>
                <w:numId w:val="117"/>
              </w:numPr>
              <w:spacing w:line="240" w:lineRule="auto"/>
              <w:ind w:left="371"/>
              <w:jc w:val="both"/>
              <w:rPr>
                <w:rFonts w:ascii="Times New Roman" w:hAnsi="Times New Roman" w:cs="Times New Roman"/>
              </w:rPr>
            </w:pPr>
            <w:r w:rsidRPr="000C0271">
              <w:rPr>
                <w:rFonts w:ascii="Times New Roman" w:hAnsi="Times New Roman" w:cs="Times New Roman"/>
              </w:rPr>
              <w:t xml:space="preserve">Система відображає модальне вікно або </w:t>
            </w:r>
            <w:proofErr w:type="spellStart"/>
            <w:r w:rsidRPr="000C0271">
              <w:rPr>
                <w:rFonts w:ascii="Times New Roman" w:hAnsi="Times New Roman" w:cs="Times New Roman"/>
              </w:rPr>
              <w:t>inline</w:t>
            </w:r>
            <w:proofErr w:type="spellEnd"/>
            <w:r w:rsidRPr="000C0271">
              <w:rPr>
                <w:rFonts w:ascii="Times New Roman" w:hAnsi="Times New Roman" w:cs="Times New Roman"/>
              </w:rPr>
              <w:t xml:space="preserve"> секцію з вбудованим HTML5 </w:t>
            </w:r>
            <w:proofErr w:type="spellStart"/>
            <w:r w:rsidRPr="000C0271">
              <w:rPr>
                <w:rFonts w:ascii="Times New Roman" w:hAnsi="Times New Roman" w:cs="Times New Roman"/>
              </w:rPr>
              <w:t>відеоплеєром</w:t>
            </w:r>
            <w:proofErr w:type="spellEnd"/>
            <w:r w:rsidRPr="000C0271">
              <w:rPr>
                <w:rFonts w:ascii="Times New Roman" w:hAnsi="Times New Roman" w:cs="Times New Roman"/>
              </w:rPr>
              <w:t xml:space="preserve"> згідно FR 09</w:t>
            </w:r>
          </w:p>
          <w:p w14:paraId="5081D7A0" w14:textId="63E55A24" w:rsidR="000C0271" w:rsidRPr="000C0271" w:rsidRDefault="0000231F" w:rsidP="000C0271">
            <w:pPr>
              <w:pStyle w:val="a9"/>
              <w:numPr>
                <w:ilvl w:val="0"/>
                <w:numId w:val="117"/>
              </w:numPr>
              <w:spacing w:line="240" w:lineRule="auto"/>
              <w:ind w:left="371"/>
              <w:jc w:val="both"/>
              <w:rPr>
                <w:rFonts w:ascii="Times New Roman" w:hAnsi="Times New Roman" w:cs="Times New Roman"/>
              </w:rPr>
            </w:pPr>
            <w:r w:rsidRPr="000C0271">
              <w:rPr>
                <w:rFonts w:ascii="Times New Roman" w:hAnsi="Times New Roman" w:cs="Times New Roman"/>
              </w:rPr>
              <w:t xml:space="preserve">Система показує індикатор прогресу завантаження згідно US 6 (критерій 2): </w:t>
            </w:r>
            <w:proofErr w:type="spellStart"/>
            <w:r w:rsidRPr="000C0271">
              <w:rPr>
                <w:rFonts w:ascii="Times New Roman" w:hAnsi="Times New Roman" w:cs="Times New Roman"/>
              </w:rPr>
              <w:t>spinner</w:t>
            </w:r>
            <w:proofErr w:type="spellEnd"/>
            <w:r w:rsidRPr="000C0271">
              <w:rPr>
                <w:rFonts w:ascii="Times New Roman" w:hAnsi="Times New Roman" w:cs="Times New Roman"/>
              </w:rPr>
              <w:t xml:space="preserve"> або </w:t>
            </w:r>
            <w:proofErr w:type="spellStart"/>
            <w:r w:rsidRPr="000C0271">
              <w:rPr>
                <w:rFonts w:ascii="Times New Roman" w:hAnsi="Times New Roman" w:cs="Times New Roman"/>
              </w:rPr>
              <w:t>progress</w:t>
            </w:r>
            <w:proofErr w:type="spellEnd"/>
            <w:r w:rsidRPr="000C0271">
              <w:rPr>
                <w:rFonts w:ascii="Times New Roman" w:hAnsi="Times New Roman" w:cs="Times New Roman"/>
              </w:rPr>
              <w:t xml:space="preserve"> </w:t>
            </w:r>
            <w:proofErr w:type="spellStart"/>
            <w:r w:rsidRPr="000C0271">
              <w:rPr>
                <w:rFonts w:ascii="Times New Roman" w:hAnsi="Times New Roman" w:cs="Times New Roman"/>
              </w:rPr>
              <w:t>bar</w:t>
            </w:r>
            <w:proofErr w:type="spellEnd"/>
            <w:r w:rsidRPr="000C0271">
              <w:rPr>
                <w:rFonts w:ascii="Times New Roman" w:hAnsi="Times New Roman" w:cs="Times New Roman"/>
              </w:rPr>
              <w:t xml:space="preserve"> з текстом "Завантаження трейлера..."</w:t>
            </w:r>
          </w:p>
          <w:p w14:paraId="3641CF95" w14:textId="6974B4A8" w:rsidR="000C0271" w:rsidRPr="000C0271" w:rsidRDefault="0000231F" w:rsidP="000C0271">
            <w:pPr>
              <w:pStyle w:val="a9"/>
              <w:numPr>
                <w:ilvl w:val="0"/>
                <w:numId w:val="117"/>
              </w:numPr>
              <w:spacing w:line="240" w:lineRule="auto"/>
              <w:ind w:left="371"/>
              <w:jc w:val="both"/>
              <w:rPr>
                <w:rFonts w:ascii="Times New Roman" w:hAnsi="Times New Roman" w:cs="Times New Roman"/>
              </w:rPr>
            </w:pPr>
            <w:r w:rsidRPr="000C0271">
              <w:rPr>
                <w:rFonts w:ascii="Times New Roman" w:hAnsi="Times New Roman" w:cs="Times New Roman"/>
              </w:rPr>
              <w:t>Система запитує URL трейлера з бази даних для обраного фільму/серіалу</w:t>
            </w:r>
          </w:p>
          <w:p w14:paraId="173DB8EC" w14:textId="76D1A96E" w:rsidR="000C0271" w:rsidRPr="000C0271" w:rsidRDefault="0000231F" w:rsidP="000C0271">
            <w:pPr>
              <w:pStyle w:val="a9"/>
              <w:numPr>
                <w:ilvl w:val="0"/>
                <w:numId w:val="117"/>
              </w:numPr>
              <w:spacing w:line="240" w:lineRule="auto"/>
              <w:ind w:left="371"/>
              <w:jc w:val="both"/>
              <w:rPr>
                <w:rFonts w:ascii="Times New Roman" w:hAnsi="Times New Roman" w:cs="Times New Roman"/>
              </w:rPr>
            </w:pPr>
            <w:r w:rsidRPr="000C0271">
              <w:rPr>
                <w:rFonts w:ascii="Times New Roman" w:hAnsi="Times New Roman" w:cs="Times New Roman"/>
              </w:rPr>
              <w:t xml:space="preserve">Система завантажує відеофайл трейлера з CDN згідно </w:t>
            </w:r>
            <w:proofErr w:type="spellStart"/>
            <w:r w:rsidRPr="000C0271">
              <w:rPr>
                <w:rFonts w:ascii="Times New Roman" w:hAnsi="Times New Roman" w:cs="Times New Roman"/>
              </w:rPr>
              <w:t>залежностей</w:t>
            </w:r>
            <w:proofErr w:type="spellEnd"/>
            <w:r w:rsidRPr="000C0271">
              <w:rPr>
                <w:rFonts w:ascii="Times New Roman" w:hAnsi="Times New Roman" w:cs="Times New Roman"/>
              </w:rPr>
              <w:t xml:space="preserve"> US 6 для швидкого завантаження</w:t>
            </w:r>
          </w:p>
          <w:p w14:paraId="35D1152B" w14:textId="0B349387" w:rsidR="000C0271" w:rsidRPr="000C0271" w:rsidRDefault="0000231F" w:rsidP="000C0271">
            <w:pPr>
              <w:pStyle w:val="a9"/>
              <w:numPr>
                <w:ilvl w:val="0"/>
                <w:numId w:val="117"/>
              </w:numPr>
              <w:spacing w:line="240" w:lineRule="auto"/>
              <w:ind w:left="371"/>
              <w:jc w:val="both"/>
              <w:rPr>
                <w:rFonts w:ascii="Times New Roman" w:hAnsi="Times New Roman" w:cs="Times New Roman"/>
              </w:rPr>
            </w:pPr>
            <w:proofErr w:type="spellStart"/>
            <w:r w:rsidRPr="000C0271">
              <w:rPr>
                <w:rFonts w:ascii="Times New Roman" w:hAnsi="Times New Roman" w:cs="Times New Roman"/>
              </w:rPr>
              <w:t>Відеоплеєр</w:t>
            </w:r>
            <w:proofErr w:type="spellEnd"/>
            <w:r w:rsidRPr="000C0271">
              <w:rPr>
                <w:rFonts w:ascii="Times New Roman" w:hAnsi="Times New Roman" w:cs="Times New Roman"/>
              </w:rPr>
              <w:t xml:space="preserve"> завантажує трейлер у форматі MP4, </w:t>
            </w:r>
            <w:proofErr w:type="spellStart"/>
            <w:r w:rsidRPr="000C0271">
              <w:rPr>
                <w:rFonts w:ascii="Times New Roman" w:hAnsi="Times New Roman" w:cs="Times New Roman"/>
              </w:rPr>
              <w:t>WebM</w:t>
            </w:r>
            <w:proofErr w:type="spellEnd"/>
            <w:r w:rsidRPr="000C0271">
              <w:rPr>
                <w:rFonts w:ascii="Times New Roman" w:hAnsi="Times New Roman" w:cs="Times New Roman"/>
              </w:rPr>
              <w:t xml:space="preserve"> або іншому підтримуваному форматі згідно </w:t>
            </w:r>
            <w:proofErr w:type="spellStart"/>
            <w:r w:rsidRPr="000C0271">
              <w:rPr>
                <w:rFonts w:ascii="Times New Roman" w:hAnsi="Times New Roman" w:cs="Times New Roman"/>
              </w:rPr>
              <w:t>залежностей</w:t>
            </w:r>
            <w:proofErr w:type="spellEnd"/>
            <w:r w:rsidRPr="000C0271">
              <w:rPr>
                <w:rFonts w:ascii="Times New Roman" w:hAnsi="Times New Roman" w:cs="Times New Roman"/>
              </w:rPr>
              <w:t xml:space="preserve"> US 6</w:t>
            </w:r>
          </w:p>
          <w:p w14:paraId="3FC9AEF8" w14:textId="3D410EF6" w:rsidR="000C0271" w:rsidRPr="000C0271" w:rsidRDefault="0000231F" w:rsidP="000C0271">
            <w:pPr>
              <w:pStyle w:val="a9"/>
              <w:numPr>
                <w:ilvl w:val="0"/>
                <w:numId w:val="117"/>
              </w:numPr>
              <w:spacing w:line="240" w:lineRule="auto"/>
              <w:ind w:left="371"/>
              <w:jc w:val="both"/>
              <w:rPr>
                <w:rFonts w:ascii="Times New Roman" w:hAnsi="Times New Roman" w:cs="Times New Roman"/>
              </w:rPr>
            </w:pPr>
            <w:r w:rsidRPr="000C0271">
              <w:rPr>
                <w:rFonts w:ascii="Times New Roman" w:hAnsi="Times New Roman" w:cs="Times New Roman"/>
              </w:rPr>
              <w:t>Трейлер автоматично починає відтворення згідно US 6 (критерій 1) з налаштуваннями: гучність (50% за замовчуванням або остання використана), якість відео (</w:t>
            </w:r>
            <w:proofErr w:type="spellStart"/>
            <w:r w:rsidRPr="000C0271">
              <w:rPr>
                <w:rFonts w:ascii="Times New Roman" w:hAnsi="Times New Roman" w:cs="Times New Roman"/>
              </w:rPr>
              <w:t>auto-adjust</w:t>
            </w:r>
            <w:proofErr w:type="spellEnd"/>
            <w:r w:rsidRPr="000C0271">
              <w:rPr>
                <w:rFonts w:ascii="Times New Roman" w:hAnsi="Times New Roman" w:cs="Times New Roman"/>
              </w:rPr>
              <w:t xml:space="preserve"> на основі швидкості з'єднання), субтитри (вимкнені за замовчуванням, доступні якщо є)</w:t>
            </w:r>
          </w:p>
          <w:p w14:paraId="2A01D63F" w14:textId="2A8E16B0" w:rsidR="000C0271" w:rsidRPr="000C0271" w:rsidRDefault="0000231F" w:rsidP="000C0271">
            <w:pPr>
              <w:pStyle w:val="a9"/>
              <w:numPr>
                <w:ilvl w:val="0"/>
                <w:numId w:val="117"/>
              </w:numPr>
              <w:spacing w:line="240" w:lineRule="auto"/>
              <w:ind w:left="371"/>
              <w:jc w:val="both"/>
              <w:rPr>
                <w:rFonts w:ascii="Times New Roman" w:hAnsi="Times New Roman" w:cs="Times New Roman"/>
              </w:rPr>
            </w:pPr>
            <w:r w:rsidRPr="000C0271">
              <w:rPr>
                <w:rFonts w:ascii="Times New Roman" w:hAnsi="Times New Roman" w:cs="Times New Roman"/>
              </w:rPr>
              <w:t xml:space="preserve">Система відображає стандартні </w:t>
            </w:r>
            <w:proofErr w:type="spellStart"/>
            <w:r w:rsidRPr="000C0271">
              <w:rPr>
                <w:rFonts w:ascii="Times New Roman" w:hAnsi="Times New Roman" w:cs="Times New Roman"/>
              </w:rPr>
              <w:t>controls</w:t>
            </w:r>
            <w:proofErr w:type="spellEnd"/>
            <w:r w:rsidRPr="000C0271">
              <w:rPr>
                <w:rFonts w:ascii="Times New Roman" w:hAnsi="Times New Roman" w:cs="Times New Roman"/>
              </w:rPr>
              <w:t xml:space="preserve"> </w:t>
            </w:r>
            <w:proofErr w:type="spellStart"/>
            <w:r w:rsidRPr="000C0271">
              <w:rPr>
                <w:rFonts w:ascii="Times New Roman" w:hAnsi="Times New Roman" w:cs="Times New Roman"/>
              </w:rPr>
              <w:t>відеоплеєра</w:t>
            </w:r>
            <w:proofErr w:type="spellEnd"/>
            <w:r w:rsidRPr="000C0271">
              <w:rPr>
                <w:rFonts w:ascii="Times New Roman" w:hAnsi="Times New Roman" w:cs="Times New Roman"/>
              </w:rPr>
              <w:t xml:space="preserve">: </w:t>
            </w:r>
            <w:proofErr w:type="spellStart"/>
            <w:r w:rsidRPr="000C0271">
              <w:rPr>
                <w:rFonts w:ascii="Times New Roman" w:hAnsi="Times New Roman" w:cs="Times New Roman"/>
              </w:rPr>
              <w:t>play</w:t>
            </w:r>
            <w:proofErr w:type="spellEnd"/>
            <w:r w:rsidRPr="000C0271">
              <w:rPr>
                <w:rFonts w:ascii="Times New Roman" w:hAnsi="Times New Roman" w:cs="Times New Roman"/>
              </w:rPr>
              <w:t>/</w:t>
            </w:r>
            <w:proofErr w:type="spellStart"/>
            <w:r w:rsidRPr="000C0271">
              <w:rPr>
                <w:rFonts w:ascii="Times New Roman" w:hAnsi="Times New Roman" w:cs="Times New Roman"/>
              </w:rPr>
              <w:t>pause</w:t>
            </w:r>
            <w:proofErr w:type="spellEnd"/>
            <w:r w:rsidRPr="000C0271">
              <w:rPr>
                <w:rFonts w:ascii="Times New Roman" w:hAnsi="Times New Roman" w:cs="Times New Roman"/>
              </w:rPr>
              <w:t xml:space="preserve">, </w:t>
            </w:r>
            <w:proofErr w:type="spellStart"/>
            <w:r w:rsidRPr="000C0271">
              <w:rPr>
                <w:rFonts w:ascii="Times New Roman" w:hAnsi="Times New Roman" w:cs="Times New Roman"/>
              </w:rPr>
              <w:t>timeline</w:t>
            </w:r>
            <w:proofErr w:type="spellEnd"/>
            <w:r w:rsidRPr="000C0271">
              <w:rPr>
                <w:rFonts w:ascii="Times New Roman" w:hAnsi="Times New Roman" w:cs="Times New Roman"/>
              </w:rPr>
              <w:t xml:space="preserve"> з можливістю перемотки, регулятор гучності, кнопка повноекранного режиму, налаштування якості відео, кнопка субтитрів (якщо доступні), поточний час / загальна тривалість</w:t>
            </w:r>
          </w:p>
          <w:p w14:paraId="67DBF7F9" w14:textId="3AD5C7F8" w:rsidR="000C0271" w:rsidRPr="000C0271" w:rsidRDefault="0000231F" w:rsidP="000C0271">
            <w:pPr>
              <w:pStyle w:val="a9"/>
              <w:numPr>
                <w:ilvl w:val="0"/>
                <w:numId w:val="117"/>
              </w:numPr>
              <w:spacing w:line="240" w:lineRule="auto"/>
              <w:ind w:left="371"/>
              <w:jc w:val="both"/>
              <w:rPr>
                <w:rFonts w:ascii="Times New Roman" w:hAnsi="Times New Roman" w:cs="Times New Roman"/>
              </w:rPr>
            </w:pPr>
            <w:r w:rsidRPr="000C0271">
              <w:rPr>
                <w:rFonts w:ascii="Times New Roman" w:hAnsi="Times New Roman" w:cs="Times New Roman"/>
              </w:rPr>
              <w:t>Користувач переглядає трейлер (типова тривалість 1-3 хвилини)</w:t>
            </w:r>
          </w:p>
          <w:p w14:paraId="10C1EC69" w14:textId="605E2D0D" w:rsidR="000C0271" w:rsidRDefault="0000231F" w:rsidP="000C0271">
            <w:pPr>
              <w:pStyle w:val="a9"/>
              <w:numPr>
                <w:ilvl w:val="0"/>
                <w:numId w:val="117"/>
              </w:numPr>
              <w:spacing w:line="240" w:lineRule="auto"/>
              <w:ind w:left="371"/>
              <w:jc w:val="both"/>
              <w:rPr>
                <w:rFonts w:ascii="Times New Roman" w:hAnsi="Times New Roman" w:cs="Times New Roman"/>
              </w:rPr>
            </w:pPr>
            <w:r w:rsidRPr="000C0271">
              <w:rPr>
                <w:rFonts w:ascii="Times New Roman" w:hAnsi="Times New Roman" w:cs="Times New Roman"/>
              </w:rPr>
              <w:t xml:space="preserve">Після завершення трейлера (відео досягло кінця) система автоматично показує </w:t>
            </w:r>
            <w:proofErr w:type="spellStart"/>
            <w:r w:rsidRPr="000C0271">
              <w:rPr>
                <w:rFonts w:ascii="Times New Roman" w:hAnsi="Times New Roman" w:cs="Times New Roman"/>
              </w:rPr>
              <w:t>overlay</w:t>
            </w:r>
            <w:proofErr w:type="spellEnd"/>
            <w:r w:rsidRPr="000C0271">
              <w:rPr>
                <w:rFonts w:ascii="Times New Roman" w:hAnsi="Times New Roman" w:cs="Times New Roman"/>
              </w:rPr>
              <w:t xml:space="preserve"> з опціями дій згідно US 6 (критерій 3):</w:t>
            </w:r>
          </w:p>
          <w:p w14:paraId="3D7D721C" w14:textId="77777777" w:rsidR="000C0271" w:rsidRPr="000C0271" w:rsidRDefault="000C0271" w:rsidP="000C0271">
            <w:pPr>
              <w:pStyle w:val="a9"/>
              <w:numPr>
                <w:ilvl w:val="0"/>
                <w:numId w:val="118"/>
              </w:numPr>
              <w:spacing w:line="240" w:lineRule="auto"/>
              <w:jc w:val="both"/>
              <w:rPr>
                <w:rFonts w:ascii="Times New Roman" w:hAnsi="Times New Roman" w:cs="Times New Roman"/>
              </w:rPr>
            </w:pPr>
            <w:r w:rsidRPr="000C0271">
              <w:rPr>
                <w:rFonts w:ascii="Times New Roman" w:hAnsi="Times New Roman" w:cs="Times New Roman"/>
              </w:rPr>
              <w:t>"Дивитися повний фільм" (якщо у користувача є підписка або контент безкоштовний)</w:t>
            </w:r>
          </w:p>
          <w:p w14:paraId="108F78A3" w14:textId="57CF81A7" w:rsidR="000C0271" w:rsidRPr="000C0271" w:rsidRDefault="000C0271" w:rsidP="000C0271">
            <w:pPr>
              <w:pStyle w:val="a9"/>
              <w:numPr>
                <w:ilvl w:val="0"/>
                <w:numId w:val="118"/>
              </w:numPr>
              <w:spacing w:line="240" w:lineRule="auto"/>
              <w:jc w:val="both"/>
              <w:rPr>
                <w:rFonts w:ascii="Times New Roman" w:hAnsi="Times New Roman" w:cs="Times New Roman"/>
              </w:rPr>
            </w:pPr>
            <w:r w:rsidRPr="000C0271">
              <w:rPr>
                <w:rFonts w:ascii="Times New Roman" w:hAnsi="Times New Roman" w:cs="Times New Roman"/>
              </w:rPr>
              <w:t>"Оформити підписку" (якщо користувач не має підписки)</w:t>
            </w:r>
          </w:p>
          <w:p w14:paraId="6B13BE3C" w14:textId="3A826697" w:rsidR="000C0271" w:rsidRPr="000C0271" w:rsidRDefault="000C0271" w:rsidP="000C0271">
            <w:pPr>
              <w:pStyle w:val="a9"/>
              <w:numPr>
                <w:ilvl w:val="0"/>
                <w:numId w:val="118"/>
              </w:numPr>
              <w:spacing w:line="240" w:lineRule="auto"/>
              <w:jc w:val="both"/>
              <w:rPr>
                <w:rFonts w:ascii="Times New Roman" w:hAnsi="Times New Roman" w:cs="Times New Roman"/>
              </w:rPr>
            </w:pPr>
            <w:r w:rsidRPr="000C0271">
              <w:rPr>
                <w:rFonts w:ascii="Times New Roman" w:hAnsi="Times New Roman" w:cs="Times New Roman"/>
              </w:rPr>
              <w:t xml:space="preserve">"Повторити трейлер" (іконка </w:t>
            </w:r>
            <w:proofErr w:type="spellStart"/>
            <w:r w:rsidRPr="000C0271">
              <w:rPr>
                <w:rFonts w:ascii="Times New Roman" w:hAnsi="Times New Roman" w:cs="Times New Roman"/>
              </w:rPr>
              <w:t>replay</w:t>
            </w:r>
            <w:proofErr w:type="spellEnd"/>
            <w:r w:rsidRPr="000C0271">
              <w:rPr>
                <w:rFonts w:ascii="Times New Roman" w:hAnsi="Times New Roman" w:cs="Times New Roman"/>
              </w:rPr>
              <w:t>)</w:t>
            </w:r>
          </w:p>
          <w:p w14:paraId="6F75E666" w14:textId="6A8ACAE6" w:rsidR="000C0271" w:rsidRPr="000C0271" w:rsidRDefault="000C0271" w:rsidP="000C0271">
            <w:pPr>
              <w:pStyle w:val="a9"/>
              <w:numPr>
                <w:ilvl w:val="0"/>
                <w:numId w:val="118"/>
              </w:numPr>
              <w:spacing w:line="240" w:lineRule="auto"/>
              <w:jc w:val="both"/>
              <w:rPr>
                <w:rFonts w:ascii="Times New Roman" w:hAnsi="Times New Roman" w:cs="Times New Roman"/>
              </w:rPr>
            </w:pPr>
            <w:r w:rsidRPr="000C0271">
              <w:rPr>
                <w:rFonts w:ascii="Times New Roman" w:hAnsi="Times New Roman" w:cs="Times New Roman"/>
              </w:rPr>
              <w:t>"Додати до списку" (Вподобані/Переглянути пізніше)</w:t>
            </w:r>
          </w:p>
          <w:p w14:paraId="2471D176" w14:textId="43880C56" w:rsidR="000C0271" w:rsidRPr="000C0271" w:rsidRDefault="000C0271" w:rsidP="000C0271">
            <w:pPr>
              <w:pStyle w:val="a9"/>
              <w:numPr>
                <w:ilvl w:val="0"/>
                <w:numId w:val="118"/>
              </w:numPr>
              <w:spacing w:line="240" w:lineRule="auto"/>
              <w:jc w:val="both"/>
              <w:rPr>
                <w:rFonts w:ascii="Times New Roman" w:hAnsi="Times New Roman" w:cs="Times New Roman"/>
              </w:rPr>
            </w:pPr>
            <w:r w:rsidRPr="000C0271">
              <w:rPr>
                <w:rFonts w:ascii="Times New Roman" w:hAnsi="Times New Roman" w:cs="Times New Roman"/>
              </w:rPr>
              <w:t>"Закрити" (X)</w:t>
            </w:r>
          </w:p>
          <w:p w14:paraId="59899B6A" w14:textId="3EC7BC9C" w:rsidR="0000231F" w:rsidRPr="000C0271" w:rsidRDefault="0000231F" w:rsidP="000C0271">
            <w:pPr>
              <w:pStyle w:val="a9"/>
              <w:numPr>
                <w:ilvl w:val="0"/>
                <w:numId w:val="117"/>
              </w:numPr>
              <w:spacing w:line="240" w:lineRule="auto"/>
              <w:ind w:left="371"/>
              <w:jc w:val="both"/>
              <w:rPr>
                <w:rFonts w:ascii="Times New Roman" w:hAnsi="Times New Roman" w:cs="Times New Roman"/>
              </w:rPr>
            </w:pPr>
            <w:r w:rsidRPr="000C0271">
              <w:rPr>
                <w:rFonts w:ascii="Times New Roman" w:hAnsi="Times New Roman" w:cs="Times New Roman"/>
              </w:rPr>
              <w:t xml:space="preserve">Система </w:t>
            </w:r>
            <w:proofErr w:type="spellStart"/>
            <w:r w:rsidRPr="000C0271">
              <w:rPr>
                <w:rFonts w:ascii="Times New Roman" w:hAnsi="Times New Roman" w:cs="Times New Roman"/>
              </w:rPr>
              <w:t>логує</w:t>
            </w:r>
            <w:proofErr w:type="spellEnd"/>
            <w:r w:rsidRPr="000C0271">
              <w:rPr>
                <w:rFonts w:ascii="Times New Roman" w:hAnsi="Times New Roman" w:cs="Times New Roman"/>
              </w:rPr>
              <w:t xml:space="preserve"> перегляд трейлера для аналітики: </w:t>
            </w:r>
            <w:proofErr w:type="spellStart"/>
            <w:r w:rsidRPr="000C0271">
              <w:rPr>
                <w:rFonts w:ascii="Times New Roman" w:hAnsi="Times New Roman" w:cs="Times New Roman"/>
              </w:rPr>
              <w:t>user_id</w:t>
            </w:r>
            <w:proofErr w:type="spellEnd"/>
            <w:r w:rsidRPr="000C0271">
              <w:rPr>
                <w:rFonts w:ascii="Times New Roman" w:hAnsi="Times New Roman" w:cs="Times New Roman"/>
              </w:rPr>
              <w:t xml:space="preserve"> (якщо авторизований), </w:t>
            </w:r>
            <w:proofErr w:type="spellStart"/>
            <w:r w:rsidRPr="000C0271">
              <w:rPr>
                <w:rFonts w:ascii="Times New Roman" w:hAnsi="Times New Roman" w:cs="Times New Roman"/>
              </w:rPr>
              <w:t>content_id</w:t>
            </w:r>
            <w:proofErr w:type="spellEnd"/>
            <w:r w:rsidRPr="000C0271">
              <w:rPr>
                <w:rFonts w:ascii="Times New Roman" w:hAnsi="Times New Roman" w:cs="Times New Roman"/>
              </w:rPr>
              <w:t>, час перегляду, чи був переглянутий до кінця</w:t>
            </w:r>
          </w:p>
        </w:tc>
      </w:tr>
      <w:tr w:rsidR="0000231F" w:rsidRPr="000311AE" w14:paraId="3442C556" w14:textId="77777777" w:rsidTr="007F7CAE">
        <w:tc>
          <w:tcPr>
            <w:tcW w:w="0" w:type="auto"/>
            <w:hideMark/>
          </w:tcPr>
          <w:p w14:paraId="45F6F872"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t>Альтернативні сценарії</w:t>
            </w:r>
          </w:p>
        </w:tc>
        <w:tc>
          <w:tcPr>
            <w:tcW w:w="0" w:type="auto"/>
            <w:hideMark/>
          </w:tcPr>
          <w:p w14:paraId="2ED488F0" w14:textId="2A9618F5" w:rsidR="00851134" w:rsidRDefault="0000231F" w:rsidP="00851134">
            <w:pPr>
              <w:spacing w:after="0" w:line="240" w:lineRule="auto"/>
              <w:jc w:val="both"/>
              <w:rPr>
                <w:rFonts w:ascii="Times New Roman" w:hAnsi="Times New Roman" w:cs="Times New Roman"/>
              </w:rPr>
            </w:pPr>
            <w:r w:rsidRPr="000311AE">
              <w:rPr>
                <w:rFonts w:ascii="Times New Roman" w:hAnsi="Times New Roman" w:cs="Times New Roman"/>
                <w:b/>
                <w:bCs/>
              </w:rPr>
              <w:t>А1: Перегляд у повноекранному режимі</w:t>
            </w:r>
          </w:p>
          <w:p w14:paraId="58D8B9F4" w14:textId="3F312A9C" w:rsidR="00851134" w:rsidRPr="00851134" w:rsidRDefault="0000231F" w:rsidP="00851134">
            <w:pPr>
              <w:pStyle w:val="a9"/>
              <w:numPr>
                <w:ilvl w:val="0"/>
                <w:numId w:val="119"/>
              </w:numPr>
              <w:spacing w:line="240" w:lineRule="auto"/>
              <w:jc w:val="both"/>
              <w:rPr>
                <w:rFonts w:ascii="Times New Roman" w:hAnsi="Times New Roman" w:cs="Times New Roman"/>
              </w:rPr>
            </w:pPr>
            <w:r w:rsidRPr="00851134">
              <w:rPr>
                <w:rFonts w:ascii="Times New Roman" w:hAnsi="Times New Roman" w:cs="Times New Roman"/>
              </w:rPr>
              <w:t>На кроці 10: Користувач натискає кнопку повноекранного режиму (</w:t>
            </w:r>
            <w:proofErr w:type="spellStart"/>
            <w:r w:rsidRPr="00851134">
              <w:rPr>
                <w:rFonts w:ascii="Times New Roman" w:hAnsi="Times New Roman" w:cs="Times New Roman"/>
              </w:rPr>
              <w:t>fullscreen</w:t>
            </w:r>
            <w:proofErr w:type="spellEnd"/>
            <w:r w:rsidRPr="00851134">
              <w:rPr>
                <w:rFonts w:ascii="Times New Roman" w:hAnsi="Times New Roman" w:cs="Times New Roman"/>
              </w:rPr>
              <w:t xml:space="preserve">) у </w:t>
            </w:r>
            <w:proofErr w:type="spellStart"/>
            <w:r w:rsidRPr="00851134">
              <w:rPr>
                <w:rFonts w:ascii="Times New Roman" w:hAnsi="Times New Roman" w:cs="Times New Roman"/>
              </w:rPr>
              <w:t>controls</w:t>
            </w:r>
            <w:proofErr w:type="spellEnd"/>
            <w:r w:rsidRPr="00851134">
              <w:rPr>
                <w:rFonts w:ascii="Times New Roman" w:hAnsi="Times New Roman" w:cs="Times New Roman"/>
              </w:rPr>
              <w:t xml:space="preserve"> плеєра</w:t>
            </w:r>
          </w:p>
          <w:p w14:paraId="50C607D2" w14:textId="2095F42C" w:rsidR="00851134" w:rsidRPr="00851134" w:rsidRDefault="0000231F" w:rsidP="00851134">
            <w:pPr>
              <w:pStyle w:val="a9"/>
              <w:numPr>
                <w:ilvl w:val="0"/>
                <w:numId w:val="119"/>
              </w:numPr>
              <w:spacing w:line="240" w:lineRule="auto"/>
              <w:jc w:val="both"/>
              <w:rPr>
                <w:rFonts w:ascii="Times New Roman" w:hAnsi="Times New Roman" w:cs="Times New Roman"/>
              </w:rPr>
            </w:pPr>
            <w:r w:rsidRPr="00851134">
              <w:rPr>
                <w:rFonts w:ascii="Times New Roman" w:hAnsi="Times New Roman" w:cs="Times New Roman"/>
              </w:rPr>
              <w:t xml:space="preserve">Система розгортає </w:t>
            </w:r>
            <w:proofErr w:type="spellStart"/>
            <w:r w:rsidRPr="00851134">
              <w:rPr>
                <w:rFonts w:ascii="Times New Roman" w:hAnsi="Times New Roman" w:cs="Times New Roman"/>
              </w:rPr>
              <w:t>відеоплеєр</w:t>
            </w:r>
            <w:proofErr w:type="spellEnd"/>
            <w:r w:rsidRPr="00851134">
              <w:rPr>
                <w:rFonts w:ascii="Times New Roman" w:hAnsi="Times New Roman" w:cs="Times New Roman"/>
              </w:rPr>
              <w:t xml:space="preserve"> на весь екран користувача</w:t>
            </w:r>
          </w:p>
          <w:p w14:paraId="7F67799D" w14:textId="0ED485A3" w:rsidR="00851134" w:rsidRPr="00851134" w:rsidRDefault="0000231F" w:rsidP="00851134">
            <w:pPr>
              <w:pStyle w:val="a9"/>
              <w:numPr>
                <w:ilvl w:val="0"/>
                <w:numId w:val="119"/>
              </w:numPr>
              <w:spacing w:line="240" w:lineRule="auto"/>
              <w:jc w:val="both"/>
              <w:rPr>
                <w:rFonts w:ascii="Times New Roman" w:hAnsi="Times New Roman" w:cs="Times New Roman"/>
              </w:rPr>
            </w:pPr>
            <w:r w:rsidRPr="00851134">
              <w:rPr>
                <w:rFonts w:ascii="Times New Roman" w:hAnsi="Times New Roman" w:cs="Times New Roman"/>
              </w:rPr>
              <w:t xml:space="preserve">Всі </w:t>
            </w:r>
            <w:proofErr w:type="spellStart"/>
            <w:r w:rsidRPr="00851134">
              <w:rPr>
                <w:rFonts w:ascii="Times New Roman" w:hAnsi="Times New Roman" w:cs="Times New Roman"/>
              </w:rPr>
              <w:t>controls</w:t>
            </w:r>
            <w:proofErr w:type="spellEnd"/>
            <w:r w:rsidRPr="00851134">
              <w:rPr>
                <w:rFonts w:ascii="Times New Roman" w:hAnsi="Times New Roman" w:cs="Times New Roman"/>
              </w:rPr>
              <w:t xml:space="preserve"> залишаються доступними</w:t>
            </w:r>
          </w:p>
          <w:p w14:paraId="17E2D0BD" w14:textId="0896D41A" w:rsidR="00851134" w:rsidRPr="00851134" w:rsidRDefault="0000231F" w:rsidP="00851134">
            <w:pPr>
              <w:pStyle w:val="a9"/>
              <w:numPr>
                <w:ilvl w:val="0"/>
                <w:numId w:val="119"/>
              </w:numPr>
              <w:spacing w:line="240" w:lineRule="auto"/>
              <w:jc w:val="both"/>
              <w:rPr>
                <w:rFonts w:ascii="Times New Roman" w:hAnsi="Times New Roman" w:cs="Times New Roman"/>
              </w:rPr>
            </w:pPr>
            <w:r w:rsidRPr="00851134">
              <w:rPr>
                <w:rFonts w:ascii="Times New Roman" w:hAnsi="Times New Roman" w:cs="Times New Roman"/>
              </w:rPr>
              <w:t xml:space="preserve">Користувач може вийти з повноекранного режиму натисканням ESC або кнопки </w:t>
            </w:r>
            <w:proofErr w:type="spellStart"/>
            <w:r w:rsidRPr="00851134">
              <w:rPr>
                <w:rFonts w:ascii="Times New Roman" w:hAnsi="Times New Roman" w:cs="Times New Roman"/>
              </w:rPr>
              <w:t>fullscreen</w:t>
            </w:r>
            <w:proofErr w:type="spellEnd"/>
          </w:p>
          <w:p w14:paraId="49E8CF83" w14:textId="50C342FA" w:rsidR="00851134" w:rsidRPr="00851134" w:rsidRDefault="0000231F" w:rsidP="00851134">
            <w:pPr>
              <w:pStyle w:val="a9"/>
              <w:numPr>
                <w:ilvl w:val="0"/>
                <w:numId w:val="119"/>
              </w:numPr>
              <w:spacing w:line="240" w:lineRule="auto"/>
              <w:jc w:val="both"/>
              <w:rPr>
                <w:rFonts w:ascii="Times New Roman" w:hAnsi="Times New Roman" w:cs="Times New Roman"/>
              </w:rPr>
            </w:pPr>
            <w:proofErr w:type="spellStart"/>
            <w:r w:rsidRPr="00851134">
              <w:rPr>
                <w:rFonts w:ascii="Times New Roman" w:hAnsi="Times New Roman" w:cs="Times New Roman"/>
              </w:rPr>
              <w:lastRenderedPageBreak/>
              <w:t>Use</w:t>
            </w:r>
            <w:proofErr w:type="spellEnd"/>
            <w:r w:rsidRPr="00851134">
              <w:rPr>
                <w:rFonts w:ascii="Times New Roman" w:hAnsi="Times New Roman" w:cs="Times New Roman"/>
              </w:rPr>
              <w:t xml:space="preserve"> </w:t>
            </w:r>
            <w:proofErr w:type="spellStart"/>
            <w:r w:rsidRPr="00851134">
              <w:rPr>
                <w:rFonts w:ascii="Times New Roman" w:hAnsi="Times New Roman" w:cs="Times New Roman"/>
              </w:rPr>
              <w:t>case</w:t>
            </w:r>
            <w:proofErr w:type="spellEnd"/>
            <w:r w:rsidRPr="00851134">
              <w:rPr>
                <w:rFonts w:ascii="Times New Roman" w:hAnsi="Times New Roman" w:cs="Times New Roman"/>
              </w:rPr>
              <w:t xml:space="preserve"> продовжується</w:t>
            </w:r>
          </w:p>
          <w:p w14:paraId="002273F6" w14:textId="6E7998D3" w:rsidR="00851134" w:rsidRDefault="0000231F" w:rsidP="00851134">
            <w:pPr>
              <w:spacing w:after="0" w:line="240" w:lineRule="auto"/>
              <w:jc w:val="both"/>
              <w:rPr>
                <w:rFonts w:ascii="Times New Roman" w:hAnsi="Times New Roman" w:cs="Times New Roman"/>
              </w:rPr>
            </w:pPr>
            <w:r w:rsidRPr="000311AE">
              <w:rPr>
                <w:rFonts w:ascii="Times New Roman" w:hAnsi="Times New Roman" w:cs="Times New Roman"/>
                <w:b/>
                <w:bCs/>
              </w:rPr>
              <w:t>А2: Повторний перегляд трейлера</w:t>
            </w:r>
          </w:p>
          <w:p w14:paraId="4C731089" w14:textId="6EBA9BBC" w:rsidR="00851134" w:rsidRPr="00851134" w:rsidRDefault="0000231F" w:rsidP="00851134">
            <w:pPr>
              <w:pStyle w:val="a9"/>
              <w:numPr>
                <w:ilvl w:val="0"/>
                <w:numId w:val="120"/>
              </w:numPr>
              <w:spacing w:line="240" w:lineRule="auto"/>
              <w:jc w:val="both"/>
              <w:rPr>
                <w:rFonts w:ascii="Times New Roman" w:hAnsi="Times New Roman" w:cs="Times New Roman"/>
              </w:rPr>
            </w:pPr>
            <w:r w:rsidRPr="00851134">
              <w:rPr>
                <w:rFonts w:ascii="Times New Roman" w:hAnsi="Times New Roman" w:cs="Times New Roman"/>
              </w:rPr>
              <w:t>На кроці 12: Після завершення трейлера користувач натискає "Повторити трейлер" згідно US 6 (критерій 3)</w:t>
            </w:r>
          </w:p>
          <w:p w14:paraId="2620BDD6" w14:textId="0F19661E" w:rsidR="00851134" w:rsidRPr="00851134" w:rsidRDefault="0000231F" w:rsidP="00851134">
            <w:pPr>
              <w:pStyle w:val="a9"/>
              <w:numPr>
                <w:ilvl w:val="0"/>
                <w:numId w:val="120"/>
              </w:numPr>
              <w:spacing w:line="240" w:lineRule="auto"/>
              <w:jc w:val="both"/>
              <w:rPr>
                <w:rFonts w:ascii="Times New Roman" w:hAnsi="Times New Roman" w:cs="Times New Roman"/>
              </w:rPr>
            </w:pPr>
            <w:r w:rsidRPr="00851134">
              <w:rPr>
                <w:rFonts w:ascii="Times New Roman" w:hAnsi="Times New Roman" w:cs="Times New Roman"/>
              </w:rPr>
              <w:t xml:space="preserve">Система скидає </w:t>
            </w:r>
            <w:proofErr w:type="spellStart"/>
            <w:r w:rsidRPr="00851134">
              <w:rPr>
                <w:rFonts w:ascii="Times New Roman" w:hAnsi="Times New Roman" w:cs="Times New Roman"/>
              </w:rPr>
              <w:t>timeline</w:t>
            </w:r>
            <w:proofErr w:type="spellEnd"/>
            <w:r w:rsidRPr="00851134">
              <w:rPr>
                <w:rFonts w:ascii="Times New Roman" w:hAnsi="Times New Roman" w:cs="Times New Roman"/>
              </w:rPr>
              <w:t xml:space="preserve"> відео на початок (0:00)</w:t>
            </w:r>
          </w:p>
          <w:p w14:paraId="5C639094" w14:textId="3C48816C" w:rsidR="00851134" w:rsidRPr="00851134" w:rsidRDefault="0000231F" w:rsidP="00851134">
            <w:pPr>
              <w:pStyle w:val="a9"/>
              <w:numPr>
                <w:ilvl w:val="0"/>
                <w:numId w:val="120"/>
              </w:numPr>
              <w:spacing w:line="240" w:lineRule="auto"/>
              <w:jc w:val="both"/>
              <w:rPr>
                <w:rFonts w:ascii="Times New Roman" w:hAnsi="Times New Roman" w:cs="Times New Roman"/>
              </w:rPr>
            </w:pPr>
            <w:r w:rsidRPr="00851134">
              <w:rPr>
                <w:rFonts w:ascii="Times New Roman" w:hAnsi="Times New Roman" w:cs="Times New Roman"/>
              </w:rPr>
              <w:t>Відтворення автоматично починається знову</w:t>
            </w:r>
          </w:p>
          <w:p w14:paraId="360A505A" w14:textId="62A9EB08" w:rsidR="00851134" w:rsidRPr="00851134" w:rsidRDefault="0000231F" w:rsidP="00851134">
            <w:pPr>
              <w:pStyle w:val="a9"/>
              <w:numPr>
                <w:ilvl w:val="0"/>
                <w:numId w:val="120"/>
              </w:numPr>
              <w:spacing w:line="240" w:lineRule="auto"/>
              <w:jc w:val="both"/>
              <w:rPr>
                <w:rFonts w:ascii="Times New Roman" w:hAnsi="Times New Roman" w:cs="Times New Roman"/>
              </w:rPr>
            </w:pPr>
            <w:proofErr w:type="spellStart"/>
            <w:r w:rsidRPr="00851134">
              <w:rPr>
                <w:rFonts w:ascii="Times New Roman" w:hAnsi="Times New Roman" w:cs="Times New Roman"/>
              </w:rPr>
              <w:t>Overlay</w:t>
            </w:r>
            <w:proofErr w:type="spellEnd"/>
            <w:r w:rsidRPr="00851134">
              <w:rPr>
                <w:rFonts w:ascii="Times New Roman" w:hAnsi="Times New Roman" w:cs="Times New Roman"/>
              </w:rPr>
              <w:t xml:space="preserve"> з опціями зникає</w:t>
            </w:r>
          </w:p>
          <w:p w14:paraId="2A7FA282" w14:textId="19E0BFFB" w:rsidR="00851134" w:rsidRPr="00851134" w:rsidRDefault="0000231F" w:rsidP="00851134">
            <w:pPr>
              <w:pStyle w:val="a9"/>
              <w:numPr>
                <w:ilvl w:val="0"/>
                <w:numId w:val="120"/>
              </w:numPr>
              <w:spacing w:line="240" w:lineRule="auto"/>
              <w:jc w:val="both"/>
              <w:rPr>
                <w:rFonts w:ascii="Times New Roman" w:hAnsi="Times New Roman" w:cs="Times New Roman"/>
              </w:rPr>
            </w:pPr>
            <w:proofErr w:type="spellStart"/>
            <w:r w:rsidRPr="00851134">
              <w:rPr>
                <w:rFonts w:ascii="Times New Roman" w:hAnsi="Times New Roman" w:cs="Times New Roman"/>
              </w:rPr>
              <w:t>Use</w:t>
            </w:r>
            <w:proofErr w:type="spellEnd"/>
            <w:r w:rsidRPr="00851134">
              <w:rPr>
                <w:rFonts w:ascii="Times New Roman" w:hAnsi="Times New Roman" w:cs="Times New Roman"/>
              </w:rPr>
              <w:t xml:space="preserve"> </w:t>
            </w:r>
            <w:proofErr w:type="spellStart"/>
            <w:r w:rsidRPr="00851134">
              <w:rPr>
                <w:rFonts w:ascii="Times New Roman" w:hAnsi="Times New Roman" w:cs="Times New Roman"/>
              </w:rPr>
              <w:t>case</w:t>
            </w:r>
            <w:proofErr w:type="spellEnd"/>
            <w:r w:rsidRPr="00851134">
              <w:rPr>
                <w:rFonts w:ascii="Times New Roman" w:hAnsi="Times New Roman" w:cs="Times New Roman"/>
              </w:rPr>
              <w:t xml:space="preserve"> продовжується з кроку 11</w:t>
            </w:r>
          </w:p>
          <w:p w14:paraId="4E05F82A" w14:textId="55B5620E" w:rsidR="00851134" w:rsidRDefault="0000231F" w:rsidP="00851134">
            <w:pPr>
              <w:spacing w:after="0" w:line="240" w:lineRule="auto"/>
              <w:jc w:val="both"/>
              <w:rPr>
                <w:rFonts w:ascii="Times New Roman" w:hAnsi="Times New Roman" w:cs="Times New Roman"/>
              </w:rPr>
            </w:pPr>
            <w:r w:rsidRPr="000311AE">
              <w:rPr>
                <w:rFonts w:ascii="Times New Roman" w:hAnsi="Times New Roman" w:cs="Times New Roman"/>
                <w:b/>
                <w:bCs/>
              </w:rPr>
              <w:t>А3: Перехід до повного фільму після трейлера</w:t>
            </w:r>
          </w:p>
          <w:p w14:paraId="262B0D21" w14:textId="3430E00B" w:rsidR="00851134" w:rsidRPr="00851134" w:rsidRDefault="0000231F" w:rsidP="00851134">
            <w:pPr>
              <w:pStyle w:val="a9"/>
              <w:numPr>
                <w:ilvl w:val="0"/>
                <w:numId w:val="121"/>
              </w:numPr>
              <w:spacing w:line="240" w:lineRule="auto"/>
              <w:jc w:val="both"/>
              <w:rPr>
                <w:rFonts w:ascii="Times New Roman" w:hAnsi="Times New Roman" w:cs="Times New Roman"/>
              </w:rPr>
            </w:pPr>
            <w:r w:rsidRPr="00851134">
              <w:rPr>
                <w:rFonts w:ascii="Times New Roman" w:hAnsi="Times New Roman" w:cs="Times New Roman"/>
              </w:rPr>
              <w:t>На кроці 12: Користувач натискає "Дивитися повний фільм" згідно US 6 (критерій 3)</w:t>
            </w:r>
          </w:p>
          <w:p w14:paraId="0217054A" w14:textId="3DB85DA2" w:rsidR="00851134" w:rsidRPr="00851134" w:rsidRDefault="0000231F" w:rsidP="00851134">
            <w:pPr>
              <w:pStyle w:val="a9"/>
              <w:numPr>
                <w:ilvl w:val="0"/>
                <w:numId w:val="121"/>
              </w:numPr>
              <w:spacing w:line="240" w:lineRule="auto"/>
              <w:jc w:val="both"/>
              <w:rPr>
                <w:rFonts w:ascii="Times New Roman" w:hAnsi="Times New Roman" w:cs="Times New Roman"/>
              </w:rPr>
            </w:pPr>
            <w:r w:rsidRPr="00851134">
              <w:rPr>
                <w:rFonts w:ascii="Times New Roman" w:hAnsi="Times New Roman" w:cs="Times New Roman"/>
              </w:rPr>
              <w:t>Система перевіряє статус підписки користувача</w:t>
            </w:r>
          </w:p>
          <w:p w14:paraId="54EE17E8" w14:textId="30A9DDB8" w:rsidR="00851134" w:rsidRPr="00851134" w:rsidRDefault="0000231F" w:rsidP="00851134">
            <w:pPr>
              <w:pStyle w:val="a9"/>
              <w:numPr>
                <w:ilvl w:val="0"/>
                <w:numId w:val="121"/>
              </w:numPr>
              <w:spacing w:line="240" w:lineRule="auto"/>
              <w:jc w:val="both"/>
              <w:rPr>
                <w:rFonts w:ascii="Times New Roman" w:hAnsi="Times New Roman" w:cs="Times New Roman"/>
              </w:rPr>
            </w:pPr>
            <w:r w:rsidRPr="00851134">
              <w:rPr>
                <w:rFonts w:ascii="Times New Roman" w:hAnsi="Times New Roman" w:cs="Times New Roman"/>
              </w:rPr>
              <w:t xml:space="preserve">Якщо підписка активна: система закриває трейлер та запускає повний фільм у </w:t>
            </w:r>
            <w:proofErr w:type="spellStart"/>
            <w:r w:rsidRPr="00851134">
              <w:rPr>
                <w:rFonts w:ascii="Times New Roman" w:hAnsi="Times New Roman" w:cs="Times New Roman"/>
              </w:rPr>
              <w:t>медіаплеєрі</w:t>
            </w:r>
            <w:proofErr w:type="spellEnd"/>
            <w:r w:rsidRPr="00851134">
              <w:rPr>
                <w:rFonts w:ascii="Times New Roman" w:hAnsi="Times New Roman" w:cs="Times New Roman"/>
              </w:rPr>
              <w:t xml:space="preserve"> (перехід до UC07)</w:t>
            </w:r>
          </w:p>
          <w:p w14:paraId="63BE6765" w14:textId="78E24E39" w:rsidR="00851134" w:rsidRPr="00851134" w:rsidRDefault="0000231F" w:rsidP="00851134">
            <w:pPr>
              <w:pStyle w:val="a9"/>
              <w:numPr>
                <w:ilvl w:val="0"/>
                <w:numId w:val="121"/>
              </w:numPr>
              <w:spacing w:line="240" w:lineRule="auto"/>
              <w:jc w:val="both"/>
              <w:rPr>
                <w:rFonts w:ascii="Times New Roman" w:hAnsi="Times New Roman" w:cs="Times New Roman"/>
              </w:rPr>
            </w:pPr>
            <w:r w:rsidRPr="00851134">
              <w:rPr>
                <w:rFonts w:ascii="Times New Roman" w:hAnsi="Times New Roman" w:cs="Times New Roman"/>
              </w:rPr>
              <w:t xml:space="preserve">Якщо підписки немає: система показує </w:t>
            </w:r>
            <w:proofErr w:type="spellStart"/>
            <w:r w:rsidRPr="00851134">
              <w:rPr>
                <w:rFonts w:ascii="Times New Roman" w:hAnsi="Times New Roman" w:cs="Times New Roman"/>
              </w:rPr>
              <w:t>промо</w:t>
            </w:r>
            <w:proofErr w:type="spellEnd"/>
            <w:r w:rsidRPr="00851134">
              <w:rPr>
                <w:rFonts w:ascii="Times New Roman" w:hAnsi="Times New Roman" w:cs="Times New Roman"/>
              </w:rPr>
              <w:t>-екран з пропозицією оформити підписку (перехід до UC10)</w:t>
            </w:r>
          </w:p>
          <w:p w14:paraId="6FEF985F" w14:textId="773EC376" w:rsidR="00851134" w:rsidRPr="00851134" w:rsidRDefault="0000231F" w:rsidP="00851134">
            <w:pPr>
              <w:pStyle w:val="a9"/>
              <w:numPr>
                <w:ilvl w:val="0"/>
                <w:numId w:val="121"/>
              </w:numPr>
              <w:spacing w:line="240" w:lineRule="auto"/>
              <w:jc w:val="both"/>
              <w:rPr>
                <w:rFonts w:ascii="Times New Roman" w:hAnsi="Times New Roman" w:cs="Times New Roman"/>
              </w:rPr>
            </w:pPr>
            <w:proofErr w:type="spellStart"/>
            <w:r w:rsidRPr="00851134">
              <w:rPr>
                <w:rFonts w:ascii="Times New Roman" w:hAnsi="Times New Roman" w:cs="Times New Roman"/>
              </w:rPr>
              <w:t>Use</w:t>
            </w:r>
            <w:proofErr w:type="spellEnd"/>
            <w:r w:rsidRPr="00851134">
              <w:rPr>
                <w:rFonts w:ascii="Times New Roman" w:hAnsi="Times New Roman" w:cs="Times New Roman"/>
              </w:rPr>
              <w:t xml:space="preserve"> </w:t>
            </w:r>
            <w:proofErr w:type="spellStart"/>
            <w:r w:rsidRPr="00851134">
              <w:rPr>
                <w:rFonts w:ascii="Times New Roman" w:hAnsi="Times New Roman" w:cs="Times New Roman"/>
              </w:rPr>
              <w:t>case</w:t>
            </w:r>
            <w:proofErr w:type="spellEnd"/>
            <w:r w:rsidRPr="00851134">
              <w:rPr>
                <w:rFonts w:ascii="Times New Roman" w:hAnsi="Times New Roman" w:cs="Times New Roman"/>
              </w:rPr>
              <w:t xml:space="preserve"> завершено з переходом до іншого UC</w:t>
            </w:r>
          </w:p>
          <w:p w14:paraId="55D0687A" w14:textId="21F5DB6D" w:rsidR="00851134" w:rsidRDefault="0000231F" w:rsidP="00851134">
            <w:pPr>
              <w:spacing w:after="0" w:line="240" w:lineRule="auto"/>
              <w:jc w:val="both"/>
              <w:rPr>
                <w:rFonts w:ascii="Times New Roman" w:hAnsi="Times New Roman" w:cs="Times New Roman"/>
              </w:rPr>
            </w:pPr>
            <w:r w:rsidRPr="000311AE">
              <w:rPr>
                <w:rFonts w:ascii="Times New Roman" w:hAnsi="Times New Roman" w:cs="Times New Roman"/>
                <w:b/>
                <w:bCs/>
              </w:rPr>
              <w:t>А4: Додавання до списку після перегляду трейлера</w:t>
            </w:r>
          </w:p>
          <w:p w14:paraId="32B0D017" w14:textId="2C2534DB" w:rsidR="00851134" w:rsidRPr="00851134" w:rsidRDefault="0000231F" w:rsidP="00851134">
            <w:pPr>
              <w:pStyle w:val="a9"/>
              <w:numPr>
                <w:ilvl w:val="0"/>
                <w:numId w:val="122"/>
              </w:numPr>
              <w:spacing w:line="240" w:lineRule="auto"/>
              <w:jc w:val="both"/>
              <w:rPr>
                <w:rFonts w:ascii="Times New Roman" w:hAnsi="Times New Roman" w:cs="Times New Roman"/>
              </w:rPr>
            </w:pPr>
            <w:r w:rsidRPr="00851134">
              <w:rPr>
                <w:rFonts w:ascii="Times New Roman" w:hAnsi="Times New Roman" w:cs="Times New Roman"/>
              </w:rPr>
              <w:t>На кроці 12: Користувач натискає "Додати до списку" згідно US 6 (критерій 3)</w:t>
            </w:r>
          </w:p>
          <w:p w14:paraId="69D434EF" w14:textId="4CE99B3E" w:rsidR="00851134" w:rsidRPr="00851134" w:rsidRDefault="0000231F" w:rsidP="00851134">
            <w:pPr>
              <w:pStyle w:val="a9"/>
              <w:numPr>
                <w:ilvl w:val="0"/>
                <w:numId w:val="122"/>
              </w:numPr>
              <w:spacing w:line="240" w:lineRule="auto"/>
              <w:jc w:val="both"/>
              <w:rPr>
                <w:rFonts w:ascii="Times New Roman" w:hAnsi="Times New Roman" w:cs="Times New Roman"/>
              </w:rPr>
            </w:pPr>
            <w:r w:rsidRPr="00851134">
              <w:rPr>
                <w:rFonts w:ascii="Times New Roman" w:hAnsi="Times New Roman" w:cs="Times New Roman"/>
              </w:rPr>
              <w:t xml:space="preserve">Система показує </w:t>
            </w:r>
            <w:proofErr w:type="spellStart"/>
            <w:r w:rsidRPr="00851134">
              <w:rPr>
                <w:rFonts w:ascii="Times New Roman" w:hAnsi="Times New Roman" w:cs="Times New Roman"/>
              </w:rPr>
              <w:t>mini-dropdown</w:t>
            </w:r>
            <w:proofErr w:type="spellEnd"/>
            <w:r w:rsidRPr="00851134">
              <w:rPr>
                <w:rFonts w:ascii="Times New Roman" w:hAnsi="Times New Roman" w:cs="Times New Roman"/>
              </w:rPr>
              <w:t xml:space="preserve"> з опціями: "Вподобані", "Переглянути пізніше", "Створити новий список"</w:t>
            </w:r>
          </w:p>
          <w:p w14:paraId="66F29362" w14:textId="4621BAC5" w:rsidR="00851134" w:rsidRPr="00851134" w:rsidRDefault="0000231F" w:rsidP="00851134">
            <w:pPr>
              <w:pStyle w:val="a9"/>
              <w:numPr>
                <w:ilvl w:val="0"/>
                <w:numId w:val="122"/>
              </w:numPr>
              <w:spacing w:line="240" w:lineRule="auto"/>
              <w:jc w:val="both"/>
              <w:rPr>
                <w:rFonts w:ascii="Times New Roman" w:hAnsi="Times New Roman" w:cs="Times New Roman"/>
              </w:rPr>
            </w:pPr>
            <w:r w:rsidRPr="00851134">
              <w:rPr>
                <w:rFonts w:ascii="Times New Roman" w:hAnsi="Times New Roman" w:cs="Times New Roman"/>
              </w:rPr>
              <w:t>Користувач обирає список</w:t>
            </w:r>
          </w:p>
          <w:p w14:paraId="0C620AA6" w14:textId="7FAD60F9" w:rsidR="00851134" w:rsidRPr="00851134" w:rsidRDefault="0000231F" w:rsidP="00851134">
            <w:pPr>
              <w:pStyle w:val="a9"/>
              <w:numPr>
                <w:ilvl w:val="0"/>
                <w:numId w:val="122"/>
              </w:numPr>
              <w:spacing w:line="240" w:lineRule="auto"/>
              <w:jc w:val="both"/>
              <w:rPr>
                <w:rFonts w:ascii="Times New Roman" w:hAnsi="Times New Roman" w:cs="Times New Roman"/>
              </w:rPr>
            </w:pPr>
            <w:r w:rsidRPr="00851134">
              <w:rPr>
                <w:rFonts w:ascii="Times New Roman" w:hAnsi="Times New Roman" w:cs="Times New Roman"/>
              </w:rPr>
              <w:t>Система додає фільм до обраного списку (перехід до UC08)</w:t>
            </w:r>
          </w:p>
          <w:p w14:paraId="3DBD9671" w14:textId="5BA713AE" w:rsidR="00851134" w:rsidRPr="00851134" w:rsidRDefault="0000231F" w:rsidP="00851134">
            <w:pPr>
              <w:pStyle w:val="a9"/>
              <w:numPr>
                <w:ilvl w:val="0"/>
                <w:numId w:val="122"/>
              </w:numPr>
              <w:spacing w:line="240" w:lineRule="auto"/>
              <w:jc w:val="both"/>
              <w:rPr>
                <w:rFonts w:ascii="Times New Roman" w:hAnsi="Times New Roman" w:cs="Times New Roman"/>
              </w:rPr>
            </w:pPr>
            <w:r w:rsidRPr="00851134">
              <w:rPr>
                <w:rFonts w:ascii="Times New Roman" w:hAnsi="Times New Roman" w:cs="Times New Roman"/>
              </w:rPr>
              <w:t xml:space="preserve">Система показує </w:t>
            </w:r>
            <w:proofErr w:type="spellStart"/>
            <w:r w:rsidRPr="00851134">
              <w:rPr>
                <w:rFonts w:ascii="Times New Roman" w:hAnsi="Times New Roman" w:cs="Times New Roman"/>
              </w:rPr>
              <w:t>toast</w:t>
            </w:r>
            <w:proofErr w:type="spellEnd"/>
            <w:r w:rsidRPr="00851134">
              <w:rPr>
                <w:rFonts w:ascii="Times New Roman" w:hAnsi="Times New Roman" w:cs="Times New Roman"/>
              </w:rPr>
              <w:t xml:space="preserve"> </w:t>
            </w:r>
            <w:proofErr w:type="spellStart"/>
            <w:r w:rsidRPr="00851134">
              <w:rPr>
                <w:rFonts w:ascii="Times New Roman" w:hAnsi="Times New Roman" w:cs="Times New Roman"/>
              </w:rPr>
              <w:t>notification</w:t>
            </w:r>
            <w:proofErr w:type="spellEnd"/>
            <w:r w:rsidRPr="00851134">
              <w:rPr>
                <w:rFonts w:ascii="Times New Roman" w:hAnsi="Times New Roman" w:cs="Times New Roman"/>
              </w:rPr>
              <w:t>: "Додано до списку 'Вподобані'"</w:t>
            </w:r>
          </w:p>
          <w:p w14:paraId="7BD47E15" w14:textId="2AF15FF6" w:rsidR="00851134" w:rsidRPr="00851134" w:rsidRDefault="0000231F" w:rsidP="00851134">
            <w:pPr>
              <w:pStyle w:val="a9"/>
              <w:numPr>
                <w:ilvl w:val="0"/>
                <w:numId w:val="122"/>
              </w:numPr>
              <w:spacing w:line="240" w:lineRule="auto"/>
              <w:jc w:val="both"/>
              <w:rPr>
                <w:rFonts w:ascii="Times New Roman" w:hAnsi="Times New Roman" w:cs="Times New Roman"/>
              </w:rPr>
            </w:pPr>
            <w:proofErr w:type="spellStart"/>
            <w:r w:rsidRPr="00851134">
              <w:rPr>
                <w:rFonts w:ascii="Times New Roman" w:hAnsi="Times New Roman" w:cs="Times New Roman"/>
              </w:rPr>
              <w:t>Use</w:t>
            </w:r>
            <w:proofErr w:type="spellEnd"/>
            <w:r w:rsidRPr="00851134">
              <w:rPr>
                <w:rFonts w:ascii="Times New Roman" w:hAnsi="Times New Roman" w:cs="Times New Roman"/>
              </w:rPr>
              <w:t xml:space="preserve"> </w:t>
            </w:r>
            <w:proofErr w:type="spellStart"/>
            <w:r w:rsidRPr="00851134">
              <w:rPr>
                <w:rFonts w:ascii="Times New Roman" w:hAnsi="Times New Roman" w:cs="Times New Roman"/>
              </w:rPr>
              <w:t>case</w:t>
            </w:r>
            <w:proofErr w:type="spellEnd"/>
            <w:r w:rsidRPr="00851134">
              <w:rPr>
                <w:rFonts w:ascii="Times New Roman" w:hAnsi="Times New Roman" w:cs="Times New Roman"/>
              </w:rPr>
              <w:t xml:space="preserve"> продовжується</w:t>
            </w:r>
          </w:p>
          <w:p w14:paraId="1ED96A7F" w14:textId="24340C9C" w:rsidR="00851134" w:rsidRDefault="0000231F" w:rsidP="00851134">
            <w:pPr>
              <w:spacing w:after="0" w:line="240" w:lineRule="auto"/>
              <w:jc w:val="both"/>
              <w:rPr>
                <w:rFonts w:ascii="Times New Roman" w:hAnsi="Times New Roman" w:cs="Times New Roman"/>
              </w:rPr>
            </w:pPr>
            <w:r w:rsidRPr="000311AE">
              <w:rPr>
                <w:rFonts w:ascii="Times New Roman" w:hAnsi="Times New Roman" w:cs="Times New Roman"/>
                <w:b/>
                <w:bCs/>
              </w:rPr>
              <w:t>А5: Закриття трейлера до завершення</w:t>
            </w:r>
          </w:p>
          <w:p w14:paraId="5712AC28" w14:textId="5AFB4704" w:rsidR="00851134" w:rsidRPr="00851134" w:rsidRDefault="0000231F" w:rsidP="00851134">
            <w:pPr>
              <w:pStyle w:val="a9"/>
              <w:numPr>
                <w:ilvl w:val="0"/>
                <w:numId w:val="123"/>
              </w:numPr>
              <w:spacing w:line="240" w:lineRule="auto"/>
              <w:jc w:val="both"/>
              <w:rPr>
                <w:rFonts w:ascii="Times New Roman" w:hAnsi="Times New Roman" w:cs="Times New Roman"/>
              </w:rPr>
            </w:pPr>
            <w:r w:rsidRPr="00851134">
              <w:rPr>
                <w:rFonts w:ascii="Times New Roman" w:hAnsi="Times New Roman" w:cs="Times New Roman"/>
              </w:rPr>
              <w:t>На будь-якому кроці 11-12: Користувач натискає кнопку "Закрити" (X) або ESC на клавіатурі</w:t>
            </w:r>
          </w:p>
          <w:p w14:paraId="016C1FBB" w14:textId="5CFB56A2" w:rsidR="00851134" w:rsidRPr="00851134" w:rsidRDefault="0000231F" w:rsidP="00851134">
            <w:pPr>
              <w:pStyle w:val="a9"/>
              <w:numPr>
                <w:ilvl w:val="0"/>
                <w:numId w:val="123"/>
              </w:numPr>
              <w:spacing w:line="240" w:lineRule="auto"/>
              <w:jc w:val="both"/>
              <w:rPr>
                <w:rFonts w:ascii="Times New Roman" w:hAnsi="Times New Roman" w:cs="Times New Roman"/>
              </w:rPr>
            </w:pPr>
            <w:r w:rsidRPr="00851134">
              <w:rPr>
                <w:rFonts w:ascii="Times New Roman" w:hAnsi="Times New Roman" w:cs="Times New Roman"/>
              </w:rPr>
              <w:t>Система зупиняє відтворення трейлера</w:t>
            </w:r>
          </w:p>
          <w:p w14:paraId="71A5FCBE" w14:textId="151EA880" w:rsidR="00851134" w:rsidRPr="00851134" w:rsidRDefault="0000231F" w:rsidP="00851134">
            <w:pPr>
              <w:pStyle w:val="a9"/>
              <w:numPr>
                <w:ilvl w:val="0"/>
                <w:numId w:val="123"/>
              </w:numPr>
              <w:spacing w:line="240" w:lineRule="auto"/>
              <w:jc w:val="both"/>
              <w:rPr>
                <w:rFonts w:ascii="Times New Roman" w:hAnsi="Times New Roman" w:cs="Times New Roman"/>
              </w:rPr>
            </w:pPr>
            <w:r w:rsidRPr="00851134">
              <w:rPr>
                <w:rFonts w:ascii="Times New Roman" w:hAnsi="Times New Roman" w:cs="Times New Roman"/>
              </w:rPr>
              <w:t xml:space="preserve">Система закриває модальне вікно або </w:t>
            </w:r>
            <w:proofErr w:type="spellStart"/>
            <w:r w:rsidRPr="00851134">
              <w:rPr>
                <w:rFonts w:ascii="Times New Roman" w:hAnsi="Times New Roman" w:cs="Times New Roman"/>
              </w:rPr>
              <w:t>inline</w:t>
            </w:r>
            <w:proofErr w:type="spellEnd"/>
            <w:r w:rsidRPr="00851134">
              <w:rPr>
                <w:rFonts w:ascii="Times New Roman" w:hAnsi="Times New Roman" w:cs="Times New Roman"/>
              </w:rPr>
              <w:t xml:space="preserve"> плеєр</w:t>
            </w:r>
          </w:p>
          <w:p w14:paraId="6F85AE9A" w14:textId="219C9FC9" w:rsidR="00851134" w:rsidRPr="00851134" w:rsidRDefault="0000231F" w:rsidP="00851134">
            <w:pPr>
              <w:pStyle w:val="a9"/>
              <w:numPr>
                <w:ilvl w:val="0"/>
                <w:numId w:val="123"/>
              </w:numPr>
              <w:spacing w:line="240" w:lineRule="auto"/>
              <w:jc w:val="both"/>
              <w:rPr>
                <w:rFonts w:ascii="Times New Roman" w:hAnsi="Times New Roman" w:cs="Times New Roman"/>
              </w:rPr>
            </w:pPr>
            <w:r w:rsidRPr="00851134">
              <w:rPr>
                <w:rFonts w:ascii="Times New Roman" w:hAnsi="Times New Roman" w:cs="Times New Roman"/>
              </w:rPr>
              <w:t>Користувач повертається до детальної сторінки фільму або каталогу</w:t>
            </w:r>
          </w:p>
          <w:p w14:paraId="2253F3E5" w14:textId="1E82416B" w:rsidR="00851134" w:rsidRPr="00851134" w:rsidRDefault="0000231F" w:rsidP="00851134">
            <w:pPr>
              <w:pStyle w:val="a9"/>
              <w:numPr>
                <w:ilvl w:val="0"/>
                <w:numId w:val="123"/>
              </w:numPr>
              <w:spacing w:line="240" w:lineRule="auto"/>
              <w:jc w:val="both"/>
              <w:rPr>
                <w:rFonts w:ascii="Times New Roman" w:hAnsi="Times New Roman" w:cs="Times New Roman"/>
              </w:rPr>
            </w:pPr>
            <w:r w:rsidRPr="00851134">
              <w:rPr>
                <w:rFonts w:ascii="Times New Roman" w:hAnsi="Times New Roman" w:cs="Times New Roman"/>
              </w:rPr>
              <w:t xml:space="preserve">Система </w:t>
            </w:r>
            <w:proofErr w:type="spellStart"/>
            <w:r w:rsidRPr="00851134">
              <w:rPr>
                <w:rFonts w:ascii="Times New Roman" w:hAnsi="Times New Roman" w:cs="Times New Roman"/>
              </w:rPr>
              <w:t>логує</w:t>
            </w:r>
            <w:proofErr w:type="spellEnd"/>
            <w:r w:rsidRPr="00851134">
              <w:rPr>
                <w:rFonts w:ascii="Times New Roman" w:hAnsi="Times New Roman" w:cs="Times New Roman"/>
              </w:rPr>
              <w:t xml:space="preserve"> частковий перегляд трейлера з процентом переглянутого</w:t>
            </w:r>
          </w:p>
          <w:p w14:paraId="48EF6CF7" w14:textId="50728101" w:rsidR="00851134" w:rsidRPr="00851134" w:rsidRDefault="0000231F" w:rsidP="00851134">
            <w:pPr>
              <w:pStyle w:val="a9"/>
              <w:numPr>
                <w:ilvl w:val="0"/>
                <w:numId w:val="123"/>
              </w:numPr>
              <w:spacing w:line="240" w:lineRule="auto"/>
              <w:jc w:val="both"/>
              <w:rPr>
                <w:rFonts w:ascii="Times New Roman" w:hAnsi="Times New Roman" w:cs="Times New Roman"/>
              </w:rPr>
            </w:pPr>
            <w:proofErr w:type="spellStart"/>
            <w:r w:rsidRPr="00851134">
              <w:rPr>
                <w:rFonts w:ascii="Times New Roman" w:hAnsi="Times New Roman" w:cs="Times New Roman"/>
              </w:rPr>
              <w:t>Use</w:t>
            </w:r>
            <w:proofErr w:type="spellEnd"/>
            <w:r w:rsidRPr="00851134">
              <w:rPr>
                <w:rFonts w:ascii="Times New Roman" w:hAnsi="Times New Roman" w:cs="Times New Roman"/>
              </w:rPr>
              <w:t xml:space="preserve"> </w:t>
            </w:r>
            <w:proofErr w:type="spellStart"/>
            <w:r w:rsidRPr="00851134">
              <w:rPr>
                <w:rFonts w:ascii="Times New Roman" w:hAnsi="Times New Roman" w:cs="Times New Roman"/>
              </w:rPr>
              <w:t>case</w:t>
            </w:r>
            <w:proofErr w:type="spellEnd"/>
            <w:r w:rsidRPr="00851134">
              <w:rPr>
                <w:rFonts w:ascii="Times New Roman" w:hAnsi="Times New Roman" w:cs="Times New Roman"/>
              </w:rPr>
              <w:t xml:space="preserve"> завершено без повного перегляду</w:t>
            </w:r>
          </w:p>
          <w:p w14:paraId="4C4E3633" w14:textId="677D31E1" w:rsidR="00851134" w:rsidRDefault="0000231F" w:rsidP="00851134">
            <w:pPr>
              <w:spacing w:after="0" w:line="240" w:lineRule="auto"/>
              <w:jc w:val="both"/>
              <w:rPr>
                <w:rFonts w:ascii="Times New Roman" w:hAnsi="Times New Roman" w:cs="Times New Roman"/>
              </w:rPr>
            </w:pPr>
            <w:r w:rsidRPr="000311AE">
              <w:rPr>
                <w:rFonts w:ascii="Times New Roman" w:hAnsi="Times New Roman" w:cs="Times New Roman"/>
                <w:b/>
                <w:bCs/>
              </w:rPr>
              <w:t>А6: Зміна якості відео під час перегляду</w:t>
            </w:r>
          </w:p>
          <w:p w14:paraId="315B0103" w14:textId="5C58CDDF" w:rsidR="00851134" w:rsidRPr="00851134" w:rsidRDefault="0000231F" w:rsidP="00851134">
            <w:pPr>
              <w:pStyle w:val="a9"/>
              <w:numPr>
                <w:ilvl w:val="0"/>
                <w:numId w:val="124"/>
              </w:numPr>
              <w:spacing w:line="240" w:lineRule="auto"/>
              <w:jc w:val="both"/>
              <w:rPr>
                <w:rFonts w:ascii="Times New Roman" w:hAnsi="Times New Roman" w:cs="Times New Roman"/>
              </w:rPr>
            </w:pPr>
            <w:r w:rsidRPr="00851134">
              <w:rPr>
                <w:rFonts w:ascii="Times New Roman" w:hAnsi="Times New Roman" w:cs="Times New Roman"/>
              </w:rPr>
              <w:t>На кроці 11: Користувач натискає на іконку налаштувань (</w:t>
            </w:r>
            <w:proofErr w:type="spellStart"/>
            <w:r w:rsidRPr="00851134">
              <w:rPr>
                <w:rFonts w:ascii="Times New Roman" w:hAnsi="Times New Roman" w:cs="Times New Roman"/>
              </w:rPr>
              <w:t>gear</w:t>
            </w:r>
            <w:proofErr w:type="spellEnd"/>
            <w:r w:rsidRPr="00851134">
              <w:rPr>
                <w:rFonts w:ascii="Times New Roman" w:hAnsi="Times New Roman" w:cs="Times New Roman"/>
              </w:rPr>
              <w:t xml:space="preserve">) у </w:t>
            </w:r>
            <w:proofErr w:type="spellStart"/>
            <w:r w:rsidRPr="00851134">
              <w:rPr>
                <w:rFonts w:ascii="Times New Roman" w:hAnsi="Times New Roman" w:cs="Times New Roman"/>
              </w:rPr>
              <w:t>controls</w:t>
            </w:r>
            <w:proofErr w:type="spellEnd"/>
          </w:p>
          <w:p w14:paraId="65499C2B" w14:textId="5DB423BA" w:rsidR="00851134" w:rsidRPr="00851134" w:rsidRDefault="0000231F" w:rsidP="00851134">
            <w:pPr>
              <w:pStyle w:val="a9"/>
              <w:numPr>
                <w:ilvl w:val="0"/>
                <w:numId w:val="124"/>
              </w:numPr>
              <w:spacing w:line="240" w:lineRule="auto"/>
              <w:jc w:val="both"/>
              <w:rPr>
                <w:rFonts w:ascii="Times New Roman" w:hAnsi="Times New Roman" w:cs="Times New Roman"/>
              </w:rPr>
            </w:pPr>
            <w:r w:rsidRPr="00851134">
              <w:rPr>
                <w:rFonts w:ascii="Times New Roman" w:hAnsi="Times New Roman" w:cs="Times New Roman"/>
              </w:rPr>
              <w:t xml:space="preserve">Система показує меню з опціями якості: </w:t>
            </w:r>
            <w:proofErr w:type="spellStart"/>
            <w:r w:rsidRPr="00851134">
              <w:rPr>
                <w:rFonts w:ascii="Times New Roman" w:hAnsi="Times New Roman" w:cs="Times New Roman"/>
              </w:rPr>
              <w:t>Auto</w:t>
            </w:r>
            <w:proofErr w:type="spellEnd"/>
            <w:r w:rsidRPr="00851134">
              <w:rPr>
                <w:rFonts w:ascii="Times New Roman" w:hAnsi="Times New Roman" w:cs="Times New Roman"/>
              </w:rPr>
              <w:t xml:space="preserve"> (рекомендовано), 1080p, 720p, 480p, 360p</w:t>
            </w:r>
          </w:p>
          <w:p w14:paraId="3E56D4AE" w14:textId="7B01E6AD" w:rsidR="00851134" w:rsidRPr="00851134" w:rsidRDefault="0000231F" w:rsidP="00851134">
            <w:pPr>
              <w:pStyle w:val="a9"/>
              <w:numPr>
                <w:ilvl w:val="0"/>
                <w:numId w:val="124"/>
              </w:numPr>
              <w:spacing w:line="240" w:lineRule="auto"/>
              <w:jc w:val="both"/>
              <w:rPr>
                <w:rFonts w:ascii="Times New Roman" w:hAnsi="Times New Roman" w:cs="Times New Roman"/>
              </w:rPr>
            </w:pPr>
            <w:r w:rsidRPr="00851134">
              <w:rPr>
                <w:rFonts w:ascii="Times New Roman" w:hAnsi="Times New Roman" w:cs="Times New Roman"/>
              </w:rPr>
              <w:t>Користувач обирає бажану якість</w:t>
            </w:r>
          </w:p>
          <w:p w14:paraId="00F682BC" w14:textId="2E477D08" w:rsidR="00851134" w:rsidRPr="00851134" w:rsidRDefault="0000231F" w:rsidP="00851134">
            <w:pPr>
              <w:pStyle w:val="a9"/>
              <w:numPr>
                <w:ilvl w:val="0"/>
                <w:numId w:val="124"/>
              </w:numPr>
              <w:spacing w:line="240" w:lineRule="auto"/>
              <w:jc w:val="both"/>
              <w:rPr>
                <w:rFonts w:ascii="Times New Roman" w:hAnsi="Times New Roman" w:cs="Times New Roman"/>
              </w:rPr>
            </w:pPr>
            <w:r w:rsidRPr="00851134">
              <w:rPr>
                <w:rFonts w:ascii="Times New Roman" w:hAnsi="Times New Roman" w:cs="Times New Roman"/>
              </w:rPr>
              <w:t>Система переключає якість відео без зупинки відтворення (</w:t>
            </w:r>
            <w:proofErr w:type="spellStart"/>
            <w:r w:rsidRPr="00851134">
              <w:rPr>
                <w:rFonts w:ascii="Times New Roman" w:hAnsi="Times New Roman" w:cs="Times New Roman"/>
              </w:rPr>
              <w:t>adaptive</w:t>
            </w:r>
            <w:proofErr w:type="spellEnd"/>
            <w:r w:rsidR="00851134">
              <w:rPr>
                <w:rFonts w:ascii="Times New Roman" w:hAnsi="Times New Roman" w:cs="Times New Roman"/>
              </w:rPr>
              <w:t xml:space="preserve"> </w:t>
            </w:r>
            <w:proofErr w:type="spellStart"/>
            <w:r w:rsidRPr="00851134">
              <w:rPr>
                <w:rFonts w:ascii="Times New Roman" w:hAnsi="Times New Roman" w:cs="Times New Roman"/>
              </w:rPr>
              <w:t>streaming</w:t>
            </w:r>
            <w:proofErr w:type="spellEnd"/>
            <w:r w:rsidRPr="00851134">
              <w:rPr>
                <w:rFonts w:ascii="Times New Roman" w:hAnsi="Times New Roman" w:cs="Times New Roman"/>
              </w:rPr>
              <w:t>)</w:t>
            </w:r>
          </w:p>
          <w:p w14:paraId="0F567D62" w14:textId="7A241910" w:rsidR="00851134" w:rsidRPr="00851134" w:rsidRDefault="0000231F" w:rsidP="00851134">
            <w:pPr>
              <w:pStyle w:val="a9"/>
              <w:numPr>
                <w:ilvl w:val="0"/>
                <w:numId w:val="124"/>
              </w:numPr>
              <w:spacing w:line="240" w:lineRule="auto"/>
              <w:jc w:val="both"/>
              <w:rPr>
                <w:rFonts w:ascii="Times New Roman" w:hAnsi="Times New Roman" w:cs="Times New Roman"/>
              </w:rPr>
            </w:pPr>
            <w:proofErr w:type="spellStart"/>
            <w:r w:rsidRPr="00851134">
              <w:rPr>
                <w:rFonts w:ascii="Times New Roman" w:hAnsi="Times New Roman" w:cs="Times New Roman"/>
              </w:rPr>
              <w:t>Use</w:t>
            </w:r>
            <w:proofErr w:type="spellEnd"/>
            <w:r w:rsidRPr="00851134">
              <w:rPr>
                <w:rFonts w:ascii="Times New Roman" w:hAnsi="Times New Roman" w:cs="Times New Roman"/>
              </w:rPr>
              <w:t xml:space="preserve"> </w:t>
            </w:r>
            <w:proofErr w:type="spellStart"/>
            <w:r w:rsidRPr="00851134">
              <w:rPr>
                <w:rFonts w:ascii="Times New Roman" w:hAnsi="Times New Roman" w:cs="Times New Roman"/>
              </w:rPr>
              <w:t>case</w:t>
            </w:r>
            <w:proofErr w:type="spellEnd"/>
            <w:r w:rsidRPr="00851134">
              <w:rPr>
                <w:rFonts w:ascii="Times New Roman" w:hAnsi="Times New Roman" w:cs="Times New Roman"/>
              </w:rPr>
              <w:t xml:space="preserve"> продовжується з новою якістю</w:t>
            </w:r>
          </w:p>
          <w:p w14:paraId="383A5FF5" w14:textId="34F3FDA5" w:rsidR="00851134" w:rsidRDefault="0000231F" w:rsidP="00851134">
            <w:pPr>
              <w:spacing w:after="0" w:line="240" w:lineRule="auto"/>
              <w:jc w:val="both"/>
              <w:rPr>
                <w:rFonts w:ascii="Times New Roman" w:hAnsi="Times New Roman" w:cs="Times New Roman"/>
              </w:rPr>
            </w:pPr>
            <w:r w:rsidRPr="000311AE">
              <w:rPr>
                <w:rFonts w:ascii="Times New Roman" w:hAnsi="Times New Roman" w:cs="Times New Roman"/>
                <w:b/>
                <w:bCs/>
              </w:rPr>
              <w:t>А7: Увімкнення субтитрів</w:t>
            </w:r>
          </w:p>
          <w:p w14:paraId="5245289B" w14:textId="574803CB" w:rsidR="00851134" w:rsidRPr="00851134" w:rsidRDefault="0000231F" w:rsidP="00851134">
            <w:pPr>
              <w:pStyle w:val="a9"/>
              <w:numPr>
                <w:ilvl w:val="0"/>
                <w:numId w:val="125"/>
              </w:numPr>
              <w:spacing w:line="240" w:lineRule="auto"/>
              <w:jc w:val="both"/>
              <w:rPr>
                <w:rFonts w:ascii="Times New Roman" w:hAnsi="Times New Roman" w:cs="Times New Roman"/>
              </w:rPr>
            </w:pPr>
            <w:r w:rsidRPr="00851134">
              <w:rPr>
                <w:rFonts w:ascii="Times New Roman" w:hAnsi="Times New Roman" w:cs="Times New Roman"/>
              </w:rPr>
              <w:t xml:space="preserve">На кроці 11: Користувач натискає кнопку субтитрів (CC) у </w:t>
            </w:r>
            <w:proofErr w:type="spellStart"/>
            <w:r w:rsidRPr="00851134">
              <w:rPr>
                <w:rFonts w:ascii="Times New Roman" w:hAnsi="Times New Roman" w:cs="Times New Roman"/>
              </w:rPr>
              <w:t>controls</w:t>
            </w:r>
            <w:proofErr w:type="spellEnd"/>
          </w:p>
          <w:p w14:paraId="13177F28" w14:textId="7E056B18" w:rsidR="00851134" w:rsidRPr="00851134" w:rsidRDefault="0000231F" w:rsidP="00851134">
            <w:pPr>
              <w:pStyle w:val="a9"/>
              <w:numPr>
                <w:ilvl w:val="0"/>
                <w:numId w:val="125"/>
              </w:numPr>
              <w:spacing w:line="240" w:lineRule="auto"/>
              <w:jc w:val="both"/>
              <w:rPr>
                <w:rFonts w:ascii="Times New Roman" w:hAnsi="Times New Roman" w:cs="Times New Roman"/>
              </w:rPr>
            </w:pPr>
            <w:r w:rsidRPr="00851134">
              <w:rPr>
                <w:rFonts w:ascii="Times New Roman" w:hAnsi="Times New Roman" w:cs="Times New Roman"/>
              </w:rPr>
              <w:lastRenderedPageBreak/>
              <w:t xml:space="preserve">Система показує доступні мови субтитрів: Українська, </w:t>
            </w:r>
            <w:proofErr w:type="spellStart"/>
            <w:r w:rsidRPr="00851134">
              <w:rPr>
                <w:rFonts w:ascii="Times New Roman" w:hAnsi="Times New Roman" w:cs="Times New Roman"/>
              </w:rPr>
              <w:t>English</w:t>
            </w:r>
            <w:proofErr w:type="spellEnd"/>
            <w:r w:rsidRPr="00851134">
              <w:rPr>
                <w:rFonts w:ascii="Times New Roman" w:hAnsi="Times New Roman" w:cs="Times New Roman"/>
              </w:rPr>
              <w:t>, Російська, Вимкнено</w:t>
            </w:r>
          </w:p>
          <w:p w14:paraId="672BD495" w14:textId="2AF8540E" w:rsidR="00851134" w:rsidRPr="00851134" w:rsidRDefault="0000231F" w:rsidP="00851134">
            <w:pPr>
              <w:pStyle w:val="a9"/>
              <w:numPr>
                <w:ilvl w:val="0"/>
                <w:numId w:val="125"/>
              </w:numPr>
              <w:spacing w:line="240" w:lineRule="auto"/>
              <w:jc w:val="both"/>
              <w:rPr>
                <w:rFonts w:ascii="Times New Roman" w:hAnsi="Times New Roman" w:cs="Times New Roman"/>
              </w:rPr>
            </w:pPr>
            <w:r w:rsidRPr="00851134">
              <w:rPr>
                <w:rFonts w:ascii="Times New Roman" w:hAnsi="Times New Roman" w:cs="Times New Roman"/>
              </w:rPr>
              <w:t>Користувач обирає мову</w:t>
            </w:r>
          </w:p>
          <w:p w14:paraId="4C755741" w14:textId="720625D8" w:rsidR="00851134" w:rsidRPr="00851134" w:rsidRDefault="0000231F" w:rsidP="00851134">
            <w:pPr>
              <w:pStyle w:val="a9"/>
              <w:numPr>
                <w:ilvl w:val="0"/>
                <w:numId w:val="125"/>
              </w:numPr>
              <w:spacing w:line="240" w:lineRule="auto"/>
              <w:jc w:val="both"/>
              <w:rPr>
                <w:rFonts w:ascii="Times New Roman" w:hAnsi="Times New Roman" w:cs="Times New Roman"/>
              </w:rPr>
            </w:pPr>
            <w:r w:rsidRPr="00851134">
              <w:rPr>
                <w:rFonts w:ascii="Times New Roman" w:hAnsi="Times New Roman" w:cs="Times New Roman"/>
              </w:rPr>
              <w:t>Система відображає субтитри внизу відео під час відтворення</w:t>
            </w:r>
          </w:p>
          <w:p w14:paraId="1A9F2C8F" w14:textId="433E06C3" w:rsidR="00851134" w:rsidRPr="00851134" w:rsidRDefault="0000231F" w:rsidP="00851134">
            <w:pPr>
              <w:pStyle w:val="a9"/>
              <w:numPr>
                <w:ilvl w:val="0"/>
                <w:numId w:val="125"/>
              </w:numPr>
              <w:spacing w:line="240" w:lineRule="auto"/>
              <w:jc w:val="both"/>
              <w:rPr>
                <w:rFonts w:ascii="Times New Roman" w:hAnsi="Times New Roman" w:cs="Times New Roman"/>
              </w:rPr>
            </w:pPr>
            <w:proofErr w:type="spellStart"/>
            <w:r w:rsidRPr="00851134">
              <w:rPr>
                <w:rFonts w:ascii="Times New Roman" w:hAnsi="Times New Roman" w:cs="Times New Roman"/>
              </w:rPr>
              <w:t>Use</w:t>
            </w:r>
            <w:proofErr w:type="spellEnd"/>
            <w:r w:rsidRPr="00851134">
              <w:rPr>
                <w:rFonts w:ascii="Times New Roman" w:hAnsi="Times New Roman" w:cs="Times New Roman"/>
              </w:rPr>
              <w:t xml:space="preserve"> </w:t>
            </w:r>
            <w:proofErr w:type="spellStart"/>
            <w:r w:rsidRPr="00851134">
              <w:rPr>
                <w:rFonts w:ascii="Times New Roman" w:hAnsi="Times New Roman" w:cs="Times New Roman"/>
              </w:rPr>
              <w:t>case</w:t>
            </w:r>
            <w:proofErr w:type="spellEnd"/>
            <w:r w:rsidRPr="00851134">
              <w:rPr>
                <w:rFonts w:ascii="Times New Roman" w:hAnsi="Times New Roman" w:cs="Times New Roman"/>
              </w:rPr>
              <w:t xml:space="preserve"> продовжується з субтитрами</w:t>
            </w:r>
          </w:p>
          <w:p w14:paraId="5D833A2F" w14:textId="68DDA8BC" w:rsidR="00851134" w:rsidRDefault="0000231F" w:rsidP="00851134">
            <w:pPr>
              <w:spacing w:after="0" w:line="240" w:lineRule="auto"/>
              <w:jc w:val="both"/>
              <w:rPr>
                <w:rFonts w:ascii="Times New Roman" w:hAnsi="Times New Roman" w:cs="Times New Roman"/>
              </w:rPr>
            </w:pPr>
            <w:r w:rsidRPr="000311AE">
              <w:rPr>
                <w:rFonts w:ascii="Times New Roman" w:hAnsi="Times New Roman" w:cs="Times New Roman"/>
                <w:b/>
                <w:bCs/>
              </w:rPr>
              <w:t>А8: Перегляд трейлера на мобільному пристрої</w:t>
            </w:r>
          </w:p>
          <w:p w14:paraId="4FB7F4BA" w14:textId="6C57850C" w:rsidR="00851134" w:rsidRPr="00851134" w:rsidRDefault="0000231F" w:rsidP="00851134">
            <w:pPr>
              <w:pStyle w:val="a9"/>
              <w:numPr>
                <w:ilvl w:val="0"/>
                <w:numId w:val="126"/>
              </w:numPr>
              <w:spacing w:line="240" w:lineRule="auto"/>
              <w:jc w:val="both"/>
              <w:rPr>
                <w:rFonts w:ascii="Times New Roman" w:hAnsi="Times New Roman" w:cs="Times New Roman"/>
              </w:rPr>
            </w:pPr>
            <w:r w:rsidRPr="00851134">
              <w:rPr>
                <w:rFonts w:ascii="Times New Roman" w:hAnsi="Times New Roman" w:cs="Times New Roman"/>
              </w:rPr>
              <w:t>Користувач відкриває трейлер на смартфоні або планшеті</w:t>
            </w:r>
          </w:p>
          <w:p w14:paraId="39E89ECB" w14:textId="0755CEC2" w:rsidR="00851134" w:rsidRPr="00851134" w:rsidRDefault="0000231F" w:rsidP="00851134">
            <w:pPr>
              <w:pStyle w:val="a9"/>
              <w:numPr>
                <w:ilvl w:val="0"/>
                <w:numId w:val="126"/>
              </w:numPr>
              <w:spacing w:line="240" w:lineRule="auto"/>
              <w:jc w:val="both"/>
              <w:rPr>
                <w:rFonts w:ascii="Times New Roman" w:hAnsi="Times New Roman" w:cs="Times New Roman"/>
              </w:rPr>
            </w:pPr>
            <w:r w:rsidRPr="00851134">
              <w:rPr>
                <w:rFonts w:ascii="Times New Roman" w:hAnsi="Times New Roman" w:cs="Times New Roman"/>
              </w:rPr>
              <w:t>Система адаптує розмір плеєра під екран мобільного пристрою згідно FR 10</w:t>
            </w:r>
          </w:p>
          <w:p w14:paraId="4C5DCBD4" w14:textId="79960799" w:rsidR="00851134" w:rsidRPr="00851134" w:rsidRDefault="0000231F" w:rsidP="00851134">
            <w:pPr>
              <w:pStyle w:val="a9"/>
              <w:numPr>
                <w:ilvl w:val="0"/>
                <w:numId w:val="126"/>
              </w:numPr>
              <w:spacing w:line="240" w:lineRule="auto"/>
              <w:jc w:val="both"/>
              <w:rPr>
                <w:rFonts w:ascii="Times New Roman" w:hAnsi="Times New Roman" w:cs="Times New Roman"/>
              </w:rPr>
            </w:pPr>
            <w:proofErr w:type="spellStart"/>
            <w:r w:rsidRPr="00851134">
              <w:rPr>
                <w:rFonts w:ascii="Times New Roman" w:hAnsi="Times New Roman" w:cs="Times New Roman"/>
              </w:rPr>
              <w:t>Controls</w:t>
            </w:r>
            <w:proofErr w:type="spellEnd"/>
            <w:r w:rsidRPr="00851134">
              <w:rPr>
                <w:rFonts w:ascii="Times New Roman" w:hAnsi="Times New Roman" w:cs="Times New Roman"/>
              </w:rPr>
              <w:t xml:space="preserve"> оптимізовані для </w:t>
            </w:r>
            <w:proofErr w:type="spellStart"/>
            <w:r w:rsidRPr="00851134">
              <w:rPr>
                <w:rFonts w:ascii="Times New Roman" w:hAnsi="Times New Roman" w:cs="Times New Roman"/>
              </w:rPr>
              <w:t>touch</w:t>
            </w:r>
            <w:proofErr w:type="spellEnd"/>
            <w:r w:rsidRPr="00851134">
              <w:rPr>
                <w:rFonts w:ascii="Times New Roman" w:hAnsi="Times New Roman" w:cs="Times New Roman"/>
              </w:rPr>
              <w:t xml:space="preserve"> </w:t>
            </w:r>
            <w:proofErr w:type="spellStart"/>
            <w:r w:rsidRPr="00851134">
              <w:rPr>
                <w:rFonts w:ascii="Times New Roman" w:hAnsi="Times New Roman" w:cs="Times New Roman"/>
              </w:rPr>
              <w:t>interaction</w:t>
            </w:r>
            <w:proofErr w:type="spellEnd"/>
            <w:r w:rsidRPr="00851134">
              <w:rPr>
                <w:rFonts w:ascii="Times New Roman" w:hAnsi="Times New Roman" w:cs="Times New Roman"/>
              </w:rPr>
              <w:t xml:space="preserve"> (більші кнопки)</w:t>
            </w:r>
          </w:p>
          <w:p w14:paraId="7EB8B29B" w14:textId="17FCBD4F" w:rsidR="00851134" w:rsidRPr="00851134" w:rsidRDefault="0000231F" w:rsidP="00851134">
            <w:pPr>
              <w:pStyle w:val="a9"/>
              <w:numPr>
                <w:ilvl w:val="0"/>
                <w:numId w:val="126"/>
              </w:numPr>
              <w:spacing w:line="240" w:lineRule="auto"/>
              <w:jc w:val="both"/>
              <w:rPr>
                <w:rFonts w:ascii="Times New Roman" w:hAnsi="Times New Roman" w:cs="Times New Roman"/>
              </w:rPr>
            </w:pPr>
            <w:r w:rsidRPr="00851134">
              <w:rPr>
                <w:rFonts w:ascii="Times New Roman" w:hAnsi="Times New Roman" w:cs="Times New Roman"/>
              </w:rPr>
              <w:t xml:space="preserve">Система може автоматично переключити на повноекранний режим при </w:t>
            </w:r>
            <w:proofErr w:type="spellStart"/>
            <w:r w:rsidRPr="00851134">
              <w:rPr>
                <w:rFonts w:ascii="Times New Roman" w:hAnsi="Times New Roman" w:cs="Times New Roman"/>
              </w:rPr>
              <w:t>landscape</w:t>
            </w:r>
            <w:proofErr w:type="spellEnd"/>
            <w:r w:rsidRPr="00851134">
              <w:rPr>
                <w:rFonts w:ascii="Times New Roman" w:hAnsi="Times New Roman" w:cs="Times New Roman"/>
              </w:rPr>
              <w:t xml:space="preserve"> орієнтації</w:t>
            </w:r>
          </w:p>
          <w:p w14:paraId="433A6654" w14:textId="6BFA3C4D" w:rsidR="00851134" w:rsidRPr="00851134" w:rsidRDefault="0000231F" w:rsidP="00851134">
            <w:pPr>
              <w:pStyle w:val="a9"/>
              <w:numPr>
                <w:ilvl w:val="0"/>
                <w:numId w:val="126"/>
              </w:numPr>
              <w:spacing w:line="240" w:lineRule="auto"/>
              <w:jc w:val="both"/>
              <w:rPr>
                <w:rFonts w:ascii="Times New Roman" w:hAnsi="Times New Roman" w:cs="Times New Roman"/>
              </w:rPr>
            </w:pPr>
            <w:r w:rsidRPr="00851134">
              <w:rPr>
                <w:rFonts w:ascii="Times New Roman" w:hAnsi="Times New Roman" w:cs="Times New Roman"/>
              </w:rPr>
              <w:t>Система оптимізує якість відео на основі мобільного з'єднання (</w:t>
            </w:r>
            <w:proofErr w:type="spellStart"/>
            <w:r w:rsidRPr="00851134">
              <w:rPr>
                <w:rFonts w:ascii="Times New Roman" w:hAnsi="Times New Roman" w:cs="Times New Roman"/>
              </w:rPr>
              <w:t>WiFi</w:t>
            </w:r>
            <w:proofErr w:type="spellEnd"/>
            <w:r w:rsidRPr="00851134">
              <w:rPr>
                <w:rFonts w:ascii="Times New Roman" w:hAnsi="Times New Roman" w:cs="Times New Roman"/>
              </w:rPr>
              <w:t xml:space="preserve"> </w:t>
            </w:r>
            <w:proofErr w:type="spellStart"/>
            <w:r w:rsidRPr="00851134">
              <w:rPr>
                <w:rFonts w:ascii="Times New Roman" w:hAnsi="Times New Roman" w:cs="Times New Roman"/>
              </w:rPr>
              <w:t>vs</w:t>
            </w:r>
            <w:proofErr w:type="spellEnd"/>
            <w:r w:rsidRPr="00851134">
              <w:rPr>
                <w:rFonts w:ascii="Times New Roman" w:hAnsi="Times New Roman" w:cs="Times New Roman"/>
              </w:rPr>
              <w:t xml:space="preserve"> 4G/5G)</w:t>
            </w:r>
          </w:p>
          <w:p w14:paraId="6BEC71FB" w14:textId="0671B8A7" w:rsidR="00851134" w:rsidRPr="00851134" w:rsidRDefault="0000231F" w:rsidP="00851134">
            <w:pPr>
              <w:pStyle w:val="a9"/>
              <w:numPr>
                <w:ilvl w:val="0"/>
                <w:numId w:val="126"/>
              </w:numPr>
              <w:spacing w:line="240" w:lineRule="auto"/>
              <w:jc w:val="both"/>
              <w:rPr>
                <w:rFonts w:ascii="Times New Roman" w:hAnsi="Times New Roman" w:cs="Times New Roman"/>
              </w:rPr>
            </w:pPr>
            <w:proofErr w:type="spellStart"/>
            <w:r w:rsidRPr="00851134">
              <w:rPr>
                <w:rFonts w:ascii="Times New Roman" w:hAnsi="Times New Roman" w:cs="Times New Roman"/>
              </w:rPr>
              <w:t>Use</w:t>
            </w:r>
            <w:proofErr w:type="spellEnd"/>
            <w:r w:rsidRPr="00851134">
              <w:rPr>
                <w:rFonts w:ascii="Times New Roman" w:hAnsi="Times New Roman" w:cs="Times New Roman"/>
              </w:rPr>
              <w:t xml:space="preserve"> </w:t>
            </w:r>
            <w:proofErr w:type="spellStart"/>
            <w:r w:rsidRPr="00851134">
              <w:rPr>
                <w:rFonts w:ascii="Times New Roman" w:hAnsi="Times New Roman" w:cs="Times New Roman"/>
              </w:rPr>
              <w:t>case</w:t>
            </w:r>
            <w:proofErr w:type="spellEnd"/>
            <w:r w:rsidRPr="00851134">
              <w:rPr>
                <w:rFonts w:ascii="Times New Roman" w:hAnsi="Times New Roman" w:cs="Times New Roman"/>
              </w:rPr>
              <w:t xml:space="preserve"> продовжується з адаптованим інтерфейсом</w:t>
            </w:r>
          </w:p>
          <w:p w14:paraId="4C30DAC8" w14:textId="73F07CB0" w:rsidR="00851134" w:rsidRDefault="0000231F" w:rsidP="00851134">
            <w:pPr>
              <w:spacing w:after="0" w:line="240" w:lineRule="auto"/>
              <w:jc w:val="both"/>
              <w:rPr>
                <w:rFonts w:ascii="Times New Roman" w:hAnsi="Times New Roman" w:cs="Times New Roman"/>
              </w:rPr>
            </w:pPr>
            <w:r w:rsidRPr="000311AE">
              <w:rPr>
                <w:rFonts w:ascii="Times New Roman" w:hAnsi="Times New Roman" w:cs="Times New Roman"/>
                <w:b/>
                <w:bCs/>
              </w:rPr>
              <w:t>А9: Перегляд декількох трейлерів</w:t>
            </w:r>
          </w:p>
          <w:p w14:paraId="6631A0F0" w14:textId="7694B0FA" w:rsidR="00851134" w:rsidRPr="00851134" w:rsidRDefault="0000231F" w:rsidP="00851134">
            <w:pPr>
              <w:pStyle w:val="a9"/>
              <w:numPr>
                <w:ilvl w:val="0"/>
                <w:numId w:val="127"/>
              </w:numPr>
              <w:spacing w:line="240" w:lineRule="auto"/>
              <w:jc w:val="both"/>
              <w:rPr>
                <w:rFonts w:ascii="Times New Roman" w:hAnsi="Times New Roman" w:cs="Times New Roman"/>
              </w:rPr>
            </w:pPr>
            <w:r w:rsidRPr="00851134">
              <w:rPr>
                <w:rFonts w:ascii="Times New Roman" w:hAnsi="Times New Roman" w:cs="Times New Roman"/>
              </w:rPr>
              <w:t>На кроці 2: Для деяких фільмів доступно кілька трейлерів (</w:t>
            </w:r>
            <w:proofErr w:type="spellStart"/>
            <w:r w:rsidRPr="00851134">
              <w:rPr>
                <w:rFonts w:ascii="Times New Roman" w:hAnsi="Times New Roman" w:cs="Times New Roman"/>
              </w:rPr>
              <w:t>teaser</w:t>
            </w:r>
            <w:proofErr w:type="spellEnd"/>
            <w:r w:rsidRPr="00851134">
              <w:rPr>
                <w:rFonts w:ascii="Times New Roman" w:hAnsi="Times New Roman" w:cs="Times New Roman"/>
              </w:rPr>
              <w:t xml:space="preserve">, </w:t>
            </w:r>
            <w:proofErr w:type="spellStart"/>
            <w:r w:rsidRPr="00851134">
              <w:rPr>
                <w:rFonts w:ascii="Times New Roman" w:hAnsi="Times New Roman" w:cs="Times New Roman"/>
              </w:rPr>
              <w:t>main</w:t>
            </w:r>
            <w:proofErr w:type="spellEnd"/>
            <w:r w:rsidRPr="00851134">
              <w:rPr>
                <w:rFonts w:ascii="Times New Roman" w:hAnsi="Times New Roman" w:cs="Times New Roman"/>
              </w:rPr>
              <w:t xml:space="preserve"> </w:t>
            </w:r>
            <w:proofErr w:type="spellStart"/>
            <w:r w:rsidRPr="00851134">
              <w:rPr>
                <w:rFonts w:ascii="Times New Roman" w:hAnsi="Times New Roman" w:cs="Times New Roman"/>
              </w:rPr>
              <w:t>trailer</w:t>
            </w:r>
            <w:proofErr w:type="spellEnd"/>
            <w:r w:rsidRPr="00851134">
              <w:rPr>
                <w:rFonts w:ascii="Times New Roman" w:hAnsi="Times New Roman" w:cs="Times New Roman"/>
              </w:rPr>
              <w:t xml:space="preserve">, </w:t>
            </w:r>
            <w:proofErr w:type="spellStart"/>
            <w:r w:rsidRPr="00851134">
              <w:rPr>
                <w:rFonts w:ascii="Times New Roman" w:hAnsi="Times New Roman" w:cs="Times New Roman"/>
              </w:rPr>
              <w:t>international</w:t>
            </w:r>
            <w:proofErr w:type="spellEnd"/>
            <w:r w:rsidRPr="00851134">
              <w:rPr>
                <w:rFonts w:ascii="Times New Roman" w:hAnsi="Times New Roman" w:cs="Times New Roman"/>
              </w:rPr>
              <w:t xml:space="preserve"> </w:t>
            </w:r>
            <w:proofErr w:type="spellStart"/>
            <w:r w:rsidRPr="00851134">
              <w:rPr>
                <w:rFonts w:ascii="Times New Roman" w:hAnsi="Times New Roman" w:cs="Times New Roman"/>
              </w:rPr>
              <w:t>trailer</w:t>
            </w:r>
            <w:proofErr w:type="spellEnd"/>
            <w:r w:rsidRPr="00851134">
              <w:rPr>
                <w:rFonts w:ascii="Times New Roman" w:hAnsi="Times New Roman" w:cs="Times New Roman"/>
              </w:rPr>
              <w:t>)</w:t>
            </w:r>
          </w:p>
          <w:p w14:paraId="1D192024" w14:textId="4AC798DA" w:rsidR="00851134" w:rsidRPr="00851134" w:rsidRDefault="0000231F" w:rsidP="00851134">
            <w:pPr>
              <w:pStyle w:val="a9"/>
              <w:numPr>
                <w:ilvl w:val="0"/>
                <w:numId w:val="127"/>
              </w:numPr>
              <w:spacing w:line="240" w:lineRule="auto"/>
              <w:jc w:val="both"/>
              <w:rPr>
                <w:rFonts w:ascii="Times New Roman" w:hAnsi="Times New Roman" w:cs="Times New Roman"/>
              </w:rPr>
            </w:pPr>
            <w:r w:rsidRPr="00851134">
              <w:rPr>
                <w:rFonts w:ascii="Times New Roman" w:hAnsi="Times New Roman" w:cs="Times New Roman"/>
              </w:rPr>
              <w:t xml:space="preserve">Система відображає кілька кнопок або </w:t>
            </w:r>
            <w:proofErr w:type="spellStart"/>
            <w:r w:rsidRPr="00851134">
              <w:rPr>
                <w:rFonts w:ascii="Times New Roman" w:hAnsi="Times New Roman" w:cs="Times New Roman"/>
              </w:rPr>
              <w:t>dropdown</w:t>
            </w:r>
            <w:proofErr w:type="spellEnd"/>
            <w:r w:rsidRPr="00851134">
              <w:rPr>
                <w:rFonts w:ascii="Times New Roman" w:hAnsi="Times New Roman" w:cs="Times New Roman"/>
              </w:rPr>
              <w:t>: "Трейлер #1", "Трейлер #2", "</w:t>
            </w:r>
            <w:proofErr w:type="spellStart"/>
            <w:r w:rsidRPr="00851134">
              <w:rPr>
                <w:rFonts w:ascii="Times New Roman" w:hAnsi="Times New Roman" w:cs="Times New Roman"/>
              </w:rPr>
              <w:t>Teaser</w:t>
            </w:r>
            <w:proofErr w:type="spellEnd"/>
            <w:r w:rsidRPr="00851134">
              <w:rPr>
                <w:rFonts w:ascii="Times New Roman" w:hAnsi="Times New Roman" w:cs="Times New Roman"/>
              </w:rPr>
              <w:t>"</w:t>
            </w:r>
          </w:p>
          <w:p w14:paraId="71841A43" w14:textId="280043A8" w:rsidR="00851134" w:rsidRPr="00851134" w:rsidRDefault="0000231F" w:rsidP="00851134">
            <w:pPr>
              <w:pStyle w:val="a9"/>
              <w:numPr>
                <w:ilvl w:val="0"/>
                <w:numId w:val="127"/>
              </w:numPr>
              <w:spacing w:line="240" w:lineRule="auto"/>
              <w:jc w:val="both"/>
              <w:rPr>
                <w:rFonts w:ascii="Times New Roman" w:hAnsi="Times New Roman" w:cs="Times New Roman"/>
              </w:rPr>
            </w:pPr>
            <w:r w:rsidRPr="00851134">
              <w:rPr>
                <w:rFonts w:ascii="Times New Roman" w:hAnsi="Times New Roman" w:cs="Times New Roman"/>
              </w:rPr>
              <w:t>Користувач обирає який трейлер переглянути</w:t>
            </w:r>
          </w:p>
          <w:p w14:paraId="2EA61365" w14:textId="5EFFFCDB" w:rsidR="0000231F" w:rsidRPr="00851134" w:rsidRDefault="0000231F" w:rsidP="00851134">
            <w:pPr>
              <w:pStyle w:val="a9"/>
              <w:numPr>
                <w:ilvl w:val="0"/>
                <w:numId w:val="127"/>
              </w:numPr>
              <w:spacing w:line="240" w:lineRule="auto"/>
              <w:jc w:val="both"/>
              <w:rPr>
                <w:rFonts w:ascii="Times New Roman" w:hAnsi="Times New Roman" w:cs="Times New Roman"/>
              </w:rPr>
            </w:pPr>
            <w:proofErr w:type="spellStart"/>
            <w:r w:rsidRPr="00851134">
              <w:rPr>
                <w:rFonts w:ascii="Times New Roman" w:hAnsi="Times New Roman" w:cs="Times New Roman"/>
              </w:rPr>
              <w:t>Use</w:t>
            </w:r>
            <w:proofErr w:type="spellEnd"/>
            <w:r w:rsidRPr="00851134">
              <w:rPr>
                <w:rFonts w:ascii="Times New Roman" w:hAnsi="Times New Roman" w:cs="Times New Roman"/>
              </w:rPr>
              <w:t xml:space="preserve"> </w:t>
            </w:r>
            <w:proofErr w:type="spellStart"/>
            <w:r w:rsidRPr="00851134">
              <w:rPr>
                <w:rFonts w:ascii="Times New Roman" w:hAnsi="Times New Roman" w:cs="Times New Roman"/>
              </w:rPr>
              <w:t>case</w:t>
            </w:r>
            <w:proofErr w:type="spellEnd"/>
            <w:r w:rsidRPr="00851134">
              <w:rPr>
                <w:rFonts w:ascii="Times New Roman" w:hAnsi="Times New Roman" w:cs="Times New Roman"/>
              </w:rPr>
              <w:t xml:space="preserve"> продовжується з обраним трейлером</w:t>
            </w:r>
          </w:p>
        </w:tc>
      </w:tr>
      <w:tr w:rsidR="0000231F" w:rsidRPr="000311AE" w14:paraId="5533AB8B" w14:textId="77777777" w:rsidTr="007F7CAE">
        <w:tc>
          <w:tcPr>
            <w:tcW w:w="0" w:type="auto"/>
            <w:hideMark/>
          </w:tcPr>
          <w:p w14:paraId="00993E33"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lastRenderedPageBreak/>
              <w:t>Негативні сценарії (виключення)</w:t>
            </w:r>
          </w:p>
        </w:tc>
        <w:tc>
          <w:tcPr>
            <w:tcW w:w="0" w:type="auto"/>
            <w:hideMark/>
          </w:tcPr>
          <w:p w14:paraId="4A132DF4" w14:textId="5CD6CC78" w:rsidR="00851134"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t>Н1: Трейлер технічно недоступний</w:t>
            </w:r>
          </w:p>
          <w:p w14:paraId="5D3DBD55" w14:textId="35EA35A1" w:rsidR="00851134" w:rsidRPr="00851134" w:rsidRDefault="0000231F" w:rsidP="00851134">
            <w:pPr>
              <w:pStyle w:val="a9"/>
              <w:numPr>
                <w:ilvl w:val="0"/>
                <w:numId w:val="128"/>
              </w:numPr>
              <w:spacing w:line="240" w:lineRule="auto"/>
              <w:jc w:val="both"/>
              <w:rPr>
                <w:rFonts w:ascii="Times New Roman" w:hAnsi="Times New Roman" w:cs="Times New Roman"/>
              </w:rPr>
            </w:pPr>
            <w:r w:rsidRPr="00851134">
              <w:rPr>
                <w:rFonts w:ascii="Times New Roman" w:hAnsi="Times New Roman" w:cs="Times New Roman"/>
              </w:rPr>
              <w:t>На кроці 6: URL трейлера відсутній у базі даних або має значення NULL</w:t>
            </w:r>
          </w:p>
          <w:p w14:paraId="004121CC" w14:textId="41B7909D" w:rsidR="00851134" w:rsidRPr="00851134" w:rsidRDefault="0000231F" w:rsidP="00851134">
            <w:pPr>
              <w:pStyle w:val="a9"/>
              <w:numPr>
                <w:ilvl w:val="0"/>
                <w:numId w:val="128"/>
              </w:numPr>
              <w:spacing w:line="240" w:lineRule="auto"/>
              <w:jc w:val="both"/>
              <w:rPr>
                <w:rFonts w:ascii="Times New Roman" w:hAnsi="Times New Roman" w:cs="Times New Roman"/>
              </w:rPr>
            </w:pPr>
            <w:r w:rsidRPr="00851134">
              <w:rPr>
                <w:rFonts w:ascii="Times New Roman" w:hAnsi="Times New Roman" w:cs="Times New Roman"/>
              </w:rPr>
              <w:t>Система виявляє відсутність трейлера</w:t>
            </w:r>
          </w:p>
          <w:p w14:paraId="3B9DB72C" w14:textId="18FB88EE" w:rsidR="00851134" w:rsidRPr="00851134" w:rsidRDefault="0000231F" w:rsidP="00851134">
            <w:pPr>
              <w:pStyle w:val="a9"/>
              <w:numPr>
                <w:ilvl w:val="0"/>
                <w:numId w:val="128"/>
              </w:numPr>
              <w:spacing w:line="240" w:lineRule="auto"/>
              <w:jc w:val="both"/>
              <w:rPr>
                <w:rFonts w:ascii="Times New Roman" w:hAnsi="Times New Roman" w:cs="Times New Roman"/>
              </w:rPr>
            </w:pPr>
            <w:r w:rsidRPr="00851134">
              <w:rPr>
                <w:rFonts w:ascii="Times New Roman" w:hAnsi="Times New Roman" w:cs="Times New Roman"/>
              </w:rPr>
              <w:t xml:space="preserve">Замість плеєра система відображає інформативну заглушку згідно US 6 (критерій 4): стилізоване повідомлення з іконкою, текст "Трейлер для цього фільму тимчасово недоступний", короткий опис фільму замість трейлера, </w:t>
            </w:r>
            <w:proofErr w:type="spellStart"/>
            <w:r w:rsidRPr="00851134">
              <w:rPr>
                <w:rFonts w:ascii="Times New Roman" w:hAnsi="Times New Roman" w:cs="Times New Roman"/>
              </w:rPr>
              <w:t>постер</w:t>
            </w:r>
            <w:proofErr w:type="spellEnd"/>
            <w:r w:rsidRPr="00851134">
              <w:rPr>
                <w:rFonts w:ascii="Times New Roman" w:hAnsi="Times New Roman" w:cs="Times New Roman"/>
              </w:rPr>
              <w:t xml:space="preserve"> фільму як фон</w:t>
            </w:r>
          </w:p>
          <w:p w14:paraId="588AE630" w14:textId="67878C4A" w:rsidR="00851134" w:rsidRPr="00851134" w:rsidRDefault="0000231F" w:rsidP="00851134">
            <w:pPr>
              <w:pStyle w:val="a9"/>
              <w:numPr>
                <w:ilvl w:val="0"/>
                <w:numId w:val="128"/>
              </w:numPr>
              <w:spacing w:line="240" w:lineRule="auto"/>
              <w:jc w:val="both"/>
              <w:rPr>
                <w:rFonts w:ascii="Times New Roman" w:hAnsi="Times New Roman" w:cs="Times New Roman"/>
              </w:rPr>
            </w:pPr>
            <w:r w:rsidRPr="00851134">
              <w:rPr>
                <w:rFonts w:ascii="Times New Roman" w:hAnsi="Times New Roman" w:cs="Times New Roman"/>
              </w:rPr>
              <w:t>Система пропонує альтернативні опції: "Переглянути схожі фільми", "Дивитися повний фільм" (якщо є підписка), "Читати опис та відгуки"</w:t>
            </w:r>
          </w:p>
          <w:p w14:paraId="17CBAEDC" w14:textId="58FBCE70" w:rsidR="00851134" w:rsidRPr="00851134" w:rsidRDefault="0000231F" w:rsidP="00851134">
            <w:pPr>
              <w:pStyle w:val="a9"/>
              <w:numPr>
                <w:ilvl w:val="0"/>
                <w:numId w:val="128"/>
              </w:numPr>
              <w:spacing w:line="240" w:lineRule="auto"/>
              <w:jc w:val="both"/>
              <w:rPr>
                <w:rFonts w:ascii="Times New Roman" w:hAnsi="Times New Roman" w:cs="Times New Roman"/>
              </w:rPr>
            </w:pPr>
            <w:r w:rsidRPr="00851134">
              <w:rPr>
                <w:rFonts w:ascii="Times New Roman" w:hAnsi="Times New Roman" w:cs="Times New Roman"/>
              </w:rPr>
              <w:t xml:space="preserve">Система </w:t>
            </w:r>
            <w:proofErr w:type="spellStart"/>
            <w:r w:rsidRPr="00851134">
              <w:rPr>
                <w:rFonts w:ascii="Times New Roman" w:hAnsi="Times New Roman" w:cs="Times New Roman"/>
              </w:rPr>
              <w:t>логує</w:t>
            </w:r>
            <w:proofErr w:type="spellEnd"/>
            <w:r w:rsidRPr="00851134">
              <w:rPr>
                <w:rFonts w:ascii="Times New Roman" w:hAnsi="Times New Roman" w:cs="Times New Roman"/>
              </w:rPr>
              <w:t xml:space="preserve"> відсутність трейлера для </w:t>
            </w:r>
            <w:proofErr w:type="spellStart"/>
            <w:r w:rsidRPr="00851134">
              <w:rPr>
                <w:rFonts w:ascii="Times New Roman" w:hAnsi="Times New Roman" w:cs="Times New Roman"/>
              </w:rPr>
              <w:t>content</w:t>
            </w:r>
            <w:proofErr w:type="spellEnd"/>
            <w:r w:rsidRPr="00851134">
              <w:rPr>
                <w:rFonts w:ascii="Times New Roman" w:hAnsi="Times New Roman" w:cs="Times New Roman"/>
              </w:rPr>
              <w:t xml:space="preserve"> </w:t>
            </w:r>
            <w:proofErr w:type="spellStart"/>
            <w:r w:rsidRPr="00851134">
              <w:rPr>
                <w:rFonts w:ascii="Times New Roman" w:hAnsi="Times New Roman" w:cs="Times New Roman"/>
              </w:rPr>
              <w:t>team</w:t>
            </w:r>
            <w:proofErr w:type="spellEnd"/>
            <w:r w:rsidRPr="00851134">
              <w:rPr>
                <w:rFonts w:ascii="Times New Roman" w:hAnsi="Times New Roman" w:cs="Times New Roman"/>
              </w:rPr>
              <w:t xml:space="preserve"> (можливо, потрібно додати)</w:t>
            </w:r>
          </w:p>
          <w:p w14:paraId="767D3E1B" w14:textId="6090A822" w:rsidR="00851134" w:rsidRPr="00851134" w:rsidRDefault="0000231F" w:rsidP="00851134">
            <w:pPr>
              <w:pStyle w:val="a9"/>
              <w:numPr>
                <w:ilvl w:val="0"/>
                <w:numId w:val="128"/>
              </w:numPr>
              <w:spacing w:line="240" w:lineRule="auto"/>
              <w:jc w:val="both"/>
              <w:rPr>
                <w:rFonts w:ascii="Times New Roman" w:hAnsi="Times New Roman" w:cs="Times New Roman"/>
              </w:rPr>
            </w:pPr>
            <w:proofErr w:type="spellStart"/>
            <w:r w:rsidRPr="00851134">
              <w:rPr>
                <w:rFonts w:ascii="Times New Roman" w:hAnsi="Times New Roman" w:cs="Times New Roman"/>
              </w:rPr>
              <w:t>Use</w:t>
            </w:r>
            <w:proofErr w:type="spellEnd"/>
            <w:r w:rsidRPr="00851134">
              <w:rPr>
                <w:rFonts w:ascii="Times New Roman" w:hAnsi="Times New Roman" w:cs="Times New Roman"/>
              </w:rPr>
              <w:t xml:space="preserve"> </w:t>
            </w:r>
            <w:proofErr w:type="spellStart"/>
            <w:r w:rsidRPr="00851134">
              <w:rPr>
                <w:rFonts w:ascii="Times New Roman" w:hAnsi="Times New Roman" w:cs="Times New Roman"/>
              </w:rPr>
              <w:t>case</w:t>
            </w:r>
            <w:proofErr w:type="spellEnd"/>
            <w:r w:rsidRPr="00851134">
              <w:rPr>
                <w:rFonts w:ascii="Times New Roman" w:hAnsi="Times New Roman" w:cs="Times New Roman"/>
              </w:rPr>
              <w:t xml:space="preserve"> завершено без перегляду трейлера</w:t>
            </w:r>
          </w:p>
          <w:p w14:paraId="6B418E3D" w14:textId="2EA47730" w:rsidR="00851134"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t>Н2: Помилка завантаження відеофайлу</w:t>
            </w:r>
          </w:p>
          <w:p w14:paraId="429D2DDF" w14:textId="5D34964F" w:rsidR="00851134" w:rsidRPr="00851134" w:rsidRDefault="0000231F" w:rsidP="00851134">
            <w:pPr>
              <w:pStyle w:val="a9"/>
              <w:numPr>
                <w:ilvl w:val="0"/>
                <w:numId w:val="129"/>
              </w:numPr>
              <w:spacing w:line="240" w:lineRule="auto"/>
              <w:jc w:val="both"/>
              <w:rPr>
                <w:rFonts w:ascii="Times New Roman" w:hAnsi="Times New Roman" w:cs="Times New Roman"/>
              </w:rPr>
            </w:pPr>
            <w:r w:rsidRPr="00851134">
              <w:rPr>
                <w:rFonts w:ascii="Times New Roman" w:hAnsi="Times New Roman" w:cs="Times New Roman"/>
              </w:rPr>
              <w:t xml:space="preserve">На кроці 8: CDN недоступний або відеофайл пошкоджений (404, 500 </w:t>
            </w:r>
            <w:proofErr w:type="spellStart"/>
            <w:r w:rsidRPr="00851134">
              <w:rPr>
                <w:rFonts w:ascii="Times New Roman" w:hAnsi="Times New Roman" w:cs="Times New Roman"/>
              </w:rPr>
              <w:t>error</w:t>
            </w:r>
            <w:proofErr w:type="spellEnd"/>
            <w:r w:rsidRPr="00851134">
              <w:rPr>
                <w:rFonts w:ascii="Times New Roman" w:hAnsi="Times New Roman" w:cs="Times New Roman"/>
              </w:rPr>
              <w:t>)</w:t>
            </w:r>
          </w:p>
          <w:p w14:paraId="129A4C30" w14:textId="73773CF1" w:rsidR="00851134" w:rsidRPr="00851134" w:rsidRDefault="0000231F" w:rsidP="00851134">
            <w:pPr>
              <w:pStyle w:val="a9"/>
              <w:numPr>
                <w:ilvl w:val="0"/>
                <w:numId w:val="129"/>
              </w:numPr>
              <w:spacing w:line="240" w:lineRule="auto"/>
              <w:jc w:val="both"/>
              <w:rPr>
                <w:rFonts w:ascii="Times New Roman" w:hAnsi="Times New Roman" w:cs="Times New Roman"/>
              </w:rPr>
            </w:pPr>
            <w:r w:rsidRPr="00851134">
              <w:rPr>
                <w:rFonts w:ascii="Times New Roman" w:hAnsi="Times New Roman" w:cs="Times New Roman"/>
              </w:rPr>
              <w:t>Індикатор завантаження показує помилку через 10 секунд очікування</w:t>
            </w:r>
          </w:p>
          <w:p w14:paraId="32F71358" w14:textId="1129ACA8" w:rsidR="00851134" w:rsidRPr="00851134" w:rsidRDefault="0000231F" w:rsidP="00851134">
            <w:pPr>
              <w:pStyle w:val="a9"/>
              <w:numPr>
                <w:ilvl w:val="0"/>
                <w:numId w:val="129"/>
              </w:numPr>
              <w:spacing w:line="240" w:lineRule="auto"/>
              <w:jc w:val="both"/>
              <w:rPr>
                <w:rFonts w:ascii="Times New Roman" w:hAnsi="Times New Roman" w:cs="Times New Roman"/>
              </w:rPr>
            </w:pPr>
            <w:r w:rsidRPr="00851134">
              <w:rPr>
                <w:rFonts w:ascii="Times New Roman" w:hAnsi="Times New Roman" w:cs="Times New Roman"/>
              </w:rPr>
              <w:t>Система відображає повідомлення: "Виникла проблема з завантаженням трейлера. Спробуйте пізніше"</w:t>
            </w:r>
          </w:p>
          <w:p w14:paraId="0B068507" w14:textId="60FCADA7" w:rsidR="00851134" w:rsidRPr="00851134" w:rsidRDefault="0000231F" w:rsidP="00851134">
            <w:pPr>
              <w:pStyle w:val="a9"/>
              <w:numPr>
                <w:ilvl w:val="0"/>
                <w:numId w:val="129"/>
              </w:numPr>
              <w:spacing w:line="240" w:lineRule="auto"/>
              <w:jc w:val="both"/>
              <w:rPr>
                <w:rFonts w:ascii="Times New Roman" w:hAnsi="Times New Roman" w:cs="Times New Roman"/>
              </w:rPr>
            </w:pPr>
            <w:r w:rsidRPr="00851134">
              <w:rPr>
                <w:rFonts w:ascii="Times New Roman" w:hAnsi="Times New Roman" w:cs="Times New Roman"/>
              </w:rPr>
              <w:t>Система надає кнопку "Спробувати знову" для повторної спроби завантаження</w:t>
            </w:r>
          </w:p>
          <w:p w14:paraId="1C57A2E4" w14:textId="350AA964" w:rsidR="00851134" w:rsidRPr="00851134" w:rsidRDefault="0000231F" w:rsidP="00851134">
            <w:pPr>
              <w:pStyle w:val="a9"/>
              <w:numPr>
                <w:ilvl w:val="0"/>
                <w:numId w:val="129"/>
              </w:numPr>
              <w:spacing w:line="240" w:lineRule="auto"/>
              <w:jc w:val="both"/>
              <w:rPr>
                <w:rFonts w:ascii="Times New Roman" w:hAnsi="Times New Roman" w:cs="Times New Roman"/>
              </w:rPr>
            </w:pPr>
            <w:r w:rsidRPr="00851134">
              <w:rPr>
                <w:rFonts w:ascii="Times New Roman" w:hAnsi="Times New Roman" w:cs="Times New Roman"/>
              </w:rPr>
              <w:t xml:space="preserve">Система автоматично намагається завантажити з резервного CDN </w:t>
            </w:r>
            <w:proofErr w:type="spellStart"/>
            <w:r w:rsidRPr="00851134">
              <w:rPr>
                <w:rFonts w:ascii="Times New Roman" w:hAnsi="Times New Roman" w:cs="Times New Roman"/>
              </w:rPr>
              <w:t>endpoint</w:t>
            </w:r>
            <w:proofErr w:type="spellEnd"/>
            <w:r w:rsidRPr="00851134">
              <w:rPr>
                <w:rFonts w:ascii="Times New Roman" w:hAnsi="Times New Roman" w:cs="Times New Roman"/>
              </w:rPr>
              <w:t xml:space="preserve"> (</w:t>
            </w:r>
            <w:proofErr w:type="spellStart"/>
            <w:r w:rsidRPr="00851134">
              <w:rPr>
                <w:rFonts w:ascii="Times New Roman" w:hAnsi="Times New Roman" w:cs="Times New Roman"/>
              </w:rPr>
              <w:t>fallback</w:t>
            </w:r>
            <w:proofErr w:type="spellEnd"/>
            <w:r w:rsidRPr="00851134">
              <w:rPr>
                <w:rFonts w:ascii="Times New Roman" w:hAnsi="Times New Roman" w:cs="Times New Roman"/>
              </w:rPr>
              <w:t xml:space="preserve">) згідно </w:t>
            </w:r>
            <w:proofErr w:type="spellStart"/>
            <w:r w:rsidRPr="00851134">
              <w:rPr>
                <w:rFonts w:ascii="Times New Roman" w:hAnsi="Times New Roman" w:cs="Times New Roman"/>
              </w:rPr>
              <w:t>залежностей</w:t>
            </w:r>
            <w:proofErr w:type="spellEnd"/>
            <w:r w:rsidRPr="00851134">
              <w:rPr>
                <w:rFonts w:ascii="Times New Roman" w:hAnsi="Times New Roman" w:cs="Times New Roman"/>
              </w:rPr>
              <w:t xml:space="preserve"> US 6</w:t>
            </w:r>
          </w:p>
          <w:p w14:paraId="49DF5376" w14:textId="3E22669B" w:rsidR="00851134" w:rsidRPr="00851134" w:rsidRDefault="0000231F" w:rsidP="00851134">
            <w:pPr>
              <w:pStyle w:val="a9"/>
              <w:numPr>
                <w:ilvl w:val="0"/>
                <w:numId w:val="129"/>
              </w:numPr>
              <w:spacing w:line="240" w:lineRule="auto"/>
              <w:jc w:val="both"/>
              <w:rPr>
                <w:rFonts w:ascii="Times New Roman" w:hAnsi="Times New Roman" w:cs="Times New Roman"/>
              </w:rPr>
            </w:pPr>
            <w:r w:rsidRPr="00851134">
              <w:rPr>
                <w:rFonts w:ascii="Times New Roman" w:hAnsi="Times New Roman" w:cs="Times New Roman"/>
              </w:rPr>
              <w:t xml:space="preserve">Якщо резервний варіант також не працює: показується повідомлення </w:t>
            </w:r>
            <w:r w:rsidRPr="00851134">
              <w:rPr>
                <w:rFonts w:ascii="Times New Roman" w:hAnsi="Times New Roman" w:cs="Times New Roman"/>
              </w:rPr>
              <w:lastRenderedPageBreak/>
              <w:t>з кроку Н1</w:t>
            </w:r>
          </w:p>
          <w:p w14:paraId="2E996EA8" w14:textId="1E7CD494" w:rsidR="00851134" w:rsidRPr="00851134" w:rsidRDefault="0000231F" w:rsidP="00851134">
            <w:pPr>
              <w:pStyle w:val="a9"/>
              <w:numPr>
                <w:ilvl w:val="0"/>
                <w:numId w:val="129"/>
              </w:numPr>
              <w:spacing w:line="240" w:lineRule="auto"/>
              <w:jc w:val="both"/>
              <w:rPr>
                <w:rFonts w:ascii="Times New Roman" w:hAnsi="Times New Roman" w:cs="Times New Roman"/>
              </w:rPr>
            </w:pPr>
            <w:r w:rsidRPr="00851134">
              <w:rPr>
                <w:rFonts w:ascii="Times New Roman" w:hAnsi="Times New Roman" w:cs="Times New Roman"/>
              </w:rPr>
              <w:t xml:space="preserve">Система детально </w:t>
            </w:r>
            <w:proofErr w:type="spellStart"/>
            <w:r w:rsidRPr="00851134">
              <w:rPr>
                <w:rFonts w:ascii="Times New Roman" w:hAnsi="Times New Roman" w:cs="Times New Roman"/>
              </w:rPr>
              <w:t>логує</w:t>
            </w:r>
            <w:proofErr w:type="spellEnd"/>
            <w:r w:rsidRPr="00851134">
              <w:rPr>
                <w:rFonts w:ascii="Times New Roman" w:hAnsi="Times New Roman" w:cs="Times New Roman"/>
              </w:rPr>
              <w:t xml:space="preserve"> помилку завантаження (CDN URL, </w:t>
            </w:r>
            <w:proofErr w:type="spellStart"/>
            <w:r w:rsidRPr="00851134">
              <w:rPr>
                <w:rFonts w:ascii="Times New Roman" w:hAnsi="Times New Roman" w:cs="Times New Roman"/>
              </w:rPr>
              <w:t>error</w:t>
            </w:r>
            <w:proofErr w:type="spellEnd"/>
            <w:r w:rsidRPr="00851134">
              <w:rPr>
                <w:rFonts w:ascii="Times New Roman" w:hAnsi="Times New Roman" w:cs="Times New Roman"/>
              </w:rPr>
              <w:t xml:space="preserve"> </w:t>
            </w:r>
            <w:proofErr w:type="spellStart"/>
            <w:r w:rsidRPr="00851134">
              <w:rPr>
                <w:rFonts w:ascii="Times New Roman" w:hAnsi="Times New Roman" w:cs="Times New Roman"/>
              </w:rPr>
              <w:t>code</w:t>
            </w:r>
            <w:proofErr w:type="spellEnd"/>
            <w:r w:rsidRPr="00851134">
              <w:rPr>
                <w:rFonts w:ascii="Times New Roman" w:hAnsi="Times New Roman" w:cs="Times New Roman"/>
              </w:rPr>
              <w:t xml:space="preserve">, </w:t>
            </w:r>
            <w:proofErr w:type="spellStart"/>
            <w:r w:rsidRPr="00851134">
              <w:rPr>
                <w:rFonts w:ascii="Times New Roman" w:hAnsi="Times New Roman" w:cs="Times New Roman"/>
              </w:rPr>
              <w:t>timestamp</w:t>
            </w:r>
            <w:proofErr w:type="spellEnd"/>
            <w:r w:rsidRPr="00851134">
              <w:rPr>
                <w:rFonts w:ascii="Times New Roman" w:hAnsi="Times New Roman" w:cs="Times New Roman"/>
              </w:rPr>
              <w:t>) для моніторингу</w:t>
            </w:r>
          </w:p>
          <w:p w14:paraId="49286B2D" w14:textId="27C49A64" w:rsidR="00851134" w:rsidRPr="00851134" w:rsidRDefault="0000231F" w:rsidP="00851134">
            <w:pPr>
              <w:pStyle w:val="a9"/>
              <w:numPr>
                <w:ilvl w:val="0"/>
                <w:numId w:val="129"/>
              </w:numPr>
              <w:spacing w:line="240" w:lineRule="auto"/>
              <w:jc w:val="both"/>
              <w:rPr>
                <w:rFonts w:ascii="Times New Roman" w:hAnsi="Times New Roman" w:cs="Times New Roman"/>
              </w:rPr>
            </w:pPr>
            <w:proofErr w:type="spellStart"/>
            <w:r w:rsidRPr="00851134">
              <w:rPr>
                <w:rFonts w:ascii="Times New Roman" w:hAnsi="Times New Roman" w:cs="Times New Roman"/>
              </w:rPr>
              <w:t>Use</w:t>
            </w:r>
            <w:proofErr w:type="spellEnd"/>
            <w:r w:rsidRPr="00851134">
              <w:rPr>
                <w:rFonts w:ascii="Times New Roman" w:hAnsi="Times New Roman" w:cs="Times New Roman"/>
              </w:rPr>
              <w:t xml:space="preserve"> </w:t>
            </w:r>
            <w:proofErr w:type="spellStart"/>
            <w:r w:rsidRPr="00851134">
              <w:rPr>
                <w:rFonts w:ascii="Times New Roman" w:hAnsi="Times New Roman" w:cs="Times New Roman"/>
              </w:rPr>
              <w:t>case</w:t>
            </w:r>
            <w:proofErr w:type="spellEnd"/>
            <w:r w:rsidRPr="00851134">
              <w:rPr>
                <w:rFonts w:ascii="Times New Roman" w:hAnsi="Times New Roman" w:cs="Times New Roman"/>
              </w:rPr>
              <w:t xml:space="preserve"> завершено з помилкою завантаження</w:t>
            </w:r>
          </w:p>
          <w:p w14:paraId="345BE044" w14:textId="044AEB10" w:rsidR="00851134"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t>Н3: Повільне завантаження через низьку швидкість інтернету</w:t>
            </w:r>
          </w:p>
          <w:p w14:paraId="487BC887" w14:textId="7260F5C3" w:rsidR="00851134" w:rsidRPr="00851134" w:rsidRDefault="0000231F" w:rsidP="00851134">
            <w:pPr>
              <w:pStyle w:val="a9"/>
              <w:numPr>
                <w:ilvl w:val="0"/>
                <w:numId w:val="130"/>
              </w:numPr>
              <w:spacing w:line="240" w:lineRule="auto"/>
              <w:jc w:val="both"/>
              <w:rPr>
                <w:rFonts w:ascii="Times New Roman" w:hAnsi="Times New Roman" w:cs="Times New Roman"/>
              </w:rPr>
            </w:pPr>
            <w:r w:rsidRPr="00851134">
              <w:rPr>
                <w:rFonts w:ascii="Times New Roman" w:hAnsi="Times New Roman" w:cs="Times New Roman"/>
              </w:rPr>
              <w:t>На кроці 7-8: Відео завантажується дуже повільно через слабке з'єднання користувача</w:t>
            </w:r>
          </w:p>
          <w:p w14:paraId="6ACF36A2" w14:textId="4923F10C" w:rsidR="00851134" w:rsidRPr="00851134" w:rsidRDefault="0000231F" w:rsidP="00851134">
            <w:pPr>
              <w:pStyle w:val="a9"/>
              <w:numPr>
                <w:ilvl w:val="0"/>
                <w:numId w:val="130"/>
              </w:numPr>
              <w:spacing w:line="240" w:lineRule="auto"/>
              <w:jc w:val="both"/>
              <w:rPr>
                <w:rFonts w:ascii="Times New Roman" w:hAnsi="Times New Roman" w:cs="Times New Roman"/>
              </w:rPr>
            </w:pPr>
            <w:r w:rsidRPr="00851134">
              <w:rPr>
                <w:rFonts w:ascii="Times New Roman" w:hAnsi="Times New Roman" w:cs="Times New Roman"/>
              </w:rPr>
              <w:t>Індикатор прогресу згідно US 6 (критерій 2) показує повільне завантаження</w:t>
            </w:r>
          </w:p>
          <w:p w14:paraId="1D4A615E" w14:textId="4A321B91" w:rsidR="00851134" w:rsidRPr="00851134" w:rsidRDefault="0000231F" w:rsidP="00851134">
            <w:pPr>
              <w:pStyle w:val="a9"/>
              <w:numPr>
                <w:ilvl w:val="0"/>
                <w:numId w:val="130"/>
              </w:numPr>
              <w:spacing w:line="240" w:lineRule="auto"/>
              <w:jc w:val="both"/>
              <w:rPr>
                <w:rFonts w:ascii="Times New Roman" w:hAnsi="Times New Roman" w:cs="Times New Roman"/>
              </w:rPr>
            </w:pPr>
            <w:r w:rsidRPr="00851134">
              <w:rPr>
                <w:rFonts w:ascii="Times New Roman" w:hAnsi="Times New Roman" w:cs="Times New Roman"/>
              </w:rPr>
              <w:t>Після 5 секунд очікування система показує: "Трейлер завантажується... Це може тривати довше через повільне з'єднання"</w:t>
            </w:r>
          </w:p>
          <w:p w14:paraId="7618EC0B" w14:textId="0EEB9629" w:rsidR="00851134" w:rsidRPr="00851134" w:rsidRDefault="0000231F" w:rsidP="00851134">
            <w:pPr>
              <w:pStyle w:val="a9"/>
              <w:numPr>
                <w:ilvl w:val="0"/>
                <w:numId w:val="130"/>
              </w:numPr>
              <w:spacing w:line="240" w:lineRule="auto"/>
              <w:jc w:val="both"/>
              <w:rPr>
                <w:rFonts w:ascii="Times New Roman" w:hAnsi="Times New Roman" w:cs="Times New Roman"/>
              </w:rPr>
            </w:pPr>
            <w:proofErr w:type="spellStart"/>
            <w:r w:rsidRPr="00851134">
              <w:rPr>
                <w:rFonts w:ascii="Times New Roman" w:hAnsi="Times New Roman" w:cs="Times New Roman"/>
              </w:rPr>
              <w:t>Відеоплеєр</w:t>
            </w:r>
            <w:proofErr w:type="spellEnd"/>
            <w:r w:rsidRPr="00851134">
              <w:rPr>
                <w:rFonts w:ascii="Times New Roman" w:hAnsi="Times New Roman" w:cs="Times New Roman"/>
              </w:rPr>
              <w:t xml:space="preserve"> автоматично знижує якість відео для швидшого завантаження (</w:t>
            </w:r>
            <w:proofErr w:type="spellStart"/>
            <w:r w:rsidRPr="00851134">
              <w:rPr>
                <w:rFonts w:ascii="Times New Roman" w:hAnsi="Times New Roman" w:cs="Times New Roman"/>
              </w:rPr>
              <w:t>adaptive</w:t>
            </w:r>
            <w:proofErr w:type="spellEnd"/>
            <w:r w:rsidRPr="00851134">
              <w:rPr>
                <w:rFonts w:ascii="Times New Roman" w:hAnsi="Times New Roman" w:cs="Times New Roman"/>
              </w:rPr>
              <w:t xml:space="preserve"> </w:t>
            </w:r>
            <w:proofErr w:type="spellStart"/>
            <w:r w:rsidRPr="00851134">
              <w:rPr>
                <w:rFonts w:ascii="Times New Roman" w:hAnsi="Times New Roman" w:cs="Times New Roman"/>
              </w:rPr>
              <w:t>bitrate</w:t>
            </w:r>
            <w:proofErr w:type="spellEnd"/>
            <w:r w:rsidRPr="00851134">
              <w:rPr>
                <w:rFonts w:ascii="Times New Roman" w:hAnsi="Times New Roman" w:cs="Times New Roman"/>
              </w:rPr>
              <w:t xml:space="preserve"> </w:t>
            </w:r>
            <w:proofErr w:type="spellStart"/>
            <w:r w:rsidRPr="00851134">
              <w:rPr>
                <w:rFonts w:ascii="Times New Roman" w:hAnsi="Times New Roman" w:cs="Times New Roman"/>
              </w:rPr>
              <w:t>streaming</w:t>
            </w:r>
            <w:proofErr w:type="spellEnd"/>
            <w:r w:rsidRPr="00851134">
              <w:rPr>
                <w:rFonts w:ascii="Times New Roman" w:hAnsi="Times New Roman" w:cs="Times New Roman"/>
              </w:rPr>
              <w:t>)</w:t>
            </w:r>
          </w:p>
          <w:p w14:paraId="1FE00A42" w14:textId="4F31DFFC" w:rsidR="00851134" w:rsidRPr="00851134" w:rsidRDefault="0000231F" w:rsidP="00851134">
            <w:pPr>
              <w:pStyle w:val="a9"/>
              <w:numPr>
                <w:ilvl w:val="0"/>
                <w:numId w:val="130"/>
              </w:numPr>
              <w:spacing w:line="240" w:lineRule="auto"/>
              <w:jc w:val="both"/>
              <w:rPr>
                <w:rFonts w:ascii="Times New Roman" w:hAnsi="Times New Roman" w:cs="Times New Roman"/>
              </w:rPr>
            </w:pPr>
            <w:r w:rsidRPr="00851134">
              <w:rPr>
                <w:rFonts w:ascii="Times New Roman" w:hAnsi="Times New Roman" w:cs="Times New Roman"/>
              </w:rPr>
              <w:t xml:space="preserve">Система може показувати поточну швидкість завантаження: "Завантажується зі швидкістю 500 </w:t>
            </w:r>
            <w:proofErr w:type="spellStart"/>
            <w:r w:rsidRPr="00851134">
              <w:rPr>
                <w:rFonts w:ascii="Times New Roman" w:hAnsi="Times New Roman" w:cs="Times New Roman"/>
              </w:rPr>
              <w:t>Kbps</w:t>
            </w:r>
            <w:proofErr w:type="spellEnd"/>
            <w:r w:rsidRPr="00851134">
              <w:rPr>
                <w:rFonts w:ascii="Times New Roman" w:hAnsi="Times New Roman" w:cs="Times New Roman"/>
              </w:rPr>
              <w:t>..."</w:t>
            </w:r>
          </w:p>
          <w:p w14:paraId="3211BEFC" w14:textId="434A12F3" w:rsidR="00851134" w:rsidRPr="00851134" w:rsidRDefault="0000231F" w:rsidP="00851134">
            <w:pPr>
              <w:pStyle w:val="a9"/>
              <w:numPr>
                <w:ilvl w:val="0"/>
                <w:numId w:val="130"/>
              </w:numPr>
              <w:spacing w:line="240" w:lineRule="auto"/>
              <w:jc w:val="both"/>
              <w:rPr>
                <w:rFonts w:ascii="Times New Roman" w:hAnsi="Times New Roman" w:cs="Times New Roman"/>
              </w:rPr>
            </w:pPr>
            <w:r w:rsidRPr="00851134">
              <w:rPr>
                <w:rFonts w:ascii="Times New Roman" w:hAnsi="Times New Roman" w:cs="Times New Roman"/>
              </w:rPr>
              <w:t>Користувач може вручну знизити якість через налаштування для швидшого завантаження</w:t>
            </w:r>
          </w:p>
          <w:p w14:paraId="5B8909C9" w14:textId="16BDA400" w:rsidR="00851134" w:rsidRPr="00851134" w:rsidRDefault="0000231F" w:rsidP="00851134">
            <w:pPr>
              <w:pStyle w:val="a9"/>
              <w:numPr>
                <w:ilvl w:val="0"/>
                <w:numId w:val="130"/>
              </w:numPr>
              <w:spacing w:line="240" w:lineRule="auto"/>
              <w:jc w:val="both"/>
              <w:rPr>
                <w:rFonts w:ascii="Times New Roman" w:hAnsi="Times New Roman" w:cs="Times New Roman"/>
              </w:rPr>
            </w:pPr>
            <w:r w:rsidRPr="00851134">
              <w:rPr>
                <w:rFonts w:ascii="Times New Roman" w:hAnsi="Times New Roman" w:cs="Times New Roman"/>
              </w:rPr>
              <w:t xml:space="preserve">Після завантаження достатнього </w:t>
            </w:r>
            <w:proofErr w:type="spellStart"/>
            <w:r w:rsidRPr="00851134">
              <w:rPr>
                <w:rFonts w:ascii="Times New Roman" w:hAnsi="Times New Roman" w:cs="Times New Roman"/>
              </w:rPr>
              <w:t>buffer</w:t>
            </w:r>
            <w:proofErr w:type="spellEnd"/>
            <w:r w:rsidRPr="00851134">
              <w:rPr>
                <w:rFonts w:ascii="Times New Roman" w:hAnsi="Times New Roman" w:cs="Times New Roman"/>
              </w:rPr>
              <w:t xml:space="preserve"> (10-15 секунд відео) відтворення починається автоматично</w:t>
            </w:r>
          </w:p>
          <w:p w14:paraId="06ABB4FC" w14:textId="11E5EC62" w:rsidR="00851134" w:rsidRPr="00851134" w:rsidRDefault="0000231F" w:rsidP="00851134">
            <w:pPr>
              <w:pStyle w:val="a9"/>
              <w:numPr>
                <w:ilvl w:val="0"/>
                <w:numId w:val="130"/>
              </w:numPr>
              <w:spacing w:line="240" w:lineRule="auto"/>
              <w:jc w:val="both"/>
              <w:rPr>
                <w:rFonts w:ascii="Times New Roman" w:hAnsi="Times New Roman" w:cs="Times New Roman"/>
              </w:rPr>
            </w:pPr>
            <w:proofErr w:type="spellStart"/>
            <w:r w:rsidRPr="00851134">
              <w:rPr>
                <w:rFonts w:ascii="Times New Roman" w:hAnsi="Times New Roman" w:cs="Times New Roman"/>
              </w:rPr>
              <w:t>Use</w:t>
            </w:r>
            <w:proofErr w:type="spellEnd"/>
            <w:r w:rsidRPr="00851134">
              <w:rPr>
                <w:rFonts w:ascii="Times New Roman" w:hAnsi="Times New Roman" w:cs="Times New Roman"/>
              </w:rPr>
              <w:t xml:space="preserve"> </w:t>
            </w:r>
            <w:proofErr w:type="spellStart"/>
            <w:r w:rsidRPr="00851134">
              <w:rPr>
                <w:rFonts w:ascii="Times New Roman" w:hAnsi="Times New Roman" w:cs="Times New Roman"/>
              </w:rPr>
              <w:t>case</w:t>
            </w:r>
            <w:proofErr w:type="spellEnd"/>
            <w:r w:rsidRPr="00851134">
              <w:rPr>
                <w:rFonts w:ascii="Times New Roman" w:hAnsi="Times New Roman" w:cs="Times New Roman"/>
              </w:rPr>
              <w:t xml:space="preserve"> продовжується з нижчою якістю</w:t>
            </w:r>
          </w:p>
          <w:p w14:paraId="78873EF0" w14:textId="46C4CAFA" w:rsidR="00851134"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t xml:space="preserve">Н4: </w:t>
            </w:r>
            <w:proofErr w:type="spellStart"/>
            <w:r w:rsidRPr="000311AE">
              <w:rPr>
                <w:rFonts w:ascii="Times New Roman" w:hAnsi="Times New Roman" w:cs="Times New Roman"/>
                <w:b/>
                <w:bCs/>
              </w:rPr>
              <w:t>Buffering</w:t>
            </w:r>
            <w:proofErr w:type="spellEnd"/>
            <w:r w:rsidRPr="000311AE">
              <w:rPr>
                <w:rFonts w:ascii="Times New Roman" w:hAnsi="Times New Roman" w:cs="Times New Roman"/>
                <w:b/>
                <w:bCs/>
              </w:rPr>
              <w:t xml:space="preserve"> під час відтворення</w:t>
            </w:r>
          </w:p>
          <w:p w14:paraId="631154ED" w14:textId="0F1092D5" w:rsidR="00851134" w:rsidRPr="00851134" w:rsidRDefault="0000231F" w:rsidP="00851134">
            <w:pPr>
              <w:pStyle w:val="a9"/>
              <w:numPr>
                <w:ilvl w:val="0"/>
                <w:numId w:val="131"/>
              </w:numPr>
              <w:spacing w:line="240" w:lineRule="auto"/>
              <w:jc w:val="both"/>
              <w:rPr>
                <w:rFonts w:ascii="Times New Roman" w:hAnsi="Times New Roman" w:cs="Times New Roman"/>
              </w:rPr>
            </w:pPr>
            <w:r w:rsidRPr="00851134">
              <w:rPr>
                <w:rFonts w:ascii="Times New Roman" w:hAnsi="Times New Roman" w:cs="Times New Roman"/>
              </w:rPr>
              <w:t xml:space="preserve">На кроці 11: Під час перегляду трейлера відео зупиняється для </w:t>
            </w:r>
            <w:proofErr w:type="spellStart"/>
            <w:r w:rsidRPr="00851134">
              <w:rPr>
                <w:rFonts w:ascii="Times New Roman" w:hAnsi="Times New Roman" w:cs="Times New Roman"/>
              </w:rPr>
              <w:t>buffering</w:t>
            </w:r>
            <w:proofErr w:type="spellEnd"/>
            <w:r w:rsidRPr="00851134">
              <w:rPr>
                <w:rFonts w:ascii="Times New Roman" w:hAnsi="Times New Roman" w:cs="Times New Roman"/>
              </w:rPr>
              <w:t xml:space="preserve"> через нестабільне з'єднання</w:t>
            </w:r>
          </w:p>
          <w:p w14:paraId="7E5811F9" w14:textId="358CBAE2" w:rsidR="00851134" w:rsidRPr="00851134" w:rsidRDefault="0000231F" w:rsidP="00851134">
            <w:pPr>
              <w:pStyle w:val="a9"/>
              <w:numPr>
                <w:ilvl w:val="0"/>
                <w:numId w:val="131"/>
              </w:numPr>
              <w:spacing w:line="240" w:lineRule="auto"/>
              <w:jc w:val="both"/>
              <w:rPr>
                <w:rFonts w:ascii="Times New Roman" w:hAnsi="Times New Roman" w:cs="Times New Roman"/>
              </w:rPr>
            </w:pPr>
            <w:r w:rsidRPr="00851134">
              <w:rPr>
                <w:rFonts w:ascii="Times New Roman" w:hAnsi="Times New Roman" w:cs="Times New Roman"/>
              </w:rPr>
              <w:t xml:space="preserve">Плеєр автоматично ставить на паузу та показує </w:t>
            </w:r>
            <w:proofErr w:type="spellStart"/>
            <w:r w:rsidRPr="00851134">
              <w:rPr>
                <w:rFonts w:ascii="Times New Roman" w:hAnsi="Times New Roman" w:cs="Times New Roman"/>
              </w:rPr>
              <w:t>spinner</w:t>
            </w:r>
            <w:proofErr w:type="spellEnd"/>
            <w:r w:rsidRPr="00851134">
              <w:rPr>
                <w:rFonts w:ascii="Times New Roman" w:hAnsi="Times New Roman" w:cs="Times New Roman"/>
              </w:rPr>
              <w:t>: "Завантаження..."</w:t>
            </w:r>
          </w:p>
          <w:p w14:paraId="44C6468D" w14:textId="1B2DCF9C" w:rsidR="00851134" w:rsidRPr="00851134" w:rsidRDefault="0000231F" w:rsidP="00851134">
            <w:pPr>
              <w:pStyle w:val="a9"/>
              <w:numPr>
                <w:ilvl w:val="0"/>
                <w:numId w:val="131"/>
              </w:numPr>
              <w:spacing w:line="240" w:lineRule="auto"/>
              <w:jc w:val="both"/>
              <w:rPr>
                <w:rFonts w:ascii="Times New Roman" w:hAnsi="Times New Roman" w:cs="Times New Roman"/>
              </w:rPr>
            </w:pPr>
            <w:r w:rsidRPr="00851134">
              <w:rPr>
                <w:rFonts w:ascii="Times New Roman" w:hAnsi="Times New Roman" w:cs="Times New Roman"/>
              </w:rPr>
              <w:t>Система намагається завантажити наступну частину відео</w:t>
            </w:r>
          </w:p>
          <w:p w14:paraId="57046D08" w14:textId="021691B5" w:rsidR="00851134" w:rsidRPr="00851134" w:rsidRDefault="0000231F" w:rsidP="00851134">
            <w:pPr>
              <w:pStyle w:val="a9"/>
              <w:numPr>
                <w:ilvl w:val="0"/>
                <w:numId w:val="131"/>
              </w:numPr>
              <w:spacing w:line="240" w:lineRule="auto"/>
              <w:jc w:val="both"/>
              <w:rPr>
                <w:rFonts w:ascii="Times New Roman" w:hAnsi="Times New Roman" w:cs="Times New Roman"/>
              </w:rPr>
            </w:pPr>
            <w:r w:rsidRPr="00851134">
              <w:rPr>
                <w:rFonts w:ascii="Times New Roman" w:hAnsi="Times New Roman" w:cs="Times New Roman"/>
              </w:rPr>
              <w:t xml:space="preserve">Після завантаження достатнього </w:t>
            </w:r>
            <w:proofErr w:type="spellStart"/>
            <w:r w:rsidRPr="00851134">
              <w:rPr>
                <w:rFonts w:ascii="Times New Roman" w:hAnsi="Times New Roman" w:cs="Times New Roman"/>
              </w:rPr>
              <w:t>buffer</w:t>
            </w:r>
            <w:proofErr w:type="spellEnd"/>
            <w:r w:rsidRPr="00851134">
              <w:rPr>
                <w:rFonts w:ascii="Times New Roman" w:hAnsi="Times New Roman" w:cs="Times New Roman"/>
              </w:rPr>
              <w:t xml:space="preserve"> відтворення автоматично відновлюється</w:t>
            </w:r>
          </w:p>
          <w:p w14:paraId="25A872C6" w14:textId="1BEC50C4" w:rsidR="00851134" w:rsidRPr="00851134" w:rsidRDefault="0000231F" w:rsidP="00851134">
            <w:pPr>
              <w:pStyle w:val="a9"/>
              <w:numPr>
                <w:ilvl w:val="0"/>
                <w:numId w:val="131"/>
              </w:numPr>
              <w:spacing w:line="240" w:lineRule="auto"/>
              <w:jc w:val="both"/>
              <w:rPr>
                <w:rFonts w:ascii="Times New Roman" w:hAnsi="Times New Roman" w:cs="Times New Roman"/>
              </w:rPr>
            </w:pPr>
            <w:r w:rsidRPr="00851134">
              <w:rPr>
                <w:rFonts w:ascii="Times New Roman" w:hAnsi="Times New Roman" w:cs="Times New Roman"/>
              </w:rPr>
              <w:t xml:space="preserve">Якщо </w:t>
            </w:r>
            <w:proofErr w:type="spellStart"/>
            <w:r w:rsidRPr="00851134">
              <w:rPr>
                <w:rFonts w:ascii="Times New Roman" w:hAnsi="Times New Roman" w:cs="Times New Roman"/>
              </w:rPr>
              <w:t>buffering</w:t>
            </w:r>
            <w:proofErr w:type="spellEnd"/>
            <w:r w:rsidRPr="00851134">
              <w:rPr>
                <w:rFonts w:ascii="Times New Roman" w:hAnsi="Times New Roman" w:cs="Times New Roman"/>
              </w:rPr>
              <w:t xml:space="preserve"> триває більше 10 секунд: система пропонує знизити якість відео</w:t>
            </w:r>
          </w:p>
          <w:p w14:paraId="25E7C030" w14:textId="4A740443" w:rsidR="00851134" w:rsidRPr="00851134" w:rsidRDefault="0000231F" w:rsidP="00851134">
            <w:pPr>
              <w:pStyle w:val="a9"/>
              <w:numPr>
                <w:ilvl w:val="0"/>
                <w:numId w:val="131"/>
              </w:numPr>
              <w:spacing w:line="240" w:lineRule="auto"/>
              <w:jc w:val="both"/>
              <w:rPr>
                <w:rFonts w:ascii="Times New Roman" w:hAnsi="Times New Roman" w:cs="Times New Roman"/>
              </w:rPr>
            </w:pPr>
            <w:proofErr w:type="spellStart"/>
            <w:r w:rsidRPr="00851134">
              <w:rPr>
                <w:rFonts w:ascii="Times New Roman" w:hAnsi="Times New Roman" w:cs="Times New Roman"/>
              </w:rPr>
              <w:t>Use</w:t>
            </w:r>
            <w:proofErr w:type="spellEnd"/>
            <w:r w:rsidRPr="00851134">
              <w:rPr>
                <w:rFonts w:ascii="Times New Roman" w:hAnsi="Times New Roman" w:cs="Times New Roman"/>
              </w:rPr>
              <w:t xml:space="preserve"> </w:t>
            </w:r>
            <w:proofErr w:type="spellStart"/>
            <w:r w:rsidRPr="00851134">
              <w:rPr>
                <w:rFonts w:ascii="Times New Roman" w:hAnsi="Times New Roman" w:cs="Times New Roman"/>
              </w:rPr>
              <w:t>case</w:t>
            </w:r>
            <w:proofErr w:type="spellEnd"/>
            <w:r w:rsidRPr="00851134">
              <w:rPr>
                <w:rFonts w:ascii="Times New Roman" w:hAnsi="Times New Roman" w:cs="Times New Roman"/>
              </w:rPr>
              <w:t xml:space="preserve"> продовжується після відновлення відтворення</w:t>
            </w:r>
          </w:p>
          <w:p w14:paraId="62648A19" w14:textId="749C2942" w:rsidR="00851134"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t xml:space="preserve">Н5: Несумісність браузера з </w:t>
            </w:r>
            <w:proofErr w:type="spellStart"/>
            <w:r w:rsidRPr="000311AE">
              <w:rPr>
                <w:rFonts w:ascii="Times New Roman" w:hAnsi="Times New Roman" w:cs="Times New Roman"/>
                <w:b/>
                <w:bCs/>
              </w:rPr>
              <w:t>відеоформатом</w:t>
            </w:r>
            <w:proofErr w:type="spellEnd"/>
          </w:p>
          <w:p w14:paraId="14B503F4" w14:textId="3CF3C14C" w:rsidR="00851134" w:rsidRPr="00851134" w:rsidRDefault="0000231F" w:rsidP="00851134">
            <w:pPr>
              <w:pStyle w:val="a9"/>
              <w:numPr>
                <w:ilvl w:val="0"/>
                <w:numId w:val="132"/>
              </w:numPr>
              <w:spacing w:line="240" w:lineRule="auto"/>
              <w:jc w:val="both"/>
              <w:rPr>
                <w:rFonts w:ascii="Times New Roman" w:hAnsi="Times New Roman" w:cs="Times New Roman"/>
              </w:rPr>
            </w:pPr>
            <w:r w:rsidRPr="00851134">
              <w:rPr>
                <w:rFonts w:ascii="Times New Roman" w:hAnsi="Times New Roman" w:cs="Times New Roman"/>
              </w:rPr>
              <w:t xml:space="preserve">На кроці 8: Браузер користувача не підтримує формат відео трейлера (старий браузер, специфічний </w:t>
            </w:r>
            <w:proofErr w:type="spellStart"/>
            <w:r w:rsidRPr="00851134">
              <w:rPr>
                <w:rFonts w:ascii="Times New Roman" w:hAnsi="Times New Roman" w:cs="Times New Roman"/>
              </w:rPr>
              <w:t>codec</w:t>
            </w:r>
            <w:proofErr w:type="spellEnd"/>
            <w:r w:rsidRPr="00851134">
              <w:rPr>
                <w:rFonts w:ascii="Times New Roman" w:hAnsi="Times New Roman" w:cs="Times New Roman"/>
              </w:rPr>
              <w:t>)</w:t>
            </w:r>
          </w:p>
          <w:p w14:paraId="7B681F34" w14:textId="3631B622" w:rsidR="00851134" w:rsidRPr="00851134" w:rsidRDefault="0000231F" w:rsidP="00851134">
            <w:pPr>
              <w:pStyle w:val="a9"/>
              <w:numPr>
                <w:ilvl w:val="0"/>
                <w:numId w:val="132"/>
              </w:numPr>
              <w:spacing w:line="240" w:lineRule="auto"/>
              <w:jc w:val="both"/>
              <w:rPr>
                <w:rFonts w:ascii="Times New Roman" w:hAnsi="Times New Roman" w:cs="Times New Roman"/>
              </w:rPr>
            </w:pPr>
            <w:r w:rsidRPr="00851134">
              <w:rPr>
                <w:rFonts w:ascii="Times New Roman" w:hAnsi="Times New Roman" w:cs="Times New Roman"/>
              </w:rPr>
              <w:t xml:space="preserve">HTML5 </w:t>
            </w:r>
            <w:proofErr w:type="spellStart"/>
            <w:r w:rsidRPr="00851134">
              <w:rPr>
                <w:rFonts w:ascii="Times New Roman" w:hAnsi="Times New Roman" w:cs="Times New Roman"/>
              </w:rPr>
              <w:t>відеоплеєр</w:t>
            </w:r>
            <w:proofErr w:type="spellEnd"/>
            <w:r w:rsidRPr="00851134">
              <w:rPr>
                <w:rFonts w:ascii="Times New Roman" w:hAnsi="Times New Roman" w:cs="Times New Roman"/>
              </w:rPr>
              <w:t xml:space="preserve"> не може відтворити відео</w:t>
            </w:r>
          </w:p>
          <w:p w14:paraId="1573B355" w14:textId="1CEDE572" w:rsidR="00851134" w:rsidRPr="00851134" w:rsidRDefault="0000231F" w:rsidP="00851134">
            <w:pPr>
              <w:pStyle w:val="a9"/>
              <w:numPr>
                <w:ilvl w:val="0"/>
                <w:numId w:val="132"/>
              </w:numPr>
              <w:spacing w:line="240" w:lineRule="auto"/>
              <w:jc w:val="both"/>
              <w:rPr>
                <w:rFonts w:ascii="Times New Roman" w:hAnsi="Times New Roman" w:cs="Times New Roman"/>
              </w:rPr>
            </w:pPr>
            <w:r w:rsidRPr="00851134">
              <w:rPr>
                <w:rFonts w:ascii="Times New Roman" w:hAnsi="Times New Roman" w:cs="Times New Roman"/>
              </w:rPr>
              <w:t xml:space="preserve">Система виявляє помилку через </w:t>
            </w:r>
            <w:proofErr w:type="spellStart"/>
            <w:r w:rsidRPr="00851134">
              <w:rPr>
                <w:rFonts w:ascii="Times New Roman" w:hAnsi="Times New Roman" w:cs="Times New Roman"/>
              </w:rPr>
              <w:t>event</w:t>
            </w:r>
            <w:proofErr w:type="spellEnd"/>
            <w:r w:rsidRPr="00851134">
              <w:rPr>
                <w:rFonts w:ascii="Times New Roman" w:hAnsi="Times New Roman" w:cs="Times New Roman"/>
              </w:rPr>
              <w:t xml:space="preserve"> </w:t>
            </w:r>
            <w:proofErr w:type="spellStart"/>
            <w:r w:rsidRPr="00851134">
              <w:rPr>
                <w:rFonts w:ascii="Times New Roman" w:hAnsi="Times New Roman" w:cs="Times New Roman"/>
              </w:rPr>
              <w:t>listener</w:t>
            </w:r>
            <w:proofErr w:type="spellEnd"/>
            <w:r w:rsidRPr="00851134">
              <w:rPr>
                <w:rFonts w:ascii="Times New Roman" w:hAnsi="Times New Roman" w:cs="Times New Roman"/>
              </w:rPr>
              <w:t xml:space="preserve"> "</w:t>
            </w:r>
            <w:proofErr w:type="spellStart"/>
            <w:r w:rsidRPr="00851134">
              <w:rPr>
                <w:rFonts w:ascii="Times New Roman" w:hAnsi="Times New Roman" w:cs="Times New Roman"/>
              </w:rPr>
              <w:t>error</w:t>
            </w:r>
            <w:proofErr w:type="spellEnd"/>
            <w:r w:rsidRPr="00851134">
              <w:rPr>
                <w:rFonts w:ascii="Times New Roman" w:hAnsi="Times New Roman" w:cs="Times New Roman"/>
              </w:rPr>
              <w:t xml:space="preserve">" на </w:t>
            </w:r>
            <w:proofErr w:type="spellStart"/>
            <w:r w:rsidRPr="00851134">
              <w:rPr>
                <w:rFonts w:ascii="Times New Roman" w:hAnsi="Times New Roman" w:cs="Times New Roman"/>
              </w:rPr>
              <w:t>video</w:t>
            </w:r>
            <w:proofErr w:type="spellEnd"/>
            <w:r w:rsidRPr="00851134">
              <w:rPr>
                <w:rFonts w:ascii="Times New Roman" w:hAnsi="Times New Roman" w:cs="Times New Roman"/>
              </w:rPr>
              <w:t xml:space="preserve"> </w:t>
            </w:r>
            <w:proofErr w:type="spellStart"/>
            <w:r w:rsidRPr="00851134">
              <w:rPr>
                <w:rFonts w:ascii="Times New Roman" w:hAnsi="Times New Roman" w:cs="Times New Roman"/>
              </w:rPr>
              <w:t>element</w:t>
            </w:r>
            <w:proofErr w:type="spellEnd"/>
          </w:p>
          <w:p w14:paraId="3266620B" w14:textId="1B78BC57" w:rsidR="00851134" w:rsidRPr="00851134" w:rsidRDefault="0000231F" w:rsidP="00851134">
            <w:pPr>
              <w:pStyle w:val="a9"/>
              <w:numPr>
                <w:ilvl w:val="0"/>
                <w:numId w:val="132"/>
              </w:numPr>
              <w:spacing w:line="240" w:lineRule="auto"/>
              <w:jc w:val="both"/>
              <w:rPr>
                <w:rFonts w:ascii="Times New Roman" w:hAnsi="Times New Roman" w:cs="Times New Roman"/>
              </w:rPr>
            </w:pPr>
            <w:r w:rsidRPr="00851134">
              <w:rPr>
                <w:rFonts w:ascii="Times New Roman" w:hAnsi="Times New Roman" w:cs="Times New Roman"/>
              </w:rPr>
              <w:t>Система показує повідомлення: "Ваш браузер не підтримує відтворення цього відео. Спробуйте оновити браузер або використати інший (</w:t>
            </w:r>
            <w:proofErr w:type="spellStart"/>
            <w:r w:rsidRPr="00851134">
              <w:rPr>
                <w:rFonts w:ascii="Times New Roman" w:hAnsi="Times New Roman" w:cs="Times New Roman"/>
              </w:rPr>
              <w:t>Chrome</w:t>
            </w:r>
            <w:proofErr w:type="spellEnd"/>
            <w:r w:rsidRPr="00851134">
              <w:rPr>
                <w:rFonts w:ascii="Times New Roman" w:hAnsi="Times New Roman" w:cs="Times New Roman"/>
              </w:rPr>
              <w:t xml:space="preserve">, </w:t>
            </w:r>
            <w:proofErr w:type="spellStart"/>
            <w:r w:rsidRPr="00851134">
              <w:rPr>
                <w:rFonts w:ascii="Times New Roman" w:hAnsi="Times New Roman" w:cs="Times New Roman"/>
              </w:rPr>
              <w:t>Firefox</w:t>
            </w:r>
            <w:proofErr w:type="spellEnd"/>
            <w:r w:rsidRPr="00851134">
              <w:rPr>
                <w:rFonts w:ascii="Times New Roman" w:hAnsi="Times New Roman" w:cs="Times New Roman"/>
              </w:rPr>
              <w:t xml:space="preserve">, </w:t>
            </w:r>
            <w:proofErr w:type="spellStart"/>
            <w:r w:rsidRPr="00851134">
              <w:rPr>
                <w:rFonts w:ascii="Times New Roman" w:hAnsi="Times New Roman" w:cs="Times New Roman"/>
              </w:rPr>
              <w:t>Safari</w:t>
            </w:r>
            <w:proofErr w:type="spellEnd"/>
            <w:r w:rsidRPr="00851134">
              <w:rPr>
                <w:rFonts w:ascii="Times New Roman" w:hAnsi="Times New Roman" w:cs="Times New Roman"/>
              </w:rPr>
              <w:t xml:space="preserve">, </w:t>
            </w:r>
            <w:proofErr w:type="spellStart"/>
            <w:r w:rsidRPr="00851134">
              <w:rPr>
                <w:rFonts w:ascii="Times New Roman" w:hAnsi="Times New Roman" w:cs="Times New Roman"/>
              </w:rPr>
              <w:t>Edge</w:t>
            </w:r>
            <w:proofErr w:type="spellEnd"/>
            <w:r w:rsidRPr="00851134">
              <w:rPr>
                <w:rFonts w:ascii="Times New Roman" w:hAnsi="Times New Roman" w:cs="Times New Roman"/>
              </w:rPr>
              <w:t>)"</w:t>
            </w:r>
          </w:p>
          <w:p w14:paraId="166D656F" w14:textId="187FB8BD" w:rsidR="00851134" w:rsidRPr="00851134" w:rsidRDefault="0000231F" w:rsidP="00851134">
            <w:pPr>
              <w:pStyle w:val="a9"/>
              <w:numPr>
                <w:ilvl w:val="0"/>
                <w:numId w:val="132"/>
              </w:numPr>
              <w:spacing w:line="240" w:lineRule="auto"/>
              <w:jc w:val="both"/>
              <w:rPr>
                <w:rFonts w:ascii="Times New Roman" w:hAnsi="Times New Roman" w:cs="Times New Roman"/>
              </w:rPr>
            </w:pPr>
            <w:r w:rsidRPr="00851134">
              <w:rPr>
                <w:rFonts w:ascii="Times New Roman" w:hAnsi="Times New Roman" w:cs="Times New Roman"/>
              </w:rPr>
              <w:t>Система може пропонувати посилання на завантаження сучасних браузерів</w:t>
            </w:r>
          </w:p>
          <w:p w14:paraId="64EA17AD" w14:textId="1E8761F4" w:rsidR="00851134" w:rsidRPr="00851134" w:rsidRDefault="0000231F" w:rsidP="00851134">
            <w:pPr>
              <w:pStyle w:val="a9"/>
              <w:numPr>
                <w:ilvl w:val="0"/>
                <w:numId w:val="132"/>
              </w:numPr>
              <w:spacing w:line="240" w:lineRule="auto"/>
              <w:jc w:val="both"/>
              <w:rPr>
                <w:rFonts w:ascii="Times New Roman" w:hAnsi="Times New Roman" w:cs="Times New Roman"/>
              </w:rPr>
            </w:pPr>
            <w:r w:rsidRPr="00851134">
              <w:rPr>
                <w:rFonts w:ascii="Times New Roman" w:hAnsi="Times New Roman" w:cs="Times New Roman"/>
              </w:rPr>
              <w:t xml:space="preserve">Система </w:t>
            </w:r>
            <w:proofErr w:type="spellStart"/>
            <w:r w:rsidRPr="00851134">
              <w:rPr>
                <w:rFonts w:ascii="Times New Roman" w:hAnsi="Times New Roman" w:cs="Times New Roman"/>
              </w:rPr>
              <w:t>логує</w:t>
            </w:r>
            <w:proofErr w:type="spellEnd"/>
            <w:r w:rsidRPr="00851134">
              <w:rPr>
                <w:rFonts w:ascii="Times New Roman" w:hAnsi="Times New Roman" w:cs="Times New Roman"/>
              </w:rPr>
              <w:t xml:space="preserve"> інформацію про браузер користувача (</w:t>
            </w:r>
            <w:proofErr w:type="spellStart"/>
            <w:r w:rsidRPr="00851134">
              <w:rPr>
                <w:rFonts w:ascii="Times New Roman" w:hAnsi="Times New Roman" w:cs="Times New Roman"/>
              </w:rPr>
              <w:t>user</w:t>
            </w:r>
            <w:proofErr w:type="spellEnd"/>
            <w:r w:rsidRPr="00851134">
              <w:rPr>
                <w:rFonts w:ascii="Times New Roman" w:hAnsi="Times New Roman" w:cs="Times New Roman"/>
              </w:rPr>
              <w:t xml:space="preserve"> </w:t>
            </w:r>
            <w:proofErr w:type="spellStart"/>
            <w:r w:rsidRPr="00851134">
              <w:rPr>
                <w:rFonts w:ascii="Times New Roman" w:hAnsi="Times New Roman" w:cs="Times New Roman"/>
              </w:rPr>
              <w:t>agent</w:t>
            </w:r>
            <w:proofErr w:type="spellEnd"/>
            <w:r w:rsidRPr="00851134">
              <w:rPr>
                <w:rFonts w:ascii="Times New Roman" w:hAnsi="Times New Roman" w:cs="Times New Roman"/>
              </w:rPr>
              <w:t>) для статистики</w:t>
            </w:r>
          </w:p>
          <w:p w14:paraId="3CD5E417" w14:textId="61CEAA07" w:rsidR="00851134" w:rsidRPr="00851134" w:rsidRDefault="0000231F" w:rsidP="00851134">
            <w:pPr>
              <w:pStyle w:val="a9"/>
              <w:numPr>
                <w:ilvl w:val="0"/>
                <w:numId w:val="132"/>
              </w:numPr>
              <w:spacing w:line="240" w:lineRule="auto"/>
              <w:jc w:val="both"/>
              <w:rPr>
                <w:rFonts w:ascii="Times New Roman" w:hAnsi="Times New Roman" w:cs="Times New Roman"/>
              </w:rPr>
            </w:pPr>
            <w:proofErr w:type="spellStart"/>
            <w:r w:rsidRPr="00851134">
              <w:rPr>
                <w:rFonts w:ascii="Times New Roman" w:hAnsi="Times New Roman" w:cs="Times New Roman"/>
              </w:rPr>
              <w:t>Use</w:t>
            </w:r>
            <w:proofErr w:type="spellEnd"/>
            <w:r w:rsidRPr="00851134">
              <w:rPr>
                <w:rFonts w:ascii="Times New Roman" w:hAnsi="Times New Roman" w:cs="Times New Roman"/>
              </w:rPr>
              <w:t xml:space="preserve"> </w:t>
            </w:r>
            <w:proofErr w:type="spellStart"/>
            <w:r w:rsidRPr="00851134">
              <w:rPr>
                <w:rFonts w:ascii="Times New Roman" w:hAnsi="Times New Roman" w:cs="Times New Roman"/>
              </w:rPr>
              <w:t>case</w:t>
            </w:r>
            <w:proofErr w:type="spellEnd"/>
            <w:r w:rsidRPr="00851134">
              <w:rPr>
                <w:rFonts w:ascii="Times New Roman" w:hAnsi="Times New Roman" w:cs="Times New Roman"/>
              </w:rPr>
              <w:t xml:space="preserve"> завершено без можливості відтворення</w:t>
            </w:r>
          </w:p>
          <w:p w14:paraId="3E42781F" w14:textId="3D2E85F5" w:rsidR="00851134"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lastRenderedPageBreak/>
              <w:t>Н6: Блокування автоматичного відтворення браузером</w:t>
            </w:r>
          </w:p>
          <w:p w14:paraId="58F4157A" w14:textId="048A6D86" w:rsidR="00851134" w:rsidRPr="00851134" w:rsidRDefault="0000231F" w:rsidP="00851134">
            <w:pPr>
              <w:pStyle w:val="a9"/>
              <w:numPr>
                <w:ilvl w:val="0"/>
                <w:numId w:val="133"/>
              </w:numPr>
              <w:spacing w:line="240" w:lineRule="auto"/>
              <w:jc w:val="both"/>
              <w:rPr>
                <w:rFonts w:ascii="Times New Roman" w:hAnsi="Times New Roman" w:cs="Times New Roman"/>
              </w:rPr>
            </w:pPr>
            <w:r w:rsidRPr="00851134">
              <w:rPr>
                <w:rFonts w:ascii="Times New Roman" w:hAnsi="Times New Roman" w:cs="Times New Roman"/>
              </w:rPr>
              <w:t xml:space="preserve">На кроці 9: Сучасні браузери блокують </w:t>
            </w:r>
            <w:proofErr w:type="spellStart"/>
            <w:r w:rsidRPr="00851134">
              <w:rPr>
                <w:rFonts w:ascii="Times New Roman" w:hAnsi="Times New Roman" w:cs="Times New Roman"/>
              </w:rPr>
              <w:t>autoplay</w:t>
            </w:r>
            <w:proofErr w:type="spellEnd"/>
            <w:r w:rsidRPr="00851134">
              <w:rPr>
                <w:rFonts w:ascii="Times New Roman" w:hAnsi="Times New Roman" w:cs="Times New Roman"/>
              </w:rPr>
              <w:t xml:space="preserve"> відео зі звуком (</w:t>
            </w:r>
            <w:proofErr w:type="spellStart"/>
            <w:r w:rsidRPr="00851134">
              <w:rPr>
                <w:rFonts w:ascii="Times New Roman" w:hAnsi="Times New Roman" w:cs="Times New Roman"/>
              </w:rPr>
              <w:t>browser</w:t>
            </w:r>
            <w:proofErr w:type="spellEnd"/>
            <w:r w:rsidRPr="00851134">
              <w:rPr>
                <w:rFonts w:ascii="Times New Roman" w:hAnsi="Times New Roman" w:cs="Times New Roman"/>
              </w:rPr>
              <w:t xml:space="preserve"> </w:t>
            </w:r>
            <w:proofErr w:type="spellStart"/>
            <w:r w:rsidRPr="00851134">
              <w:rPr>
                <w:rFonts w:ascii="Times New Roman" w:hAnsi="Times New Roman" w:cs="Times New Roman"/>
              </w:rPr>
              <w:t>autoplay</w:t>
            </w:r>
            <w:proofErr w:type="spellEnd"/>
            <w:r w:rsidRPr="00851134">
              <w:rPr>
                <w:rFonts w:ascii="Times New Roman" w:hAnsi="Times New Roman" w:cs="Times New Roman"/>
              </w:rPr>
              <w:t xml:space="preserve"> </w:t>
            </w:r>
            <w:proofErr w:type="spellStart"/>
            <w:r w:rsidRPr="00851134">
              <w:rPr>
                <w:rFonts w:ascii="Times New Roman" w:hAnsi="Times New Roman" w:cs="Times New Roman"/>
              </w:rPr>
              <w:t>policy</w:t>
            </w:r>
            <w:proofErr w:type="spellEnd"/>
            <w:r w:rsidRPr="00851134">
              <w:rPr>
                <w:rFonts w:ascii="Times New Roman" w:hAnsi="Times New Roman" w:cs="Times New Roman"/>
              </w:rPr>
              <w:t>)</w:t>
            </w:r>
          </w:p>
          <w:p w14:paraId="2322EFF6" w14:textId="41E5750B" w:rsidR="00851134" w:rsidRPr="00851134" w:rsidRDefault="0000231F" w:rsidP="00851134">
            <w:pPr>
              <w:pStyle w:val="a9"/>
              <w:numPr>
                <w:ilvl w:val="0"/>
                <w:numId w:val="133"/>
              </w:numPr>
              <w:spacing w:line="240" w:lineRule="auto"/>
              <w:jc w:val="both"/>
              <w:rPr>
                <w:rFonts w:ascii="Times New Roman" w:hAnsi="Times New Roman" w:cs="Times New Roman"/>
              </w:rPr>
            </w:pPr>
            <w:r w:rsidRPr="00851134">
              <w:rPr>
                <w:rFonts w:ascii="Times New Roman" w:hAnsi="Times New Roman" w:cs="Times New Roman"/>
              </w:rPr>
              <w:t>Трейлер не починає автоматичне відтворення згідно US 6 (критерій 1)</w:t>
            </w:r>
          </w:p>
          <w:p w14:paraId="42FFBAE1" w14:textId="5B23ECCE" w:rsidR="00851134" w:rsidRPr="00851134" w:rsidRDefault="0000231F" w:rsidP="00851134">
            <w:pPr>
              <w:pStyle w:val="a9"/>
              <w:numPr>
                <w:ilvl w:val="0"/>
                <w:numId w:val="133"/>
              </w:numPr>
              <w:spacing w:line="240" w:lineRule="auto"/>
              <w:jc w:val="both"/>
              <w:rPr>
                <w:rFonts w:ascii="Times New Roman" w:hAnsi="Times New Roman" w:cs="Times New Roman"/>
              </w:rPr>
            </w:pPr>
            <w:r w:rsidRPr="00851134">
              <w:rPr>
                <w:rFonts w:ascii="Times New Roman" w:hAnsi="Times New Roman" w:cs="Times New Roman"/>
              </w:rPr>
              <w:t xml:space="preserve">Система показує великий </w:t>
            </w:r>
            <w:proofErr w:type="spellStart"/>
            <w:r w:rsidRPr="00851134">
              <w:rPr>
                <w:rFonts w:ascii="Times New Roman" w:hAnsi="Times New Roman" w:cs="Times New Roman"/>
              </w:rPr>
              <w:t>overlay</w:t>
            </w:r>
            <w:proofErr w:type="spellEnd"/>
            <w:r w:rsidRPr="00851134">
              <w:rPr>
                <w:rFonts w:ascii="Times New Roman" w:hAnsi="Times New Roman" w:cs="Times New Roman"/>
              </w:rPr>
              <w:t xml:space="preserve"> </w:t>
            </w:r>
            <w:proofErr w:type="spellStart"/>
            <w:r w:rsidRPr="00851134">
              <w:rPr>
                <w:rFonts w:ascii="Times New Roman" w:hAnsi="Times New Roman" w:cs="Times New Roman"/>
              </w:rPr>
              <w:t>play</w:t>
            </w:r>
            <w:proofErr w:type="spellEnd"/>
            <w:r w:rsidRPr="00851134">
              <w:rPr>
                <w:rFonts w:ascii="Times New Roman" w:hAnsi="Times New Roman" w:cs="Times New Roman"/>
              </w:rPr>
              <w:t xml:space="preserve"> </w:t>
            </w:r>
            <w:proofErr w:type="spellStart"/>
            <w:r w:rsidRPr="00851134">
              <w:rPr>
                <w:rFonts w:ascii="Times New Roman" w:hAnsi="Times New Roman" w:cs="Times New Roman"/>
              </w:rPr>
              <w:t>button</w:t>
            </w:r>
            <w:proofErr w:type="spellEnd"/>
            <w:r w:rsidRPr="00851134">
              <w:rPr>
                <w:rFonts w:ascii="Times New Roman" w:hAnsi="Times New Roman" w:cs="Times New Roman"/>
              </w:rPr>
              <w:t xml:space="preserve"> з повідомленням: "Натисніть для відтворення трейлера"</w:t>
            </w:r>
          </w:p>
          <w:p w14:paraId="4AEF7211" w14:textId="7593C232" w:rsidR="00851134" w:rsidRPr="00851134" w:rsidRDefault="0000231F" w:rsidP="00851134">
            <w:pPr>
              <w:pStyle w:val="a9"/>
              <w:numPr>
                <w:ilvl w:val="0"/>
                <w:numId w:val="133"/>
              </w:numPr>
              <w:spacing w:line="240" w:lineRule="auto"/>
              <w:jc w:val="both"/>
              <w:rPr>
                <w:rFonts w:ascii="Times New Roman" w:hAnsi="Times New Roman" w:cs="Times New Roman"/>
              </w:rPr>
            </w:pPr>
            <w:r w:rsidRPr="00851134">
              <w:rPr>
                <w:rFonts w:ascii="Times New Roman" w:hAnsi="Times New Roman" w:cs="Times New Roman"/>
              </w:rPr>
              <w:t xml:space="preserve">Користувач вручну натискає </w:t>
            </w:r>
            <w:proofErr w:type="spellStart"/>
            <w:r w:rsidRPr="00851134">
              <w:rPr>
                <w:rFonts w:ascii="Times New Roman" w:hAnsi="Times New Roman" w:cs="Times New Roman"/>
              </w:rPr>
              <w:t>play</w:t>
            </w:r>
            <w:proofErr w:type="spellEnd"/>
          </w:p>
          <w:p w14:paraId="762C68E5" w14:textId="08FE03B3" w:rsidR="00851134" w:rsidRPr="00851134" w:rsidRDefault="0000231F" w:rsidP="00851134">
            <w:pPr>
              <w:pStyle w:val="a9"/>
              <w:numPr>
                <w:ilvl w:val="0"/>
                <w:numId w:val="133"/>
              </w:numPr>
              <w:spacing w:line="240" w:lineRule="auto"/>
              <w:jc w:val="both"/>
              <w:rPr>
                <w:rFonts w:ascii="Times New Roman" w:hAnsi="Times New Roman" w:cs="Times New Roman"/>
              </w:rPr>
            </w:pPr>
            <w:r w:rsidRPr="00851134">
              <w:rPr>
                <w:rFonts w:ascii="Times New Roman" w:hAnsi="Times New Roman" w:cs="Times New Roman"/>
              </w:rPr>
              <w:t>Відтворення починається нормально</w:t>
            </w:r>
          </w:p>
          <w:p w14:paraId="4F534981" w14:textId="57C18C9A" w:rsidR="00851134" w:rsidRPr="00851134" w:rsidRDefault="0000231F" w:rsidP="00851134">
            <w:pPr>
              <w:pStyle w:val="a9"/>
              <w:numPr>
                <w:ilvl w:val="0"/>
                <w:numId w:val="133"/>
              </w:numPr>
              <w:spacing w:line="240" w:lineRule="auto"/>
              <w:jc w:val="both"/>
              <w:rPr>
                <w:rFonts w:ascii="Times New Roman" w:hAnsi="Times New Roman" w:cs="Times New Roman"/>
              </w:rPr>
            </w:pPr>
            <w:r w:rsidRPr="00851134">
              <w:rPr>
                <w:rFonts w:ascii="Times New Roman" w:hAnsi="Times New Roman" w:cs="Times New Roman"/>
              </w:rPr>
              <w:t xml:space="preserve">Альтернативно: система може починати </w:t>
            </w:r>
            <w:proofErr w:type="spellStart"/>
            <w:r w:rsidRPr="00851134">
              <w:rPr>
                <w:rFonts w:ascii="Times New Roman" w:hAnsi="Times New Roman" w:cs="Times New Roman"/>
              </w:rPr>
              <w:t>autoplay</w:t>
            </w:r>
            <w:proofErr w:type="spellEnd"/>
            <w:r w:rsidRPr="00851134">
              <w:rPr>
                <w:rFonts w:ascii="Times New Roman" w:hAnsi="Times New Roman" w:cs="Times New Roman"/>
              </w:rPr>
              <w:t xml:space="preserve"> з вимкненим звуком (</w:t>
            </w:r>
            <w:proofErr w:type="spellStart"/>
            <w:r w:rsidRPr="00851134">
              <w:rPr>
                <w:rFonts w:ascii="Times New Roman" w:hAnsi="Times New Roman" w:cs="Times New Roman"/>
              </w:rPr>
              <w:t>muted</w:t>
            </w:r>
            <w:proofErr w:type="spellEnd"/>
            <w:r w:rsidRPr="00851134">
              <w:rPr>
                <w:rFonts w:ascii="Times New Roman" w:hAnsi="Times New Roman" w:cs="Times New Roman"/>
              </w:rPr>
              <w:t>), і показувати кнопку "Увімкнути звук"</w:t>
            </w:r>
          </w:p>
          <w:p w14:paraId="53F37078" w14:textId="58372274" w:rsidR="00851134" w:rsidRPr="00851134" w:rsidRDefault="0000231F" w:rsidP="00851134">
            <w:pPr>
              <w:pStyle w:val="a9"/>
              <w:numPr>
                <w:ilvl w:val="0"/>
                <w:numId w:val="133"/>
              </w:numPr>
              <w:spacing w:line="240" w:lineRule="auto"/>
              <w:jc w:val="both"/>
              <w:rPr>
                <w:rFonts w:ascii="Times New Roman" w:hAnsi="Times New Roman" w:cs="Times New Roman"/>
              </w:rPr>
            </w:pPr>
            <w:proofErr w:type="spellStart"/>
            <w:r w:rsidRPr="00851134">
              <w:rPr>
                <w:rFonts w:ascii="Times New Roman" w:hAnsi="Times New Roman" w:cs="Times New Roman"/>
              </w:rPr>
              <w:t>Use</w:t>
            </w:r>
            <w:proofErr w:type="spellEnd"/>
            <w:r w:rsidRPr="00851134">
              <w:rPr>
                <w:rFonts w:ascii="Times New Roman" w:hAnsi="Times New Roman" w:cs="Times New Roman"/>
              </w:rPr>
              <w:t xml:space="preserve"> </w:t>
            </w:r>
            <w:proofErr w:type="spellStart"/>
            <w:r w:rsidRPr="00851134">
              <w:rPr>
                <w:rFonts w:ascii="Times New Roman" w:hAnsi="Times New Roman" w:cs="Times New Roman"/>
              </w:rPr>
              <w:t>case</w:t>
            </w:r>
            <w:proofErr w:type="spellEnd"/>
            <w:r w:rsidRPr="00851134">
              <w:rPr>
                <w:rFonts w:ascii="Times New Roman" w:hAnsi="Times New Roman" w:cs="Times New Roman"/>
              </w:rPr>
              <w:t xml:space="preserve"> продовжується з ручним запуском</w:t>
            </w:r>
          </w:p>
          <w:p w14:paraId="26CA94CE" w14:textId="2AC49E23" w:rsidR="00851134"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t>Н7: Помилка при переході до повного фільму</w:t>
            </w:r>
          </w:p>
          <w:p w14:paraId="406F2081" w14:textId="6D783C9B" w:rsidR="00851134" w:rsidRPr="00851134" w:rsidRDefault="0000231F" w:rsidP="00851134">
            <w:pPr>
              <w:pStyle w:val="a9"/>
              <w:numPr>
                <w:ilvl w:val="0"/>
                <w:numId w:val="134"/>
              </w:numPr>
              <w:spacing w:line="240" w:lineRule="auto"/>
              <w:jc w:val="both"/>
              <w:rPr>
                <w:rFonts w:ascii="Times New Roman" w:hAnsi="Times New Roman" w:cs="Times New Roman"/>
              </w:rPr>
            </w:pPr>
            <w:r w:rsidRPr="00851134">
              <w:rPr>
                <w:rFonts w:ascii="Times New Roman" w:hAnsi="Times New Roman" w:cs="Times New Roman"/>
              </w:rPr>
              <w:t>На кроці А3: Користувач натискає "Дивитися повний фільм", але виникає помилка при перевірці підписки або завантаженні фільму</w:t>
            </w:r>
          </w:p>
          <w:p w14:paraId="4E1B9136" w14:textId="48AA0CE8" w:rsidR="00851134" w:rsidRPr="00851134" w:rsidRDefault="0000231F" w:rsidP="00851134">
            <w:pPr>
              <w:pStyle w:val="a9"/>
              <w:numPr>
                <w:ilvl w:val="0"/>
                <w:numId w:val="134"/>
              </w:numPr>
              <w:spacing w:line="240" w:lineRule="auto"/>
              <w:jc w:val="both"/>
              <w:rPr>
                <w:rFonts w:ascii="Times New Roman" w:hAnsi="Times New Roman" w:cs="Times New Roman"/>
              </w:rPr>
            </w:pPr>
            <w:r w:rsidRPr="00851134">
              <w:rPr>
                <w:rFonts w:ascii="Times New Roman" w:hAnsi="Times New Roman" w:cs="Times New Roman"/>
              </w:rPr>
              <w:t>Система перехоплює помилку</w:t>
            </w:r>
          </w:p>
          <w:p w14:paraId="276BF031" w14:textId="25C1DDBC" w:rsidR="00851134" w:rsidRPr="00851134" w:rsidRDefault="0000231F" w:rsidP="00851134">
            <w:pPr>
              <w:pStyle w:val="a9"/>
              <w:numPr>
                <w:ilvl w:val="0"/>
                <w:numId w:val="134"/>
              </w:numPr>
              <w:spacing w:line="240" w:lineRule="auto"/>
              <w:jc w:val="both"/>
              <w:rPr>
                <w:rFonts w:ascii="Times New Roman" w:hAnsi="Times New Roman" w:cs="Times New Roman"/>
              </w:rPr>
            </w:pPr>
            <w:r w:rsidRPr="00851134">
              <w:rPr>
                <w:rFonts w:ascii="Times New Roman" w:hAnsi="Times New Roman" w:cs="Times New Roman"/>
              </w:rPr>
              <w:t>Система показує: "Виникла проблема при запуску фільму. Спробуйте пізніше або зверніться до підтримки"</w:t>
            </w:r>
          </w:p>
          <w:p w14:paraId="4F8727D7" w14:textId="1666364D" w:rsidR="00851134" w:rsidRPr="00851134" w:rsidRDefault="0000231F" w:rsidP="00851134">
            <w:pPr>
              <w:pStyle w:val="a9"/>
              <w:numPr>
                <w:ilvl w:val="0"/>
                <w:numId w:val="134"/>
              </w:numPr>
              <w:spacing w:line="240" w:lineRule="auto"/>
              <w:jc w:val="both"/>
              <w:rPr>
                <w:rFonts w:ascii="Times New Roman" w:hAnsi="Times New Roman" w:cs="Times New Roman"/>
              </w:rPr>
            </w:pPr>
            <w:r w:rsidRPr="00851134">
              <w:rPr>
                <w:rFonts w:ascii="Times New Roman" w:hAnsi="Times New Roman" w:cs="Times New Roman"/>
              </w:rPr>
              <w:t>Трейлер залишається відкритим</w:t>
            </w:r>
          </w:p>
          <w:p w14:paraId="1DC32DF0" w14:textId="14417A12" w:rsidR="00851134" w:rsidRPr="00851134" w:rsidRDefault="0000231F" w:rsidP="00851134">
            <w:pPr>
              <w:pStyle w:val="a9"/>
              <w:numPr>
                <w:ilvl w:val="0"/>
                <w:numId w:val="134"/>
              </w:numPr>
              <w:spacing w:line="240" w:lineRule="auto"/>
              <w:jc w:val="both"/>
              <w:rPr>
                <w:rFonts w:ascii="Times New Roman" w:hAnsi="Times New Roman" w:cs="Times New Roman"/>
              </w:rPr>
            </w:pPr>
            <w:r w:rsidRPr="00851134">
              <w:rPr>
                <w:rFonts w:ascii="Times New Roman" w:hAnsi="Times New Roman" w:cs="Times New Roman"/>
              </w:rPr>
              <w:t xml:space="preserve">Система </w:t>
            </w:r>
            <w:proofErr w:type="spellStart"/>
            <w:r w:rsidRPr="00851134">
              <w:rPr>
                <w:rFonts w:ascii="Times New Roman" w:hAnsi="Times New Roman" w:cs="Times New Roman"/>
              </w:rPr>
              <w:t>логує</w:t>
            </w:r>
            <w:proofErr w:type="spellEnd"/>
            <w:r w:rsidRPr="00851134">
              <w:rPr>
                <w:rFonts w:ascii="Times New Roman" w:hAnsi="Times New Roman" w:cs="Times New Roman"/>
              </w:rPr>
              <w:t xml:space="preserve"> помилку для технічної команди</w:t>
            </w:r>
          </w:p>
          <w:p w14:paraId="002F1EFE" w14:textId="2A004462" w:rsidR="00851134" w:rsidRPr="00851134" w:rsidRDefault="0000231F" w:rsidP="00851134">
            <w:pPr>
              <w:pStyle w:val="a9"/>
              <w:numPr>
                <w:ilvl w:val="0"/>
                <w:numId w:val="134"/>
              </w:numPr>
              <w:spacing w:line="240" w:lineRule="auto"/>
              <w:jc w:val="both"/>
              <w:rPr>
                <w:rFonts w:ascii="Times New Roman" w:hAnsi="Times New Roman" w:cs="Times New Roman"/>
              </w:rPr>
            </w:pPr>
            <w:proofErr w:type="spellStart"/>
            <w:r w:rsidRPr="00851134">
              <w:rPr>
                <w:rFonts w:ascii="Times New Roman" w:hAnsi="Times New Roman" w:cs="Times New Roman"/>
              </w:rPr>
              <w:t>Use</w:t>
            </w:r>
            <w:proofErr w:type="spellEnd"/>
            <w:r w:rsidRPr="00851134">
              <w:rPr>
                <w:rFonts w:ascii="Times New Roman" w:hAnsi="Times New Roman" w:cs="Times New Roman"/>
              </w:rPr>
              <w:t xml:space="preserve"> </w:t>
            </w:r>
            <w:proofErr w:type="spellStart"/>
            <w:r w:rsidRPr="00851134">
              <w:rPr>
                <w:rFonts w:ascii="Times New Roman" w:hAnsi="Times New Roman" w:cs="Times New Roman"/>
              </w:rPr>
              <w:t>case</w:t>
            </w:r>
            <w:proofErr w:type="spellEnd"/>
            <w:r w:rsidRPr="00851134">
              <w:rPr>
                <w:rFonts w:ascii="Times New Roman" w:hAnsi="Times New Roman" w:cs="Times New Roman"/>
              </w:rPr>
              <w:t xml:space="preserve"> завершено з помилкою переходу</w:t>
            </w:r>
          </w:p>
          <w:p w14:paraId="708C9B8A" w14:textId="265AB06D" w:rsidR="00851134"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t>Н8: Відсутність або пошкодження субтитрів</w:t>
            </w:r>
          </w:p>
          <w:p w14:paraId="590E6B48" w14:textId="596C4D30" w:rsidR="00851134" w:rsidRPr="00851134" w:rsidRDefault="0000231F" w:rsidP="00851134">
            <w:pPr>
              <w:pStyle w:val="a9"/>
              <w:numPr>
                <w:ilvl w:val="0"/>
                <w:numId w:val="135"/>
              </w:numPr>
              <w:spacing w:line="240" w:lineRule="auto"/>
              <w:jc w:val="both"/>
              <w:rPr>
                <w:rFonts w:ascii="Times New Roman" w:hAnsi="Times New Roman" w:cs="Times New Roman"/>
              </w:rPr>
            </w:pPr>
            <w:r w:rsidRPr="00851134">
              <w:rPr>
                <w:rFonts w:ascii="Times New Roman" w:hAnsi="Times New Roman" w:cs="Times New Roman"/>
              </w:rPr>
              <w:t>На кроці А7: Користувач намагається увімкнути субтитри, але файл субтитрів (.</w:t>
            </w:r>
            <w:proofErr w:type="spellStart"/>
            <w:r w:rsidRPr="00851134">
              <w:rPr>
                <w:rFonts w:ascii="Times New Roman" w:hAnsi="Times New Roman" w:cs="Times New Roman"/>
              </w:rPr>
              <w:t>vtt</w:t>
            </w:r>
            <w:proofErr w:type="spellEnd"/>
            <w:r w:rsidRPr="00851134">
              <w:rPr>
                <w:rFonts w:ascii="Times New Roman" w:hAnsi="Times New Roman" w:cs="Times New Roman"/>
              </w:rPr>
              <w:t>, .</w:t>
            </w:r>
            <w:proofErr w:type="spellStart"/>
            <w:r w:rsidRPr="00851134">
              <w:rPr>
                <w:rFonts w:ascii="Times New Roman" w:hAnsi="Times New Roman" w:cs="Times New Roman"/>
              </w:rPr>
              <w:t>srt</w:t>
            </w:r>
            <w:proofErr w:type="spellEnd"/>
            <w:r w:rsidRPr="00851134">
              <w:rPr>
                <w:rFonts w:ascii="Times New Roman" w:hAnsi="Times New Roman" w:cs="Times New Roman"/>
              </w:rPr>
              <w:t>) недоступний або пошкоджений</w:t>
            </w:r>
          </w:p>
          <w:p w14:paraId="63F57481" w14:textId="25B25E44" w:rsidR="00851134" w:rsidRPr="00851134" w:rsidRDefault="0000231F" w:rsidP="00851134">
            <w:pPr>
              <w:pStyle w:val="a9"/>
              <w:numPr>
                <w:ilvl w:val="0"/>
                <w:numId w:val="135"/>
              </w:numPr>
              <w:spacing w:line="240" w:lineRule="auto"/>
              <w:jc w:val="both"/>
              <w:rPr>
                <w:rFonts w:ascii="Times New Roman" w:hAnsi="Times New Roman" w:cs="Times New Roman"/>
              </w:rPr>
            </w:pPr>
            <w:r w:rsidRPr="00851134">
              <w:rPr>
                <w:rFonts w:ascii="Times New Roman" w:hAnsi="Times New Roman" w:cs="Times New Roman"/>
              </w:rPr>
              <w:t>Система показує повідомлення: "Субтитри тимчасово недоступні"</w:t>
            </w:r>
          </w:p>
          <w:p w14:paraId="32D1A730" w14:textId="5B54F78D" w:rsidR="00851134" w:rsidRPr="00851134" w:rsidRDefault="0000231F" w:rsidP="00851134">
            <w:pPr>
              <w:pStyle w:val="a9"/>
              <w:numPr>
                <w:ilvl w:val="0"/>
                <w:numId w:val="135"/>
              </w:numPr>
              <w:spacing w:line="240" w:lineRule="auto"/>
              <w:jc w:val="both"/>
              <w:rPr>
                <w:rFonts w:ascii="Times New Roman" w:hAnsi="Times New Roman" w:cs="Times New Roman"/>
              </w:rPr>
            </w:pPr>
            <w:r w:rsidRPr="00851134">
              <w:rPr>
                <w:rFonts w:ascii="Times New Roman" w:hAnsi="Times New Roman" w:cs="Times New Roman"/>
              </w:rPr>
              <w:t>Опція субтитрів стає неактивною (</w:t>
            </w:r>
            <w:proofErr w:type="spellStart"/>
            <w:r w:rsidRPr="00851134">
              <w:rPr>
                <w:rFonts w:ascii="Times New Roman" w:hAnsi="Times New Roman" w:cs="Times New Roman"/>
              </w:rPr>
              <w:t>disabled</w:t>
            </w:r>
            <w:proofErr w:type="spellEnd"/>
            <w:r w:rsidRPr="00851134">
              <w:rPr>
                <w:rFonts w:ascii="Times New Roman" w:hAnsi="Times New Roman" w:cs="Times New Roman"/>
              </w:rPr>
              <w:t>)</w:t>
            </w:r>
          </w:p>
          <w:p w14:paraId="786B5B7C" w14:textId="5C5EE92D" w:rsidR="00851134" w:rsidRPr="00851134" w:rsidRDefault="0000231F" w:rsidP="00851134">
            <w:pPr>
              <w:pStyle w:val="a9"/>
              <w:numPr>
                <w:ilvl w:val="0"/>
                <w:numId w:val="135"/>
              </w:numPr>
              <w:spacing w:line="240" w:lineRule="auto"/>
              <w:jc w:val="both"/>
              <w:rPr>
                <w:rFonts w:ascii="Times New Roman" w:hAnsi="Times New Roman" w:cs="Times New Roman"/>
              </w:rPr>
            </w:pPr>
            <w:r w:rsidRPr="00851134">
              <w:rPr>
                <w:rFonts w:ascii="Times New Roman" w:hAnsi="Times New Roman" w:cs="Times New Roman"/>
              </w:rPr>
              <w:t>Відео продовжує відтворюватись без субтитрів</w:t>
            </w:r>
          </w:p>
          <w:p w14:paraId="59B99372" w14:textId="282E3600" w:rsidR="00851134" w:rsidRPr="00851134" w:rsidRDefault="0000231F" w:rsidP="00851134">
            <w:pPr>
              <w:pStyle w:val="a9"/>
              <w:numPr>
                <w:ilvl w:val="0"/>
                <w:numId w:val="135"/>
              </w:numPr>
              <w:spacing w:line="240" w:lineRule="auto"/>
              <w:jc w:val="both"/>
              <w:rPr>
                <w:rFonts w:ascii="Times New Roman" w:hAnsi="Times New Roman" w:cs="Times New Roman"/>
              </w:rPr>
            </w:pPr>
            <w:r w:rsidRPr="00851134">
              <w:rPr>
                <w:rFonts w:ascii="Times New Roman" w:hAnsi="Times New Roman" w:cs="Times New Roman"/>
              </w:rPr>
              <w:t xml:space="preserve">Система </w:t>
            </w:r>
            <w:proofErr w:type="spellStart"/>
            <w:r w:rsidRPr="00851134">
              <w:rPr>
                <w:rFonts w:ascii="Times New Roman" w:hAnsi="Times New Roman" w:cs="Times New Roman"/>
              </w:rPr>
              <w:t>логує</w:t>
            </w:r>
            <w:proofErr w:type="spellEnd"/>
            <w:r w:rsidRPr="00851134">
              <w:rPr>
                <w:rFonts w:ascii="Times New Roman" w:hAnsi="Times New Roman" w:cs="Times New Roman"/>
              </w:rPr>
              <w:t xml:space="preserve"> відсутність субтитрів</w:t>
            </w:r>
          </w:p>
          <w:p w14:paraId="6573CBB4" w14:textId="77AD7753" w:rsidR="00851134" w:rsidRPr="00851134" w:rsidRDefault="0000231F" w:rsidP="00851134">
            <w:pPr>
              <w:pStyle w:val="a9"/>
              <w:numPr>
                <w:ilvl w:val="0"/>
                <w:numId w:val="135"/>
              </w:numPr>
              <w:spacing w:line="240" w:lineRule="auto"/>
              <w:jc w:val="both"/>
              <w:rPr>
                <w:rFonts w:ascii="Times New Roman" w:hAnsi="Times New Roman" w:cs="Times New Roman"/>
              </w:rPr>
            </w:pPr>
            <w:proofErr w:type="spellStart"/>
            <w:r w:rsidRPr="00851134">
              <w:rPr>
                <w:rFonts w:ascii="Times New Roman" w:hAnsi="Times New Roman" w:cs="Times New Roman"/>
              </w:rPr>
              <w:t>Use</w:t>
            </w:r>
            <w:proofErr w:type="spellEnd"/>
            <w:r w:rsidRPr="00851134">
              <w:rPr>
                <w:rFonts w:ascii="Times New Roman" w:hAnsi="Times New Roman" w:cs="Times New Roman"/>
              </w:rPr>
              <w:t xml:space="preserve"> </w:t>
            </w:r>
            <w:proofErr w:type="spellStart"/>
            <w:r w:rsidRPr="00851134">
              <w:rPr>
                <w:rFonts w:ascii="Times New Roman" w:hAnsi="Times New Roman" w:cs="Times New Roman"/>
              </w:rPr>
              <w:t>case</w:t>
            </w:r>
            <w:proofErr w:type="spellEnd"/>
            <w:r w:rsidRPr="00851134">
              <w:rPr>
                <w:rFonts w:ascii="Times New Roman" w:hAnsi="Times New Roman" w:cs="Times New Roman"/>
              </w:rPr>
              <w:t xml:space="preserve"> продовжується без субтитрів</w:t>
            </w:r>
          </w:p>
          <w:p w14:paraId="13CBC784" w14:textId="21701F77" w:rsidR="00851134"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t>Н9: Користувач без підписки намагається дивитися повний фільм</w:t>
            </w:r>
          </w:p>
          <w:p w14:paraId="01FF792A" w14:textId="375FF40E" w:rsidR="00851134" w:rsidRPr="00851134" w:rsidRDefault="0000231F" w:rsidP="00851134">
            <w:pPr>
              <w:pStyle w:val="a9"/>
              <w:numPr>
                <w:ilvl w:val="0"/>
                <w:numId w:val="136"/>
              </w:numPr>
              <w:spacing w:line="240" w:lineRule="auto"/>
              <w:jc w:val="both"/>
              <w:rPr>
                <w:rFonts w:ascii="Times New Roman" w:hAnsi="Times New Roman" w:cs="Times New Roman"/>
              </w:rPr>
            </w:pPr>
            <w:r w:rsidRPr="00851134">
              <w:rPr>
                <w:rFonts w:ascii="Times New Roman" w:hAnsi="Times New Roman" w:cs="Times New Roman"/>
              </w:rPr>
              <w:t>На кроці А3: Користувач натискає "Дивитися повний фільм" згідно US 6 (критерій 3), але не має активної підписки</w:t>
            </w:r>
          </w:p>
          <w:p w14:paraId="37E30B0B" w14:textId="40893A58" w:rsidR="00851134" w:rsidRPr="00851134" w:rsidRDefault="0000231F" w:rsidP="00851134">
            <w:pPr>
              <w:pStyle w:val="a9"/>
              <w:numPr>
                <w:ilvl w:val="0"/>
                <w:numId w:val="136"/>
              </w:numPr>
              <w:spacing w:line="240" w:lineRule="auto"/>
              <w:jc w:val="both"/>
              <w:rPr>
                <w:rFonts w:ascii="Times New Roman" w:hAnsi="Times New Roman" w:cs="Times New Roman"/>
              </w:rPr>
            </w:pPr>
            <w:r w:rsidRPr="00851134">
              <w:rPr>
                <w:rFonts w:ascii="Times New Roman" w:hAnsi="Times New Roman" w:cs="Times New Roman"/>
              </w:rPr>
              <w:t>Система перевіряє статус підписки та виявляє відсутність</w:t>
            </w:r>
          </w:p>
          <w:p w14:paraId="2B79B5E4" w14:textId="2CEDEDE5" w:rsidR="00851134" w:rsidRPr="00851134" w:rsidRDefault="0000231F" w:rsidP="00851134">
            <w:pPr>
              <w:pStyle w:val="a9"/>
              <w:numPr>
                <w:ilvl w:val="0"/>
                <w:numId w:val="136"/>
              </w:numPr>
              <w:spacing w:line="240" w:lineRule="auto"/>
              <w:jc w:val="both"/>
              <w:rPr>
                <w:rFonts w:ascii="Times New Roman" w:hAnsi="Times New Roman" w:cs="Times New Roman"/>
              </w:rPr>
            </w:pPr>
            <w:r w:rsidRPr="00851134">
              <w:rPr>
                <w:rFonts w:ascii="Times New Roman" w:hAnsi="Times New Roman" w:cs="Times New Roman"/>
              </w:rPr>
              <w:t xml:space="preserve">Система показує </w:t>
            </w:r>
            <w:proofErr w:type="spellStart"/>
            <w:r w:rsidRPr="00851134">
              <w:rPr>
                <w:rFonts w:ascii="Times New Roman" w:hAnsi="Times New Roman" w:cs="Times New Roman"/>
              </w:rPr>
              <w:t>промо</w:t>
            </w:r>
            <w:proofErr w:type="spellEnd"/>
            <w:r w:rsidRPr="00851134">
              <w:rPr>
                <w:rFonts w:ascii="Times New Roman" w:hAnsi="Times New Roman" w:cs="Times New Roman"/>
              </w:rPr>
              <w:t>-екран з інформацією про підписку: назва плану, ціна, переваги, кнопка "Оформити підписку"</w:t>
            </w:r>
          </w:p>
          <w:p w14:paraId="21875B2A" w14:textId="640DCE69" w:rsidR="00851134" w:rsidRPr="00851134" w:rsidRDefault="0000231F" w:rsidP="00851134">
            <w:pPr>
              <w:pStyle w:val="a9"/>
              <w:numPr>
                <w:ilvl w:val="0"/>
                <w:numId w:val="136"/>
              </w:numPr>
              <w:spacing w:line="240" w:lineRule="auto"/>
              <w:jc w:val="both"/>
              <w:rPr>
                <w:rFonts w:ascii="Times New Roman" w:hAnsi="Times New Roman" w:cs="Times New Roman"/>
              </w:rPr>
            </w:pPr>
            <w:r w:rsidRPr="00851134">
              <w:rPr>
                <w:rFonts w:ascii="Times New Roman" w:hAnsi="Times New Roman" w:cs="Times New Roman"/>
              </w:rPr>
              <w:t xml:space="preserve">Користувач може оформити підписку або закрити </w:t>
            </w:r>
            <w:proofErr w:type="spellStart"/>
            <w:r w:rsidRPr="00851134">
              <w:rPr>
                <w:rFonts w:ascii="Times New Roman" w:hAnsi="Times New Roman" w:cs="Times New Roman"/>
              </w:rPr>
              <w:t>промо</w:t>
            </w:r>
            <w:proofErr w:type="spellEnd"/>
            <w:r w:rsidRPr="00851134">
              <w:rPr>
                <w:rFonts w:ascii="Times New Roman" w:hAnsi="Times New Roman" w:cs="Times New Roman"/>
              </w:rPr>
              <w:t>-екран</w:t>
            </w:r>
          </w:p>
          <w:p w14:paraId="06B679ED" w14:textId="3A0DDD70" w:rsidR="00851134" w:rsidRPr="00851134" w:rsidRDefault="0000231F" w:rsidP="00851134">
            <w:pPr>
              <w:pStyle w:val="a9"/>
              <w:numPr>
                <w:ilvl w:val="0"/>
                <w:numId w:val="136"/>
              </w:numPr>
              <w:spacing w:line="240" w:lineRule="auto"/>
              <w:jc w:val="both"/>
              <w:rPr>
                <w:rFonts w:ascii="Times New Roman" w:hAnsi="Times New Roman" w:cs="Times New Roman"/>
              </w:rPr>
            </w:pPr>
            <w:r w:rsidRPr="00851134">
              <w:rPr>
                <w:rFonts w:ascii="Times New Roman" w:hAnsi="Times New Roman" w:cs="Times New Roman"/>
              </w:rPr>
              <w:t>Трейлери залишаються доступними згідно US 6 (критерій 5 - доступні всім незалежно від підписки)</w:t>
            </w:r>
          </w:p>
          <w:p w14:paraId="11F3E8B9" w14:textId="2DFF18FD" w:rsidR="0000231F" w:rsidRPr="00851134" w:rsidRDefault="0000231F" w:rsidP="00851134">
            <w:pPr>
              <w:pStyle w:val="a9"/>
              <w:numPr>
                <w:ilvl w:val="0"/>
                <w:numId w:val="136"/>
              </w:numPr>
              <w:spacing w:line="240" w:lineRule="auto"/>
              <w:jc w:val="both"/>
              <w:rPr>
                <w:rFonts w:ascii="Times New Roman" w:hAnsi="Times New Roman" w:cs="Times New Roman"/>
              </w:rPr>
            </w:pPr>
            <w:proofErr w:type="spellStart"/>
            <w:r w:rsidRPr="00851134">
              <w:rPr>
                <w:rFonts w:ascii="Times New Roman" w:hAnsi="Times New Roman" w:cs="Times New Roman"/>
              </w:rPr>
              <w:t>Use</w:t>
            </w:r>
            <w:proofErr w:type="spellEnd"/>
            <w:r w:rsidRPr="00851134">
              <w:rPr>
                <w:rFonts w:ascii="Times New Roman" w:hAnsi="Times New Roman" w:cs="Times New Roman"/>
              </w:rPr>
              <w:t xml:space="preserve"> </w:t>
            </w:r>
            <w:proofErr w:type="spellStart"/>
            <w:r w:rsidRPr="00851134">
              <w:rPr>
                <w:rFonts w:ascii="Times New Roman" w:hAnsi="Times New Roman" w:cs="Times New Roman"/>
              </w:rPr>
              <w:t>case</w:t>
            </w:r>
            <w:proofErr w:type="spellEnd"/>
            <w:r w:rsidRPr="00851134">
              <w:rPr>
                <w:rFonts w:ascii="Times New Roman" w:hAnsi="Times New Roman" w:cs="Times New Roman"/>
              </w:rPr>
              <w:t xml:space="preserve"> продовжується або переходить до UC10 (оформлення підписки)</w:t>
            </w:r>
          </w:p>
        </w:tc>
      </w:tr>
      <w:tr w:rsidR="0000231F" w:rsidRPr="000311AE" w14:paraId="126E5091" w14:textId="77777777" w:rsidTr="007F7CAE">
        <w:tc>
          <w:tcPr>
            <w:tcW w:w="0" w:type="auto"/>
            <w:hideMark/>
          </w:tcPr>
          <w:p w14:paraId="3A48CA87"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lastRenderedPageBreak/>
              <w:t>Критерії приймання</w:t>
            </w:r>
          </w:p>
        </w:tc>
        <w:tc>
          <w:tcPr>
            <w:tcW w:w="0" w:type="auto"/>
            <w:hideMark/>
          </w:tcPr>
          <w:p w14:paraId="1067689B" w14:textId="36E6F949" w:rsidR="001A611A" w:rsidRPr="001A611A" w:rsidRDefault="0000231F" w:rsidP="001A611A">
            <w:pPr>
              <w:pStyle w:val="a9"/>
              <w:numPr>
                <w:ilvl w:val="0"/>
                <w:numId w:val="137"/>
              </w:numPr>
              <w:spacing w:line="240" w:lineRule="auto"/>
              <w:ind w:left="390"/>
              <w:jc w:val="both"/>
              <w:rPr>
                <w:rFonts w:ascii="Times New Roman" w:hAnsi="Times New Roman" w:cs="Times New Roman"/>
              </w:rPr>
            </w:pPr>
            <w:r w:rsidRPr="001A611A">
              <w:rPr>
                <w:rFonts w:ascii="Times New Roman" w:hAnsi="Times New Roman" w:cs="Times New Roman"/>
              </w:rPr>
              <w:t xml:space="preserve">При кліку на кнопку "Трейлер" відкривається вбудований </w:t>
            </w:r>
            <w:proofErr w:type="spellStart"/>
            <w:r w:rsidRPr="001A611A">
              <w:rPr>
                <w:rFonts w:ascii="Times New Roman" w:hAnsi="Times New Roman" w:cs="Times New Roman"/>
              </w:rPr>
              <w:t>відеоплеєр</w:t>
            </w:r>
            <w:proofErr w:type="spellEnd"/>
            <w:r w:rsidRPr="001A611A">
              <w:rPr>
                <w:rFonts w:ascii="Times New Roman" w:hAnsi="Times New Roman" w:cs="Times New Roman"/>
              </w:rPr>
              <w:t xml:space="preserve"> з автоматичним відтворенням згідно US 6 (критерій 1) та FR 09</w:t>
            </w:r>
          </w:p>
          <w:p w14:paraId="23EB668C" w14:textId="4FD096EF" w:rsidR="001A611A" w:rsidRPr="001A611A" w:rsidRDefault="0000231F" w:rsidP="001A611A">
            <w:pPr>
              <w:pStyle w:val="a9"/>
              <w:numPr>
                <w:ilvl w:val="0"/>
                <w:numId w:val="137"/>
              </w:numPr>
              <w:spacing w:line="240" w:lineRule="auto"/>
              <w:ind w:left="390"/>
              <w:jc w:val="both"/>
              <w:rPr>
                <w:rFonts w:ascii="Times New Roman" w:hAnsi="Times New Roman" w:cs="Times New Roman"/>
              </w:rPr>
            </w:pPr>
            <w:r w:rsidRPr="001A611A">
              <w:rPr>
                <w:rFonts w:ascii="Times New Roman" w:hAnsi="Times New Roman" w:cs="Times New Roman"/>
              </w:rPr>
              <w:t>Під час завантаження трейлера користувач бачить індикатор прогресу завантаження згідно US 6 (критерій 2)</w:t>
            </w:r>
          </w:p>
          <w:p w14:paraId="2F370F3E" w14:textId="367AA389" w:rsidR="001A611A" w:rsidRPr="001A611A" w:rsidRDefault="0000231F" w:rsidP="001A611A">
            <w:pPr>
              <w:pStyle w:val="a9"/>
              <w:numPr>
                <w:ilvl w:val="0"/>
                <w:numId w:val="137"/>
              </w:numPr>
              <w:spacing w:line="240" w:lineRule="auto"/>
              <w:ind w:left="390"/>
              <w:jc w:val="both"/>
              <w:rPr>
                <w:rFonts w:ascii="Times New Roman" w:hAnsi="Times New Roman" w:cs="Times New Roman"/>
              </w:rPr>
            </w:pPr>
            <w:r w:rsidRPr="001A611A">
              <w:rPr>
                <w:rFonts w:ascii="Times New Roman" w:hAnsi="Times New Roman" w:cs="Times New Roman"/>
              </w:rPr>
              <w:t xml:space="preserve">Після завершення трейлера система показує опції для дій згідно US 6 </w:t>
            </w:r>
            <w:r w:rsidRPr="001A611A">
              <w:rPr>
                <w:rFonts w:ascii="Times New Roman" w:hAnsi="Times New Roman" w:cs="Times New Roman"/>
              </w:rPr>
              <w:lastRenderedPageBreak/>
              <w:t>(критерій 3): "Дивитися повний фільм", "Повторити трейлер", "Додати до списку"</w:t>
            </w:r>
          </w:p>
          <w:p w14:paraId="353BD2FE" w14:textId="49F9240E" w:rsidR="001A611A" w:rsidRPr="001A611A" w:rsidRDefault="0000231F" w:rsidP="001A611A">
            <w:pPr>
              <w:pStyle w:val="a9"/>
              <w:numPr>
                <w:ilvl w:val="0"/>
                <w:numId w:val="137"/>
              </w:numPr>
              <w:spacing w:line="240" w:lineRule="auto"/>
              <w:ind w:left="390"/>
              <w:jc w:val="both"/>
              <w:rPr>
                <w:rFonts w:ascii="Times New Roman" w:hAnsi="Times New Roman" w:cs="Times New Roman"/>
              </w:rPr>
            </w:pPr>
            <w:r w:rsidRPr="001A611A">
              <w:rPr>
                <w:rFonts w:ascii="Times New Roman" w:hAnsi="Times New Roman" w:cs="Times New Roman"/>
              </w:rPr>
              <w:t>Якщо трейлер технічно недоступний, відображається інформативна заглушка з поясненням згідно US 6 (критерій 4)</w:t>
            </w:r>
          </w:p>
          <w:p w14:paraId="3EAA0713" w14:textId="71D71797" w:rsidR="001A611A" w:rsidRPr="001A611A" w:rsidRDefault="0000231F" w:rsidP="001A611A">
            <w:pPr>
              <w:pStyle w:val="a9"/>
              <w:numPr>
                <w:ilvl w:val="0"/>
                <w:numId w:val="137"/>
              </w:numPr>
              <w:spacing w:line="240" w:lineRule="auto"/>
              <w:ind w:left="390"/>
              <w:jc w:val="both"/>
              <w:rPr>
                <w:rFonts w:ascii="Times New Roman" w:hAnsi="Times New Roman" w:cs="Times New Roman"/>
              </w:rPr>
            </w:pPr>
            <w:r w:rsidRPr="001A611A">
              <w:rPr>
                <w:rFonts w:ascii="Times New Roman" w:hAnsi="Times New Roman" w:cs="Times New Roman"/>
              </w:rPr>
              <w:t>Трейлери доступні всім користувачам незалежно від статусу підписки згідно US 6 (критерій 5)</w:t>
            </w:r>
          </w:p>
          <w:p w14:paraId="1DE6B2ED" w14:textId="208B8408" w:rsidR="001A611A" w:rsidRPr="001A611A" w:rsidRDefault="0000231F" w:rsidP="001A611A">
            <w:pPr>
              <w:pStyle w:val="a9"/>
              <w:numPr>
                <w:ilvl w:val="0"/>
                <w:numId w:val="137"/>
              </w:numPr>
              <w:spacing w:line="240" w:lineRule="auto"/>
              <w:ind w:left="390"/>
              <w:jc w:val="both"/>
              <w:rPr>
                <w:rFonts w:ascii="Times New Roman" w:hAnsi="Times New Roman" w:cs="Times New Roman"/>
              </w:rPr>
            </w:pPr>
            <w:proofErr w:type="spellStart"/>
            <w:r w:rsidRPr="001A611A">
              <w:rPr>
                <w:rFonts w:ascii="Times New Roman" w:hAnsi="Times New Roman" w:cs="Times New Roman"/>
              </w:rPr>
              <w:t>Медіаплеєр</w:t>
            </w:r>
            <w:proofErr w:type="spellEnd"/>
            <w:r w:rsidRPr="001A611A">
              <w:rPr>
                <w:rFonts w:ascii="Times New Roman" w:hAnsi="Times New Roman" w:cs="Times New Roman"/>
              </w:rPr>
              <w:t xml:space="preserve"> HTML5 підтримує різні </w:t>
            </w:r>
            <w:proofErr w:type="spellStart"/>
            <w:r w:rsidRPr="001A611A">
              <w:rPr>
                <w:rFonts w:ascii="Times New Roman" w:hAnsi="Times New Roman" w:cs="Times New Roman"/>
              </w:rPr>
              <w:t>відеоформати</w:t>
            </w:r>
            <w:proofErr w:type="spellEnd"/>
            <w:r w:rsidRPr="001A611A">
              <w:rPr>
                <w:rFonts w:ascii="Times New Roman" w:hAnsi="Times New Roman" w:cs="Times New Roman"/>
              </w:rPr>
              <w:t xml:space="preserve"> (MP4, </w:t>
            </w:r>
            <w:proofErr w:type="spellStart"/>
            <w:r w:rsidRPr="001A611A">
              <w:rPr>
                <w:rFonts w:ascii="Times New Roman" w:hAnsi="Times New Roman" w:cs="Times New Roman"/>
              </w:rPr>
              <w:t>WebM</w:t>
            </w:r>
            <w:proofErr w:type="spellEnd"/>
            <w:r w:rsidRPr="001A611A">
              <w:rPr>
                <w:rFonts w:ascii="Times New Roman" w:hAnsi="Times New Roman" w:cs="Times New Roman"/>
              </w:rPr>
              <w:t xml:space="preserve">) згідно </w:t>
            </w:r>
            <w:proofErr w:type="spellStart"/>
            <w:r w:rsidRPr="001A611A">
              <w:rPr>
                <w:rFonts w:ascii="Times New Roman" w:hAnsi="Times New Roman" w:cs="Times New Roman"/>
              </w:rPr>
              <w:t>залежностей</w:t>
            </w:r>
            <w:proofErr w:type="spellEnd"/>
            <w:r w:rsidRPr="001A611A">
              <w:rPr>
                <w:rFonts w:ascii="Times New Roman" w:hAnsi="Times New Roman" w:cs="Times New Roman"/>
              </w:rPr>
              <w:t xml:space="preserve"> US 6</w:t>
            </w:r>
          </w:p>
          <w:p w14:paraId="4E41CBD6" w14:textId="7FF27B63" w:rsidR="001A611A" w:rsidRPr="001A611A" w:rsidRDefault="0000231F" w:rsidP="001A611A">
            <w:pPr>
              <w:pStyle w:val="a9"/>
              <w:numPr>
                <w:ilvl w:val="0"/>
                <w:numId w:val="137"/>
              </w:numPr>
              <w:spacing w:line="240" w:lineRule="auto"/>
              <w:ind w:left="390"/>
              <w:jc w:val="both"/>
              <w:rPr>
                <w:rFonts w:ascii="Times New Roman" w:hAnsi="Times New Roman" w:cs="Times New Roman"/>
              </w:rPr>
            </w:pPr>
            <w:r w:rsidRPr="001A611A">
              <w:rPr>
                <w:rFonts w:ascii="Times New Roman" w:hAnsi="Times New Roman" w:cs="Times New Roman"/>
              </w:rPr>
              <w:t xml:space="preserve">Швидке завантаження відеофайлів через CDN згідно </w:t>
            </w:r>
            <w:proofErr w:type="spellStart"/>
            <w:r w:rsidRPr="001A611A">
              <w:rPr>
                <w:rFonts w:ascii="Times New Roman" w:hAnsi="Times New Roman" w:cs="Times New Roman"/>
              </w:rPr>
              <w:t>залежностей</w:t>
            </w:r>
            <w:proofErr w:type="spellEnd"/>
            <w:r w:rsidRPr="001A611A">
              <w:rPr>
                <w:rFonts w:ascii="Times New Roman" w:hAnsi="Times New Roman" w:cs="Times New Roman"/>
              </w:rPr>
              <w:t xml:space="preserve"> US 6</w:t>
            </w:r>
          </w:p>
          <w:p w14:paraId="537EAB24" w14:textId="57EB53CD" w:rsidR="001A611A" w:rsidRPr="001A611A" w:rsidRDefault="0000231F" w:rsidP="001A611A">
            <w:pPr>
              <w:pStyle w:val="a9"/>
              <w:numPr>
                <w:ilvl w:val="0"/>
                <w:numId w:val="137"/>
              </w:numPr>
              <w:spacing w:line="240" w:lineRule="auto"/>
              <w:ind w:left="390"/>
              <w:jc w:val="both"/>
              <w:rPr>
                <w:rFonts w:ascii="Times New Roman" w:hAnsi="Times New Roman" w:cs="Times New Roman"/>
              </w:rPr>
            </w:pPr>
            <w:r w:rsidRPr="001A611A">
              <w:rPr>
                <w:rFonts w:ascii="Times New Roman" w:hAnsi="Times New Roman" w:cs="Times New Roman"/>
              </w:rPr>
              <w:t xml:space="preserve">Система резервних варіантів працює для недоступного контенту згідно </w:t>
            </w:r>
            <w:proofErr w:type="spellStart"/>
            <w:r w:rsidRPr="001A611A">
              <w:rPr>
                <w:rFonts w:ascii="Times New Roman" w:hAnsi="Times New Roman" w:cs="Times New Roman"/>
              </w:rPr>
              <w:t>залежностей</w:t>
            </w:r>
            <w:proofErr w:type="spellEnd"/>
            <w:r w:rsidRPr="001A611A">
              <w:rPr>
                <w:rFonts w:ascii="Times New Roman" w:hAnsi="Times New Roman" w:cs="Times New Roman"/>
              </w:rPr>
              <w:t xml:space="preserve"> US 6</w:t>
            </w:r>
          </w:p>
          <w:p w14:paraId="20A371C3" w14:textId="66770B72" w:rsidR="001A611A" w:rsidRPr="001A611A" w:rsidRDefault="0000231F" w:rsidP="001A611A">
            <w:pPr>
              <w:pStyle w:val="a9"/>
              <w:numPr>
                <w:ilvl w:val="0"/>
                <w:numId w:val="137"/>
              </w:numPr>
              <w:spacing w:line="240" w:lineRule="auto"/>
              <w:ind w:left="390"/>
              <w:jc w:val="both"/>
              <w:rPr>
                <w:rFonts w:ascii="Times New Roman" w:hAnsi="Times New Roman" w:cs="Times New Roman"/>
              </w:rPr>
            </w:pPr>
            <w:r w:rsidRPr="001A611A">
              <w:rPr>
                <w:rFonts w:ascii="Times New Roman" w:hAnsi="Times New Roman" w:cs="Times New Roman"/>
              </w:rPr>
              <w:t xml:space="preserve">Стандартні </w:t>
            </w:r>
            <w:proofErr w:type="spellStart"/>
            <w:r w:rsidRPr="001A611A">
              <w:rPr>
                <w:rFonts w:ascii="Times New Roman" w:hAnsi="Times New Roman" w:cs="Times New Roman"/>
              </w:rPr>
              <w:t>controls</w:t>
            </w:r>
            <w:proofErr w:type="spellEnd"/>
            <w:r w:rsidRPr="001A611A">
              <w:rPr>
                <w:rFonts w:ascii="Times New Roman" w:hAnsi="Times New Roman" w:cs="Times New Roman"/>
              </w:rPr>
              <w:t xml:space="preserve"> доступні: </w:t>
            </w:r>
            <w:proofErr w:type="spellStart"/>
            <w:r w:rsidRPr="001A611A">
              <w:rPr>
                <w:rFonts w:ascii="Times New Roman" w:hAnsi="Times New Roman" w:cs="Times New Roman"/>
              </w:rPr>
              <w:t>play</w:t>
            </w:r>
            <w:proofErr w:type="spellEnd"/>
            <w:r w:rsidRPr="001A611A">
              <w:rPr>
                <w:rFonts w:ascii="Times New Roman" w:hAnsi="Times New Roman" w:cs="Times New Roman"/>
              </w:rPr>
              <w:t>/</w:t>
            </w:r>
            <w:proofErr w:type="spellStart"/>
            <w:r w:rsidRPr="001A611A">
              <w:rPr>
                <w:rFonts w:ascii="Times New Roman" w:hAnsi="Times New Roman" w:cs="Times New Roman"/>
              </w:rPr>
              <w:t>pause</w:t>
            </w:r>
            <w:proofErr w:type="spellEnd"/>
            <w:r w:rsidRPr="001A611A">
              <w:rPr>
                <w:rFonts w:ascii="Times New Roman" w:hAnsi="Times New Roman" w:cs="Times New Roman"/>
              </w:rPr>
              <w:t xml:space="preserve">, </w:t>
            </w:r>
            <w:proofErr w:type="spellStart"/>
            <w:r w:rsidRPr="001A611A">
              <w:rPr>
                <w:rFonts w:ascii="Times New Roman" w:hAnsi="Times New Roman" w:cs="Times New Roman"/>
              </w:rPr>
              <w:t>timeline</w:t>
            </w:r>
            <w:proofErr w:type="spellEnd"/>
            <w:r w:rsidRPr="001A611A">
              <w:rPr>
                <w:rFonts w:ascii="Times New Roman" w:hAnsi="Times New Roman" w:cs="Times New Roman"/>
              </w:rPr>
              <w:t xml:space="preserve">, </w:t>
            </w:r>
            <w:proofErr w:type="spellStart"/>
            <w:r w:rsidRPr="001A611A">
              <w:rPr>
                <w:rFonts w:ascii="Times New Roman" w:hAnsi="Times New Roman" w:cs="Times New Roman"/>
              </w:rPr>
              <w:t>volume</w:t>
            </w:r>
            <w:proofErr w:type="spellEnd"/>
            <w:r w:rsidRPr="001A611A">
              <w:rPr>
                <w:rFonts w:ascii="Times New Roman" w:hAnsi="Times New Roman" w:cs="Times New Roman"/>
              </w:rPr>
              <w:t xml:space="preserve">, </w:t>
            </w:r>
            <w:proofErr w:type="spellStart"/>
            <w:r w:rsidRPr="001A611A">
              <w:rPr>
                <w:rFonts w:ascii="Times New Roman" w:hAnsi="Times New Roman" w:cs="Times New Roman"/>
              </w:rPr>
              <w:t>fullscreen</w:t>
            </w:r>
            <w:proofErr w:type="spellEnd"/>
            <w:r w:rsidRPr="001A611A">
              <w:rPr>
                <w:rFonts w:ascii="Times New Roman" w:hAnsi="Times New Roman" w:cs="Times New Roman"/>
              </w:rPr>
              <w:t>, якість, субтитри</w:t>
            </w:r>
          </w:p>
          <w:p w14:paraId="4E610FF9" w14:textId="388B706F" w:rsidR="001A611A" w:rsidRPr="001A611A" w:rsidRDefault="0000231F" w:rsidP="001A611A">
            <w:pPr>
              <w:pStyle w:val="a9"/>
              <w:numPr>
                <w:ilvl w:val="0"/>
                <w:numId w:val="137"/>
              </w:numPr>
              <w:spacing w:line="240" w:lineRule="auto"/>
              <w:ind w:left="390"/>
              <w:jc w:val="both"/>
              <w:rPr>
                <w:rFonts w:ascii="Times New Roman" w:hAnsi="Times New Roman" w:cs="Times New Roman"/>
              </w:rPr>
            </w:pPr>
            <w:proofErr w:type="spellStart"/>
            <w:r w:rsidRPr="001A611A">
              <w:rPr>
                <w:rFonts w:ascii="Times New Roman" w:hAnsi="Times New Roman" w:cs="Times New Roman"/>
              </w:rPr>
              <w:t>Adaptive</w:t>
            </w:r>
            <w:proofErr w:type="spellEnd"/>
            <w:r w:rsidRPr="001A611A">
              <w:rPr>
                <w:rFonts w:ascii="Times New Roman" w:hAnsi="Times New Roman" w:cs="Times New Roman"/>
              </w:rPr>
              <w:t xml:space="preserve"> </w:t>
            </w:r>
            <w:proofErr w:type="spellStart"/>
            <w:r w:rsidRPr="001A611A">
              <w:rPr>
                <w:rFonts w:ascii="Times New Roman" w:hAnsi="Times New Roman" w:cs="Times New Roman"/>
              </w:rPr>
              <w:t>bitrate</w:t>
            </w:r>
            <w:proofErr w:type="spellEnd"/>
            <w:r w:rsidRPr="001A611A">
              <w:rPr>
                <w:rFonts w:ascii="Times New Roman" w:hAnsi="Times New Roman" w:cs="Times New Roman"/>
              </w:rPr>
              <w:t xml:space="preserve"> </w:t>
            </w:r>
            <w:proofErr w:type="spellStart"/>
            <w:r w:rsidRPr="001A611A">
              <w:rPr>
                <w:rFonts w:ascii="Times New Roman" w:hAnsi="Times New Roman" w:cs="Times New Roman"/>
              </w:rPr>
              <w:t>streaming</w:t>
            </w:r>
            <w:proofErr w:type="spellEnd"/>
            <w:r w:rsidRPr="001A611A">
              <w:rPr>
                <w:rFonts w:ascii="Times New Roman" w:hAnsi="Times New Roman" w:cs="Times New Roman"/>
              </w:rPr>
              <w:t xml:space="preserve"> автоматично налаштовує якість на основі швидкості з'єднання</w:t>
            </w:r>
          </w:p>
          <w:p w14:paraId="0692CCB5" w14:textId="547F8A68" w:rsidR="001A611A" w:rsidRPr="001A611A" w:rsidRDefault="0000231F" w:rsidP="001A611A">
            <w:pPr>
              <w:pStyle w:val="a9"/>
              <w:numPr>
                <w:ilvl w:val="0"/>
                <w:numId w:val="137"/>
              </w:numPr>
              <w:spacing w:line="240" w:lineRule="auto"/>
              <w:ind w:left="390"/>
              <w:jc w:val="both"/>
              <w:rPr>
                <w:rFonts w:ascii="Times New Roman" w:hAnsi="Times New Roman" w:cs="Times New Roman"/>
              </w:rPr>
            </w:pPr>
            <w:r w:rsidRPr="001A611A">
              <w:rPr>
                <w:rFonts w:ascii="Times New Roman" w:hAnsi="Times New Roman" w:cs="Times New Roman"/>
              </w:rPr>
              <w:t xml:space="preserve">Повноекранний режим працює </w:t>
            </w:r>
            <w:proofErr w:type="spellStart"/>
            <w:r w:rsidRPr="001A611A">
              <w:rPr>
                <w:rFonts w:ascii="Times New Roman" w:hAnsi="Times New Roman" w:cs="Times New Roman"/>
              </w:rPr>
              <w:t>коректно</w:t>
            </w:r>
            <w:proofErr w:type="spellEnd"/>
            <w:r w:rsidRPr="001A611A">
              <w:rPr>
                <w:rFonts w:ascii="Times New Roman" w:hAnsi="Times New Roman" w:cs="Times New Roman"/>
              </w:rPr>
              <w:t xml:space="preserve"> на всіх пристроях</w:t>
            </w:r>
          </w:p>
          <w:p w14:paraId="17AE76BE" w14:textId="179A900C" w:rsidR="001A611A" w:rsidRPr="001A611A" w:rsidRDefault="0000231F" w:rsidP="001A611A">
            <w:pPr>
              <w:pStyle w:val="a9"/>
              <w:numPr>
                <w:ilvl w:val="0"/>
                <w:numId w:val="137"/>
              </w:numPr>
              <w:spacing w:line="240" w:lineRule="auto"/>
              <w:ind w:left="390"/>
              <w:jc w:val="both"/>
              <w:rPr>
                <w:rFonts w:ascii="Times New Roman" w:hAnsi="Times New Roman" w:cs="Times New Roman"/>
              </w:rPr>
            </w:pPr>
            <w:r w:rsidRPr="001A611A">
              <w:rPr>
                <w:rFonts w:ascii="Times New Roman" w:hAnsi="Times New Roman" w:cs="Times New Roman"/>
              </w:rPr>
              <w:t>Субтитри доступні для трейлерів (якщо є) з вибором мови</w:t>
            </w:r>
          </w:p>
          <w:p w14:paraId="23DDA6B7" w14:textId="70BA2861" w:rsidR="001A611A" w:rsidRPr="001A611A" w:rsidRDefault="0000231F" w:rsidP="001A611A">
            <w:pPr>
              <w:pStyle w:val="a9"/>
              <w:numPr>
                <w:ilvl w:val="0"/>
                <w:numId w:val="137"/>
              </w:numPr>
              <w:spacing w:line="240" w:lineRule="auto"/>
              <w:ind w:left="390"/>
              <w:jc w:val="both"/>
              <w:rPr>
                <w:rFonts w:ascii="Times New Roman" w:hAnsi="Times New Roman" w:cs="Times New Roman"/>
              </w:rPr>
            </w:pPr>
            <w:r w:rsidRPr="001A611A">
              <w:rPr>
                <w:rFonts w:ascii="Times New Roman" w:hAnsi="Times New Roman" w:cs="Times New Roman"/>
              </w:rPr>
              <w:t xml:space="preserve">Перегляди трейлерів </w:t>
            </w:r>
            <w:proofErr w:type="spellStart"/>
            <w:r w:rsidRPr="001A611A">
              <w:rPr>
                <w:rFonts w:ascii="Times New Roman" w:hAnsi="Times New Roman" w:cs="Times New Roman"/>
              </w:rPr>
              <w:t>логуються</w:t>
            </w:r>
            <w:proofErr w:type="spellEnd"/>
            <w:r w:rsidRPr="001A611A">
              <w:rPr>
                <w:rFonts w:ascii="Times New Roman" w:hAnsi="Times New Roman" w:cs="Times New Roman"/>
              </w:rPr>
              <w:t xml:space="preserve"> для аналітики</w:t>
            </w:r>
          </w:p>
          <w:p w14:paraId="253C9A13" w14:textId="68CEB97C" w:rsidR="001A611A" w:rsidRPr="001A611A" w:rsidRDefault="0000231F" w:rsidP="001A611A">
            <w:pPr>
              <w:pStyle w:val="a9"/>
              <w:numPr>
                <w:ilvl w:val="0"/>
                <w:numId w:val="137"/>
              </w:numPr>
              <w:spacing w:line="240" w:lineRule="auto"/>
              <w:ind w:left="390"/>
              <w:jc w:val="both"/>
              <w:rPr>
                <w:rFonts w:ascii="Times New Roman" w:hAnsi="Times New Roman" w:cs="Times New Roman"/>
              </w:rPr>
            </w:pPr>
            <w:r w:rsidRPr="001A611A">
              <w:rPr>
                <w:rFonts w:ascii="Times New Roman" w:hAnsi="Times New Roman" w:cs="Times New Roman"/>
              </w:rPr>
              <w:t>Адаптивний дизайн для мобільних пристроїв згідно FR 10</w:t>
            </w:r>
          </w:p>
          <w:p w14:paraId="4CB1A50F" w14:textId="377BEADF" w:rsidR="001A611A" w:rsidRPr="001A611A" w:rsidRDefault="0000231F" w:rsidP="001A611A">
            <w:pPr>
              <w:pStyle w:val="a9"/>
              <w:numPr>
                <w:ilvl w:val="0"/>
                <w:numId w:val="137"/>
              </w:numPr>
              <w:spacing w:line="240" w:lineRule="auto"/>
              <w:ind w:left="390"/>
              <w:jc w:val="both"/>
              <w:rPr>
                <w:rFonts w:ascii="Times New Roman" w:hAnsi="Times New Roman" w:cs="Times New Roman"/>
              </w:rPr>
            </w:pPr>
            <w:proofErr w:type="spellStart"/>
            <w:r w:rsidRPr="001A611A">
              <w:rPr>
                <w:rFonts w:ascii="Times New Roman" w:hAnsi="Times New Roman" w:cs="Times New Roman"/>
              </w:rPr>
              <w:t>Touch-friendly</w:t>
            </w:r>
            <w:proofErr w:type="spellEnd"/>
            <w:r w:rsidRPr="001A611A">
              <w:rPr>
                <w:rFonts w:ascii="Times New Roman" w:hAnsi="Times New Roman" w:cs="Times New Roman"/>
              </w:rPr>
              <w:t xml:space="preserve"> </w:t>
            </w:r>
            <w:proofErr w:type="spellStart"/>
            <w:r w:rsidRPr="001A611A">
              <w:rPr>
                <w:rFonts w:ascii="Times New Roman" w:hAnsi="Times New Roman" w:cs="Times New Roman"/>
              </w:rPr>
              <w:t>controls</w:t>
            </w:r>
            <w:proofErr w:type="spellEnd"/>
            <w:r w:rsidRPr="001A611A">
              <w:rPr>
                <w:rFonts w:ascii="Times New Roman" w:hAnsi="Times New Roman" w:cs="Times New Roman"/>
              </w:rPr>
              <w:t xml:space="preserve"> на мобільних пристроях</w:t>
            </w:r>
          </w:p>
          <w:p w14:paraId="542E1961" w14:textId="27487A4F" w:rsidR="001A611A" w:rsidRPr="001A611A" w:rsidRDefault="0000231F" w:rsidP="001A611A">
            <w:pPr>
              <w:pStyle w:val="a9"/>
              <w:numPr>
                <w:ilvl w:val="0"/>
                <w:numId w:val="137"/>
              </w:numPr>
              <w:spacing w:line="240" w:lineRule="auto"/>
              <w:ind w:left="390"/>
              <w:jc w:val="both"/>
              <w:rPr>
                <w:rFonts w:ascii="Times New Roman" w:hAnsi="Times New Roman" w:cs="Times New Roman"/>
              </w:rPr>
            </w:pPr>
            <w:r w:rsidRPr="001A611A">
              <w:rPr>
                <w:rFonts w:ascii="Times New Roman" w:hAnsi="Times New Roman" w:cs="Times New Roman"/>
              </w:rPr>
              <w:t xml:space="preserve">Автоматичне </w:t>
            </w:r>
            <w:proofErr w:type="spellStart"/>
            <w:r w:rsidRPr="001A611A">
              <w:rPr>
                <w:rFonts w:ascii="Times New Roman" w:hAnsi="Times New Roman" w:cs="Times New Roman"/>
              </w:rPr>
              <w:t>fallback</w:t>
            </w:r>
            <w:proofErr w:type="spellEnd"/>
            <w:r w:rsidRPr="001A611A">
              <w:rPr>
                <w:rFonts w:ascii="Times New Roman" w:hAnsi="Times New Roman" w:cs="Times New Roman"/>
              </w:rPr>
              <w:t xml:space="preserve"> на резервний CDN при помилках</w:t>
            </w:r>
          </w:p>
          <w:p w14:paraId="598201F4" w14:textId="44D54986" w:rsidR="001A611A" w:rsidRPr="001A611A" w:rsidRDefault="0000231F" w:rsidP="001A611A">
            <w:pPr>
              <w:pStyle w:val="a9"/>
              <w:numPr>
                <w:ilvl w:val="0"/>
                <w:numId w:val="137"/>
              </w:numPr>
              <w:spacing w:line="240" w:lineRule="auto"/>
              <w:ind w:left="390"/>
              <w:jc w:val="both"/>
              <w:rPr>
                <w:rFonts w:ascii="Times New Roman" w:hAnsi="Times New Roman" w:cs="Times New Roman"/>
              </w:rPr>
            </w:pPr>
            <w:r w:rsidRPr="001A611A">
              <w:rPr>
                <w:rFonts w:ascii="Times New Roman" w:hAnsi="Times New Roman" w:cs="Times New Roman"/>
              </w:rPr>
              <w:t>Повідомлення про помилки зрозумілі та інформативні</w:t>
            </w:r>
          </w:p>
          <w:p w14:paraId="741D4B4E" w14:textId="5B2B7A87" w:rsidR="001A611A" w:rsidRPr="001A611A" w:rsidRDefault="0000231F" w:rsidP="001A611A">
            <w:pPr>
              <w:pStyle w:val="a9"/>
              <w:numPr>
                <w:ilvl w:val="0"/>
                <w:numId w:val="137"/>
              </w:numPr>
              <w:spacing w:line="240" w:lineRule="auto"/>
              <w:ind w:left="390"/>
              <w:jc w:val="both"/>
              <w:rPr>
                <w:rFonts w:ascii="Times New Roman" w:hAnsi="Times New Roman" w:cs="Times New Roman"/>
              </w:rPr>
            </w:pPr>
            <w:proofErr w:type="spellStart"/>
            <w:r w:rsidRPr="001A611A">
              <w:rPr>
                <w:rFonts w:ascii="Times New Roman" w:hAnsi="Times New Roman" w:cs="Times New Roman"/>
              </w:rPr>
              <w:t>Retry</w:t>
            </w:r>
            <w:proofErr w:type="spellEnd"/>
            <w:r w:rsidRPr="001A611A">
              <w:rPr>
                <w:rFonts w:ascii="Times New Roman" w:hAnsi="Times New Roman" w:cs="Times New Roman"/>
              </w:rPr>
              <w:t xml:space="preserve"> механізм працює при невдалому завантаженні</w:t>
            </w:r>
          </w:p>
          <w:p w14:paraId="16EFD8F0" w14:textId="1EBDC23F" w:rsidR="001A611A" w:rsidRPr="001A611A" w:rsidRDefault="0000231F" w:rsidP="001A611A">
            <w:pPr>
              <w:pStyle w:val="a9"/>
              <w:numPr>
                <w:ilvl w:val="0"/>
                <w:numId w:val="137"/>
              </w:numPr>
              <w:spacing w:line="240" w:lineRule="auto"/>
              <w:ind w:left="390"/>
              <w:jc w:val="both"/>
              <w:rPr>
                <w:rFonts w:ascii="Times New Roman" w:hAnsi="Times New Roman" w:cs="Times New Roman"/>
              </w:rPr>
            </w:pPr>
            <w:r w:rsidRPr="001A611A">
              <w:rPr>
                <w:rFonts w:ascii="Times New Roman" w:hAnsi="Times New Roman" w:cs="Times New Roman"/>
              </w:rPr>
              <w:t xml:space="preserve">Плеєр </w:t>
            </w:r>
            <w:proofErr w:type="spellStart"/>
            <w:r w:rsidRPr="001A611A">
              <w:rPr>
                <w:rFonts w:ascii="Times New Roman" w:hAnsi="Times New Roman" w:cs="Times New Roman"/>
              </w:rPr>
              <w:t>коректно</w:t>
            </w:r>
            <w:proofErr w:type="spellEnd"/>
            <w:r w:rsidRPr="001A611A">
              <w:rPr>
                <w:rFonts w:ascii="Times New Roman" w:hAnsi="Times New Roman" w:cs="Times New Roman"/>
              </w:rPr>
              <w:t xml:space="preserve"> обробляє </w:t>
            </w:r>
            <w:proofErr w:type="spellStart"/>
            <w:r w:rsidRPr="001A611A">
              <w:rPr>
                <w:rFonts w:ascii="Times New Roman" w:hAnsi="Times New Roman" w:cs="Times New Roman"/>
              </w:rPr>
              <w:t>browser</w:t>
            </w:r>
            <w:proofErr w:type="spellEnd"/>
            <w:r w:rsidRPr="001A611A">
              <w:rPr>
                <w:rFonts w:ascii="Times New Roman" w:hAnsi="Times New Roman" w:cs="Times New Roman"/>
              </w:rPr>
              <w:t xml:space="preserve"> </w:t>
            </w:r>
            <w:proofErr w:type="spellStart"/>
            <w:r w:rsidRPr="001A611A">
              <w:rPr>
                <w:rFonts w:ascii="Times New Roman" w:hAnsi="Times New Roman" w:cs="Times New Roman"/>
              </w:rPr>
              <w:t>autoplay</w:t>
            </w:r>
            <w:proofErr w:type="spellEnd"/>
            <w:r w:rsidRPr="001A611A">
              <w:rPr>
                <w:rFonts w:ascii="Times New Roman" w:hAnsi="Times New Roman" w:cs="Times New Roman"/>
              </w:rPr>
              <w:t xml:space="preserve"> </w:t>
            </w:r>
            <w:proofErr w:type="spellStart"/>
            <w:r w:rsidRPr="001A611A">
              <w:rPr>
                <w:rFonts w:ascii="Times New Roman" w:hAnsi="Times New Roman" w:cs="Times New Roman"/>
              </w:rPr>
              <w:t>policies</w:t>
            </w:r>
            <w:proofErr w:type="spellEnd"/>
          </w:p>
          <w:p w14:paraId="555F0CF9" w14:textId="1CDF6E2E" w:rsidR="001A611A" w:rsidRPr="001A611A" w:rsidRDefault="0000231F" w:rsidP="001A611A">
            <w:pPr>
              <w:pStyle w:val="a9"/>
              <w:numPr>
                <w:ilvl w:val="0"/>
                <w:numId w:val="137"/>
              </w:numPr>
              <w:spacing w:line="240" w:lineRule="auto"/>
              <w:ind w:left="390"/>
              <w:jc w:val="both"/>
              <w:rPr>
                <w:rFonts w:ascii="Times New Roman" w:hAnsi="Times New Roman" w:cs="Times New Roman"/>
              </w:rPr>
            </w:pPr>
            <w:proofErr w:type="spellStart"/>
            <w:r w:rsidRPr="001A611A">
              <w:rPr>
                <w:rFonts w:ascii="Times New Roman" w:hAnsi="Times New Roman" w:cs="Times New Roman"/>
              </w:rPr>
              <w:t>Buffering</w:t>
            </w:r>
            <w:proofErr w:type="spellEnd"/>
            <w:r w:rsidRPr="001A611A">
              <w:rPr>
                <w:rFonts w:ascii="Times New Roman" w:hAnsi="Times New Roman" w:cs="Times New Roman"/>
              </w:rPr>
              <w:t xml:space="preserve"> мінімізований через оптимізацію та CDN</w:t>
            </w:r>
          </w:p>
          <w:p w14:paraId="1AB3586F" w14:textId="02ACD613" w:rsidR="001A611A" w:rsidRPr="001A611A" w:rsidRDefault="0000231F" w:rsidP="001A611A">
            <w:pPr>
              <w:pStyle w:val="a9"/>
              <w:numPr>
                <w:ilvl w:val="0"/>
                <w:numId w:val="137"/>
              </w:numPr>
              <w:spacing w:line="240" w:lineRule="auto"/>
              <w:ind w:left="390"/>
              <w:jc w:val="both"/>
              <w:rPr>
                <w:rFonts w:ascii="Times New Roman" w:hAnsi="Times New Roman" w:cs="Times New Roman"/>
              </w:rPr>
            </w:pPr>
            <w:r w:rsidRPr="001A611A">
              <w:rPr>
                <w:rFonts w:ascii="Times New Roman" w:hAnsi="Times New Roman" w:cs="Times New Roman"/>
              </w:rPr>
              <w:t xml:space="preserve">Клавіатурні </w:t>
            </w:r>
            <w:proofErr w:type="spellStart"/>
            <w:r w:rsidRPr="001A611A">
              <w:rPr>
                <w:rFonts w:ascii="Times New Roman" w:hAnsi="Times New Roman" w:cs="Times New Roman"/>
              </w:rPr>
              <w:t>shortcut</w:t>
            </w:r>
            <w:proofErr w:type="spellEnd"/>
            <w:r w:rsidRPr="001A611A">
              <w:rPr>
                <w:rFonts w:ascii="Times New Roman" w:hAnsi="Times New Roman" w:cs="Times New Roman"/>
              </w:rPr>
              <w:t xml:space="preserve"> працюють (</w:t>
            </w:r>
            <w:proofErr w:type="spellStart"/>
            <w:r w:rsidRPr="001A611A">
              <w:rPr>
                <w:rFonts w:ascii="Times New Roman" w:hAnsi="Times New Roman" w:cs="Times New Roman"/>
              </w:rPr>
              <w:t>Space</w:t>
            </w:r>
            <w:proofErr w:type="spellEnd"/>
            <w:r w:rsidRPr="001A611A">
              <w:rPr>
                <w:rFonts w:ascii="Times New Roman" w:hAnsi="Times New Roman" w:cs="Times New Roman"/>
              </w:rPr>
              <w:t xml:space="preserve"> - </w:t>
            </w:r>
            <w:proofErr w:type="spellStart"/>
            <w:r w:rsidRPr="001A611A">
              <w:rPr>
                <w:rFonts w:ascii="Times New Roman" w:hAnsi="Times New Roman" w:cs="Times New Roman"/>
              </w:rPr>
              <w:t>play</w:t>
            </w:r>
            <w:proofErr w:type="spellEnd"/>
            <w:r w:rsidRPr="001A611A">
              <w:rPr>
                <w:rFonts w:ascii="Times New Roman" w:hAnsi="Times New Roman" w:cs="Times New Roman"/>
              </w:rPr>
              <w:t>/</w:t>
            </w:r>
            <w:proofErr w:type="spellStart"/>
            <w:r w:rsidRPr="001A611A">
              <w:rPr>
                <w:rFonts w:ascii="Times New Roman" w:hAnsi="Times New Roman" w:cs="Times New Roman"/>
              </w:rPr>
              <w:t>pause</w:t>
            </w:r>
            <w:proofErr w:type="spellEnd"/>
            <w:r w:rsidRPr="001A611A">
              <w:rPr>
                <w:rFonts w:ascii="Times New Roman" w:hAnsi="Times New Roman" w:cs="Times New Roman"/>
              </w:rPr>
              <w:t xml:space="preserve">, F - </w:t>
            </w:r>
            <w:proofErr w:type="spellStart"/>
            <w:r w:rsidRPr="001A611A">
              <w:rPr>
                <w:rFonts w:ascii="Times New Roman" w:hAnsi="Times New Roman" w:cs="Times New Roman"/>
              </w:rPr>
              <w:t>fullscreen</w:t>
            </w:r>
            <w:proofErr w:type="spellEnd"/>
            <w:r w:rsidRPr="001A611A">
              <w:rPr>
                <w:rFonts w:ascii="Times New Roman" w:hAnsi="Times New Roman" w:cs="Times New Roman"/>
              </w:rPr>
              <w:t>, стрілки - перемотка)</w:t>
            </w:r>
          </w:p>
          <w:p w14:paraId="158E62BB" w14:textId="37D4D883" w:rsidR="0000231F" w:rsidRPr="001A611A" w:rsidRDefault="0000231F" w:rsidP="001A611A">
            <w:pPr>
              <w:pStyle w:val="a9"/>
              <w:numPr>
                <w:ilvl w:val="0"/>
                <w:numId w:val="137"/>
              </w:numPr>
              <w:spacing w:line="240" w:lineRule="auto"/>
              <w:ind w:left="390"/>
              <w:jc w:val="both"/>
              <w:rPr>
                <w:rFonts w:ascii="Times New Roman" w:hAnsi="Times New Roman" w:cs="Times New Roman"/>
              </w:rPr>
            </w:pPr>
            <w:proofErr w:type="spellStart"/>
            <w:r w:rsidRPr="001A611A">
              <w:rPr>
                <w:rFonts w:ascii="Times New Roman" w:hAnsi="Times New Roman" w:cs="Times New Roman"/>
              </w:rPr>
              <w:t>Overlay</w:t>
            </w:r>
            <w:proofErr w:type="spellEnd"/>
            <w:r w:rsidRPr="001A611A">
              <w:rPr>
                <w:rFonts w:ascii="Times New Roman" w:hAnsi="Times New Roman" w:cs="Times New Roman"/>
              </w:rPr>
              <w:t xml:space="preserve"> з опціями після завершення не блокує доступ до </w:t>
            </w:r>
            <w:proofErr w:type="spellStart"/>
            <w:r w:rsidRPr="001A611A">
              <w:rPr>
                <w:rFonts w:ascii="Times New Roman" w:hAnsi="Times New Roman" w:cs="Times New Roman"/>
              </w:rPr>
              <w:t>controls</w:t>
            </w:r>
            <w:proofErr w:type="spellEnd"/>
          </w:p>
        </w:tc>
      </w:tr>
      <w:tr w:rsidR="0000231F" w:rsidRPr="000311AE" w14:paraId="11B5FCF3" w14:textId="77777777" w:rsidTr="007F7CAE">
        <w:tc>
          <w:tcPr>
            <w:tcW w:w="0" w:type="auto"/>
            <w:hideMark/>
          </w:tcPr>
          <w:p w14:paraId="2D1579BB"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lastRenderedPageBreak/>
              <w:t>Зв'язок із бізнес-вимогами</w:t>
            </w:r>
          </w:p>
        </w:tc>
        <w:tc>
          <w:tcPr>
            <w:tcW w:w="0" w:type="auto"/>
            <w:hideMark/>
          </w:tcPr>
          <w:p w14:paraId="1B4A2090" w14:textId="77777777" w:rsidR="00851134"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t xml:space="preserve">HLR 03 (Надавати користувачам можливість переглядати та шукати фільми, серіали та інший </w:t>
            </w:r>
            <w:proofErr w:type="spellStart"/>
            <w:r w:rsidRPr="000311AE">
              <w:rPr>
                <w:rFonts w:ascii="Times New Roman" w:hAnsi="Times New Roman" w:cs="Times New Roman"/>
                <w:b/>
                <w:bCs/>
              </w:rPr>
              <w:t>відеоконтент</w:t>
            </w:r>
            <w:proofErr w:type="spellEnd"/>
            <w:r w:rsidRPr="000311AE">
              <w:rPr>
                <w:rFonts w:ascii="Times New Roman" w:hAnsi="Times New Roman" w:cs="Times New Roman"/>
                <w:b/>
                <w:bCs/>
              </w:rPr>
              <w:t>):</w:t>
            </w:r>
            <w:r w:rsidRPr="000311AE">
              <w:rPr>
                <w:rFonts w:ascii="Times New Roman" w:hAnsi="Times New Roman" w:cs="Times New Roman"/>
              </w:rPr>
              <w:t xml:space="preserve"> Трейлери дозволяють користувачам отримати попередній огляд контенту перед повним переглядом, допомагаючи у виборі фільмів</w:t>
            </w:r>
          </w:p>
          <w:p w14:paraId="2BEBD779" w14:textId="0846B2E8"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t>HLR 10 (Підтримувати сучасний, зручний інтерфейс):</w:t>
            </w:r>
            <w:r w:rsidRPr="000311AE">
              <w:rPr>
                <w:rFonts w:ascii="Times New Roman" w:hAnsi="Times New Roman" w:cs="Times New Roman"/>
              </w:rPr>
              <w:t xml:space="preserve"> Вбудований </w:t>
            </w:r>
            <w:proofErr w:type="spellStart"/>
            <w:r w:rsidRPr="000311AE">
              <w:rPr>
                <w:rFonts w:ascii="Times New Roman" w:hAnsi="Times New Roman" w:cs="Times New Roman"/>
              </w:rPr>
              <w:t>відеоплеєр</w:t>
            </w:r>
            <w:proofErr w:type="spellEnd"/>
            <w:r w:rsidRPr="000311AE">
              <w:rPr>
                <w:rFonts w:ascii="Times New Roman" w:hAnsi="Times New Roman" w:cs="Times New Roman"/>
              </w:rPr>
              <w:t xml:space="preserve"> має інтуїтивні </w:t>
            </w:r>
            <w:proofErr w:type="spellStart"/>
            <w:r w:rsidRPr="000311AE">
              <w:rPr>
                <w:rFonts w:ascii="Times New Roman" w:hAnsi="Times New Roman" w:cs="Times New Roman"/>
              </w:rPr>
              <w:t>controls</w:t>
            </w:r>
            <w:proofErr w:type="spellEnd"/>
            <w:r w:rsidRPr="000311AE">
              <w:rPr>
                <w:rFonts w:ascii="Times New Roman" w:hAnsi="Times New Roman" w:cs="Times New Roman"/>
              </w:rPr>
              <w:t xml:space="preserve">, </w:t>
            </w:r>
            <w:proofErr w:type="spellStart"/>
            <w:r w:rsidRPr="000311AE">
              <w:rPr>
                <w:rFonts w:ascii="Times New Roman" w:hAnsi="Times New Roman" w:cs="Times New Roman"/>
              </w:rPr>
              <w:t>adaptive</w:t>
            </w:r>
            <w:proofErr w:type="spellEnd"/>
            <w:r w:rsidRPr="000311AE">
              <w:rPr>
                <w:rFonts w:ascii="Times New Roman" w:hAnsi="Times New Roman" w:cs="Times New Roman"/>
              </w:rPr>
              <w:t xml:space="preserve"> </w:t>
            </w:r>
            <w:proofErr w:type="spellStart"/>
            <w:r w:rsidRPr="000311AE">
              <w:rPr>
                <w:rFonts w:ascii="Times New Roman" w:hAnsi="Times New Roman" w:cs="Times New Roman"/>
              </w:rPr>
              <w:t>streaming</w:t>
            </w:r>
            <w:proofErr w:type="spellEnd"/>
            <w:r w:rsidRPr="000311AE">
              <w:rPr>
                <w:rFonts w:ascii="Times New Roman" w:hAnsi="Times New Roman" w:cs="Times New Roman"/>
              </w:rPr>
              <w:t xml:space="preserve"> для різних швидкостей з'єднання та </w:t>
            </w:r>
            <w:proofErr w:type="spellStart"/>
            <w:r w:rsidRPr="000311AE">
              <w:rPr>
                <w:rFonts w:ascii="Times New Roman" w:hAnsi="Times New Roman" w:cs="Times New Roman"/>
              </w:rPr>
              <w:t>responsive</w:t>
            </w:r>
            <w:proofErr w:type="spellEnd"/>
            <w:r w:rsidRPr="000311AE">
              <w:rPr>
                <w:rFonts w:ascii="Times New Roman" w:hAnsi="Times New Roman" w:cs="Times New Roman"/>
              </w:rPr>
              <w:t xml:space="preserve"> </w:t>
            </w:r>
            <w:proofErr w:type="spellStart"/>
            <w:r w:rsidRPr="000311AE">
              <w:rPr>
                <w:rFonts w:ascii="Times New Roman" w:hAnsi="Times New Roman" w:cs="Times New Roman"/>
              </w:rPr>
              <w:t>design</w:t>
            </w:r>
            <w:proofErr w:type="spellEnd"/>
            <w:r w:rsidRPr="000311AE">
              <w:rPr>
                <w:rFonts w:ascii="Times New Roman" w:hAnsi="Times New Roman" w:cs="Times New Roman"/>
              </w:rPr>
              <w:t xml:space="preserve"> для різних пристроїв</w:t>
            </w:r>
          </w:p>
        </w:tc>
      </w:tr>
    </w:tbl>
    <w:p w14:paraId="78F5090E" w14:textId="0A545067" w:rsidR="0000231F" w:rsidRPr="000311AE" w:rsidRDefault="00AC50EA" w:rsidP="00AC50EA">
      <w:pPr>
        <w:spacing w:after="160" w:line="278" w:lineRule="auto"/>
        <w:rPr>
          <w:rFonts w:ascii="Times New Roman" w:hAnsi="Times New Roman" w:cs="Times New Roman"/>
        </w:rPr>
      </w:pPr>
      <w:r>
        <w:rPr>
          <w:rFonts w:ascii="Times New Roman" w:hAnsi="Times New Roman" w:cs="Times New Roman"/>
        </w:rPr>
        <w:br w:type="page"/>
      </w:r>
    </w:p>
    <w:p w14:paraId="0DF05AC5" w14:textId="77777777" w:rsidR="0000231F" w:rsidRPr="000311AE" w:rsidRDefault="0000231F" w:rsidP="004375E2">
      <w:pPr>
        <w:spacing w:line="240" w:lineRule="auto"/>
        <w:jc w:val="both"/>
        <w:rPr>
          <w:rFonts w:ascii="Times New Roman" w:hAnsi="Times New Roman" w:cs="Times New Roman"/>
          <w:b/>
          <w:bCs/>
        </w:rPr>
      </w:pPr>
      <w:r w:rsidRPr="000311AE">
        <w:rPr>
          <w:rFonts w:ascii="Times New Roman" w:hAnsi="Times New Roman" w:cs="Times New Roman"/>
          <w:b/>
          <w:bCs/>
        </w:rPr>
        <w:lastRenderedPageBreak/>
        <w:t>USE CASE 07: ОНЛАЙН ПЕРЕГЛЯД ФІЛЬМІВ</w:t>
      </w:r>
    </w:p>
    <w:tbl>
      <w:tblPr>
        <w:tblStyle w:val="af0"/>
        <w:tblW w:w="0" w:type="auto"/>
        <w:tblLook w:val="04A0" w:firstRow="1" w:lastRow="0" w:firstColumn="1" w:lastColumn="0" w:noHBand="0" w:noVBand="1"/>
      </w:tblPr>
      <w:tblGrid>
        <w:gridCol w:w="2012"/>
        <w:gridCol w:w="7564"/>
      </w:tblGrid>
      <w:tr w:rsidR="0000231F" w:rsidRPr="000311AE" w14:paraId="3484B525" w14:textId="77777777" w:rsidTr="00271F70">
        <w:tc>
          <w:tcPr>
            <w:tcW w:w="0" w:type="auto"/>
            <w:hideMark/>
          </w:tcPr>
          <w:p w14:paraId="58D6F7A1" w14:textId="77777777" w:rsidR="0000231F" w:rsidRPr="000311AE" w:rsidRDefault="0000231F" w:rsidP="004375E2">
            <w:pPr>
              <w:spacing w:line="240" w:lineRule="auto"/>
              <w:jc w:val="both"/>
              <w:rPr>
                <w:rFonts w:ascii="Times New Roman" w:hAnsi="Times New Roman" w:cs="Times New Roman"/>
                <w:b/>
                <w:bCs/>
              </w:rPr>
            </w:pPr>
            <w:r w:rsidRPr="000311AE">
              <w:rPr>
                <w:rFonts w:ascii="Times New Roman" w:hAnsi="Times New Roman" w:cs="Times New Roman"/>
                <w:b/>
                <w:bCs/>
              </w:rPr>
              <w:t>Елемент UC</w:t>
            </w:r>
          </w:p>
        </w:tc>
        <w:tc>
          <w:tcPr>
            <w:tcW w:w="0" w:type="auto"/>
            <w:hideMark/>
          </w:tcPr>
          <w:p w14:paraId="49E6C0F1" w14:textId="77777777" w:rsidR="0000231F" w:rsidRPr="000311AE" w:rsidRDefault="0000231F" w:rsidP="004375E2">
            <w:pPr>
              <w:spacing w:line="240" w:lineRule="auto"/>
              <w:jc w:val="both"/>
              <w:rPr>
                <w:rFonts w:ascii="Times New Roman" w:hAnsi="Times New Roman" w:cs="Times New Roman"/>
                <w:b/>
                <w:bCs/>
              </w:rPr>
            </w:pPr>
            <w:r w:rsidRPr="000311AE">
              <w:rPr>
                <w:rFonts w:ascii="Times New Roman" w:hAnsi="Times New Roman" w:cs="Times New Roman"/>
                <w:b/>
                <w:bCs/>
              </w:rPr>
              <w:t>Опис елемента</w:t>
            </w:r>
          </w:p>
        </w:tc>
      </w:tr>
      <w:tr w:rsidR="0000231F" w:rsidRPr="000311AE" w14:paraId="00858A79" w14:textId="77777777" w:rsidTr="00271F70">
        <w:tc>
          <w:tcPr>
            <w:tcW w:w="0" w:type="auto"/>
            <w:hideMark/>
          </w:tcPr>
          <w:p w14:paraId="62260CE1"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t xml:space="preserve">Назва </w:t>
            </w:r>
            <w:proofErr w:type="spellStart"/>
            <w:r w:rsidRPr="000311AE">
              <w:rPr>
                <w:rFonts w:ascii="Times New Roman" w:hAnsi="Times New Roman" w:cs="Times New Roman"/>
                <w:b/>
                <w:bCs/>
              </w:rPr>
              <w:t>Use</w:t>
            </w:r>
            <w:proofErr w:type="spellEnd"/>
            <w:r w:rsidRPr="000311AE">
              <w:rPr>
                <w:rFonts w:ascii="Times New Roman" w:hAnsi="Times New Roman" w:cs="Times New Roman"/>
                <w:b/>
                <w:bCs/>
              </w:rPr>
              <w:t xml:space="preserve"> </w:t>
            </w:r>
            <w:proofErr w:type="spellStart"/>
            <w:r w:rsidRPr="000311AE">
              <w:rPr>
                <w:rFonts w:ascii="Times New Roman" w:hAnsi="Times New Roman" w:cs="Times New Roman"/>
                <w:b/>
                <w:bCs/>
              </w:rPr>
              <w:t>Case</w:t>
            </w:r>
            <w:proofErr w:type="spellEnd"/>
          </w:p>
        </w:tc>
        <w:tc>
          <w:tcPr>
            <w:tcW w:w="0" w:type="auto"/>
            <w:hideMark/>
          </w:tcPr>
          <w:p w14:paraId="68C8F5AB"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rPr>
              <w:t>Онлайн перегляд фільмів та серіалів у високій якості</w:t>
            </w:r>
          </w:p>
        </w:tc>
      </w:tr>
      <w:tr w:rsidR="0000231F" w:rsidRPr="000311AE" w14:paraId="2C4FB7E1" w14:textId="77777777" w:rsidTr="00271F70">
        <w:tc>
          <w:tcPr>
            <w:tcW w:w="0" w:type="auto"/>
            <w:hideMark/>
          </w:tcPr>
          <w:p w14:paraId="1E1E0645"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t>Пріоритет</w:t>
            </w:r>
          </w:p>
        </w:tc>
        <w:tc>
          <w:tcPr>
            <w:tcW w:w="0" w:type="auto"/>
            <w:hideMark/>
          </w:tcPr>
          <w:p w14:paraId="00E35565" w14:textId="5E66476F"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rPr>
              <w:t xml:space="preserve">Високий </w:t>
            </w:r>
          </w:p>
        </w:tc>
      </w:tr>
      <w:tr w:rsidR="0000231F" w:rsidRPr="000311AE" w14:paraId="58549D83" w14:textId="77777777" w:rsidTr="00271F70">
        <w:tc>
          <w:tcPr>
            <w:tcW w:w="0" w:type="auto"/>
            <w:hideMark/>
          </w:tcPr>
          <w:p w14:paraId="094E0D12"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t>Опис (короткий опис сценарію)</w:t>
            </w:r>
          </w:p>
        </w:tc>
        <w:tc>
          <w:tcPr>
            <w:tcW w:w="0" w:type="auto"/>
            <w:hideMark/>
          </w:tcPr>
          <w:p w14:paraId="1258161A"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rPr>
              <w:t xml:space="preserve">Підписник </w:t>
            </w:r>
            <w:proofErr w:type="spellStart"/>
            <w:r w:rsidRPr="000311AE">
              <w:rPr>
                <w:rFonts w:ascii="Times New Roman" w:hAnsi="Times New Roman" w:cs="Times New Roman"/>
              </w:rPr>
              <w:t>Cinecloud</w:t>
            </w:r>
            <w:proofErr w:type="spellEnd"/>
            <w:r w:rsidRPr="000311AE">
              <w:rPr>
                <w:rFonts w:ascii="Times New Roman" w:hAnsi="Times New Roman" w:cs="Times New Roman"/>
              </w:rPr>
              <w:t xml:space="preserve"> переглядає фільми та серіалі онлайн у найвищій доступній якості з плавним відтворенням згідно US 7, щоб отримувати максимальне задоволення від перегляду преміум контенту, за який він платить. Мета сценарію - забезпечити конкурентоспроможну якість </w:t>
            </w:r>
            <w:proofErr w:type="spellStart"/>
            <w:r w:rsidRPr="000311AE">
              <w:rPr>
                <w:rFonts w:ascii="Times New Roman" w:hAnsi="Times New Roman" w:cs="Times New Roman"/>
              </w:rPr>
              <w:t>стрімінгового</w:t>
            </w:r>
            <w:proofErr w:type="spellEnd"/>
            <w:r w:rsidRPr="000311AE">
              <w:rPr>
                <w:rFonts w:ascii="Times New Roman" w:hAnsi="Times New Roman" w:cs="Times New Roman"/>
              </w:rPr>
              <w:t xml:space="preserve"> досвіду, що виправдовує вартість підписки. Адаптивний </w:t>
            </w:r>
            <w:proofErr w:type="spellStart"/>
            <w:r w:rsidRPr="000311AE">
              <w:rPr>
                <w:rFonts w:ascii="Times New Roman" w:hAnsi="Times New Roman" w:cs="Times New Roman"/>
              </w:rPr>
              <w:t>стрімінг</w:t>
            </w:r>
            <w:proofErr w:type="spellEnd"/>
            <w:r w:rsidRPr="000311AE">
              <w:rPr>
                <w:rFonts w:ascii="Times New Roman" w:hAnsi="Times New Roman" w:cs="Times New Roman"/>
              </w:rPr>
              <w:t xml:space="preserve"> забезпечує оптимальний досвід для користувачів з різними швидкостями інтернету згідно US 7 (критерій 2), а синхронізація прогресу між пристроями згідно US 7 (критерій 3) відповідає сучасним очікуванням користувачів. Ця функція є ключовою для утримання платних підписників.</w:t>
            </w:r>
          </w:p>
        </w:tc>
      </w:tr>
      <w:tr w:rsidR="0000231F" w:rsidRPr="000311AE" w14:paraId="3C7C200E" w14:textId="77777777" w:rsidTr="00271F70">
        <w:tc>
          <w:tcPr>
            <w:tcW w:w="0" w:type="auto"/>
            <w:hideMark/>
          </w:tcPr>
          <w:p w14:paraId="412BA207"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t>Актори (діюча особа чи особи)</w:t>
            </w:r>
          </w:p>
        </w:tc>
        <w:tc>
          <w:tcPr>
            <w:tcW w:w="0" w:type="auto"/>
            <w:hideMark/>
          </w:tcPr>
          <w:p w14:paraId="00B3FF25" w14:textId="77777777" w:rsidR="004B6DB2"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t>Основний актор:</w:t>
            </w:r>
            <w:r w:rsidRPr="000311AE">
              <w:rPr>
                <w:rFonts w:ascii="Times New Roman" w:hAnsi="Times New Roman" w:cs="Times New Roman"/>
              </w:rPr>
              <w:t xml:space="preserve"> Підписник </w:t>
            </w:r>
            <w:proofErr w:type="spellStart"/>
            <w:r w:rsidRPr="000311AE">
              <w:rPr>
                <w:rFonts w:ascii="Times New Roman" w:hAnsi="Times New Roman" w:cs="Times New Roman"/>
              </w:rPr>
              <w:t>Cinecloud</w:t>
            </w:r>
            <w:proofErr w:type="spellEnd"/>
            <w:r w:rsidRPr="000311AE">
              <w:rPr>
                <w:rFonts w:ascii="Times New Roman" w:hAnsi="Times New Roman" w:cs="Times New Roman"/>
              </w:rPr>
              <w:t xml:space="preserve"> (користувач з активною підпискою)</w:t>
            </w:r>
          </w:p>
          <w:p w14:paraId="41F3AE8D" w14:textId="0BCADE04"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t>Вторинні актори:</w:t>
            </w:r>
            <w:r w:rsidRPr="000311AE">
              <w:rPr>
                <w:rFonts w:ascii="Times New Roman" w:hAnsi="Times New Roman" w:cs="Times New Roman"/>
              </w:rPr>
              <w:t xml:space="preserve"> </w:t>
            </w:r>
            <w:proofErr w:type="spellStart"/>
            <w:r w:rsidRPr="000311AE">
              <w:rPr>
                <w:rFonts w:ascii="Times New Roman" w:hAnsi="Times New Roman" w:cs="Times New Roman"/>
              </w:rPr>
              <w:t>Відеоплеєр</w:t>
            </w:r>
            <w:proofErr w:type="spellEnd"/>
            <w:r w:rsidRPr="000311AE">
              <w:rPr>
                <w:rFonts w:ascii="Times New Roman" w:hAnsi="Times New Roman" w:cs="Times New Roman"/>
              </w:rPr>
              <w:t xml:space="preserve"> з підтримкою адаптивного </w:t>
            </w:r>
            <w:proofErr w:type="spellStart"/>
            <w:r w:rsidRPr="000311AE">
              <w:rPr>
                <w:rFonts w:ascii="Times New Roman" w:hAnsi="Times New Roman" w:cs="Times New Roman"/>
              </w:rPr>
              <w:t>стрімінгу</w:t>
            </w:r>
            <w:proofErr w:type="spellEnd"/>
            <w:r w:rsidRPr="000311AE">
              <w:rPr>
                <w:rFonts w:ascii="Times New Roman" w:hAnsi="Times New Roman" w:cs="Times New Roman"/>
              </w:rPr>
              <w:t xml:space="preserve"> згідно </w:t>
            </w:r>
            <w:proofErr w:type="spellStart"/>
            <w:r w:rsidRPr="000311AE">
              <w:rPr>
                <w:rFonts w:ascii="Times New Roman" w:hAnsi="Times New Roman" w:cs="Times New Roman"/>
              </w:rPr>
              <w:t>залежностей</w:t>
            </w:r>
            <w:proofErr w:type="spellEnd"/>
            <w:r w:rsidRPr="000311AE">
              <w:rPr>
                <w:rFonts w:ascii="Times New Roman" w:hAnsi="Times New Roman" w:cs="Times New Roman"/>
              </w:rPr>
              <w:t xml:space="preserve"> US 7, Потужна CDN мережа для </w:t>
            </w:r>
            <w:proofErr w:type="spellStart"/>
            <w:r w:rsidRPr="000311AE">
              <w:rPr>
                <w:rFonts w:ascii="Times New Roman" w:hAnsi="Times New Roman" w:cs="Times New Roman"/>
              </w:rPr>
              <w:t>відеоконтенту</w:t>
            </w:r>
            <w:proofErr w:type="spellEnd"/>
            <w:r w:rsidRPr="000311AE">
              <w:rPr>
                <w:rFonts w:ascii="Times New Roman" w:hAnsi="Times New Roman" w:cs="Times New Roman"/>
              </w:rPr>
              <w:t xml:space="preserve">, Система перевірки активних підписок, Сервіс збереження та синхронізації прогресу перегляду згідно </w:t>
            </w:r>
            <w:proofErr w:type="spellStart"/>
            <w:r w:rsidRPr="000311AE">
              <w:rPr>
                <w:rFonts w:ascii="Times New Roman" w:hAnsi="Times New Roman" w:cs="Times New Roman"/>
              </w:rPr>
              <w:t>залежностей</w:t>
            </w:r>
            <w:proofErr w:type="spellEnd"/>
            <w:r w:rsidRPr="000311AE">
              <w:rPr>
                <w:rFonts w:ascii="Times New Roman" w:hAnsi="Times New Roman" w:cs="Times New Roman"/>
              </w:rPr>
              <w:t xml:space="preserve"> US 7, Система DRM для захисту преміум контенту</w:t>
            </w:r>
          </w:p>
        </w:tc>
      </w:tr>
      <w:tr w:rsidR="0000231F" w:rsidRPr="000311AE" w14:paraId="4E7392E3" w14:textId="77777777" w:rsidTr="00271F70">
        <w:tc>
          <w:tcPr>
            <w:tcW w:w="0" w:type="auto"/>
            <w:hideMark/>
          </w:tcPr>
          <w:p w14:paraId="00E681D8"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t>Вимоги / Пов'язані вимоги</w:t>
            </w:r>
          </w:p>
        </w:tc>
        <w:tc>
          <w:tcPr>
            <w:tcW w:w="0" w:type="auto"/>
            <w:hideMark/>
          </w:tcPr>
          <w:p w14:paraId="60F7507E" w14:textId="77777777" w:rsidR="0038276A" w:rsidRDefault="0000231F" w:rsidP="004375E2">
            <w:pPr>
              <w:spacing w:line="240" w:lineRule="auto"/>
              <w:jc w:val="both"/>
              <w:rPr>
                <w:rFonts w:ascii="Times New Roman" w:hAnsi="Times New Roman" w:cs="Times New Roman"/>
              </w:rPr>
            </w:pPr>
            <w:proofErr w:type="spellStart"/>
            <w:r w:rsidRPr="000311AE">
              <w:rPr>
                <w:rFonts w:ascii="Times New Roman" w:hAnsi="Times New Roman" w:cs="Times New Roman"/>
                <w:b/>
                <w:bCs/>
              </w:rPr>
              <w:t>User</w:t>
            </w:r>
            <w:proofErr w:type="spellEnd"/>
            <w:r w:rsidRPr="000311AE">
              <w:rPr>
                <w:rFonts w:ascii="Times New Roman" w:hAnsi="Times New Roman" w:cs="Times New Roman"/>
                <w:b/>
                <w:bCs/>
              </w:rPr>
              <w:t xml:space="preserve"> </w:t>
            </w:r>
            <w:proofErr w:type="spellStart"/>
            <w:r w:rsidRPr="000311AE">
              <w:rPr>
                <w:rFonts w:ascii="Times New Roman" w:hAnsi="Times New Roman" w:cs="Times New Roman"/>
                <w:b/>
                <w:bCs/>
              </w:rPr>
              <w:t>Requirements</w:t>
            </w:r>
            <w:proofErr w:type="spellEnd"/>
            <w:r w:rsidRPr="000311AE">
              <w:rPr>
                <w:rFonts w:ascii="Times New Roman" w:hAnsi="Times New Roman" w:cs="Times New Roman"/>
                <w:b/>
                <w:bCs/>
              </w:rPr>
              <w:t>:</w:t>
            </w:r>
            <w:r w:rsidRPr="000311AE">
              <w:rPr>
                <w:rFonts w:ascii="Times New Roman" w:hAnsi="Times New Roman" w:cs="Times New Roman"/>
              </w:rPr>
              <w:t xml:space="preserve"> UR 07 (Переглядати фільми онлайн у високій якості)</w:t>
            </w:r>
          </w:p>
          <w:p w14:paraId="52DCE8D5" w14:textId="7FDD1EE6" w:rsidR="0038276A" w:rsidRDefault="0000231F" w:rsidP="004375E2">
            <w:pPr>
              <w:spacing w:line="240" w:lineRule="auto"/>
              <w:jc w:val="both"/>
              <w:rPr>
                <w:rFonts w:ascii="Times New Roman" w:hAnsi="Times New Roman" w:cs="Times New Roman"/>
              </w:rPr>
            </w:pPr>
            <w:proofErr w:type="spellStart"/>
            <w:r w:rsidRPr="000311AE">
              <w:rPr>
                <w:rFonts w:ascii="Times New Roman" w:hAnsi="Times New Roman" w:cs="Times New Roman"/>
                <w:b/>
                <w:bCs/>
              </w:rPr>
              <w:t>Functional</w:t>
            </w:r>
            <w:proofErr w:type="spellEnd"/>
            <w:r w:rsidRPr="000311AE">
              <w:rPr>
                <w:rFonts w:ascii="Times New Roman" w:hAnsi="Times New Roman" w:cs="Times New Roman"/>
                <w:b/>
                <w:bCs/>
              </w:rPr>
              <w:t xml:space="preserve"> </w:t>
            </w:r>
            <w:proofErr w:type="spellStart"/>
            <w:r w:rsidRPr="000311AE">
              <w:rPr>
                <w:rFonts w:ascii="Times New Roman" w:hAnsi="Times New Roman" w:cs="Times New Roman"/>
                <w:b/>
                <w:bCs/>
              </w:rPr>
              <w:t>Requirements</w:t>
            </w:r>
            <w:proofErr w:type="spellEnd"/>
            <w:r w:rsidRPr="000311AE">
              <w:rPr>
                <w:rFonts w:ascii="Times New Roman" w:hAnsi="Times New Roman" w:cs="Times New Roman"/>
                <w:b/>
                <w:bCs/>
              </w:rPr>
              <w:t>:</w:t>
            </w:r>
            <w:r w:rsidRPr="000311AE">
              <w:rPr>
                <w:rFonts w:ascii="Times New Roman" w:hAnsi="Times New Roman" w:cs="Times New Roman"/>
              </w:rPr>
              <w:t xml:space="preserve"> FR 08 (Каталог з фільтрами), FR 10 (Адаптивний дизайн)</w:t>
            </w:r>
          </w:p>
          <w:p w14:paraId="57A86263" w14:textId="71D35125" w:rsidR="0038276A" w:rsidRDefault="0000231F" w:rsidP="004375E2">
            <w:pPr>
              <w:spacing w:line="240" w:lineRule="auto"/>
              <w:jc w:val="both"/>
              <w:rPr>
                <w:rFonts w:ascii="Times New Roman" w:hAnsi="Times New Roman" w:cs="Times New Roman"/>
              </w:rPr>
            </w:pPr>
            <w:proofErr w:type="spellStart"/>
            <w:r w:rsidRPr="000311AE">
              <w:rPr>
                <w:rFonts w:ascii="Times New Roman" w:hAnsi="Times New Roman" w:cs="Times New Roman"/>
                <w:b/>
                <w:bCs/>
              </w:rPr>
              <w:t>High-Level</w:t>
            </w:r>
            <w:proofErr w:type="spellEnd"/>
            <w:r w:rsidRPr="000311AE">
              <w:rPr>
                <w:rFonts w:ascii="Times New Roman" w:hAnsi="Times New Roman" w:cs="Times New Roman"/>
                <w:b/>
                <w:bCs/>
              </w:rPr>
              <w:t xml:space="preserve"> </w:t>
            </w:r>
            <w:proofErr w:type="spellStart"/>
            <w:r w:rsidRPr="000311AE">
              <w:rPr>
                <w:rFonts w:ascii="Times New Roman" w:hAnsi="Times New Roman" w:cs="Times New Roman"/>
                <w:b/>
                <w:bCs/>
              </w:rPr>
              <w:t>Requirements</w:t>
            </w:r>
            <w:proofErr w:type="spellEnd"/>
            <w:r w:rsidRPr="000311AE">
              <w:rPr>
                <w:rFonts w:ascii="Times New Roman" w:hAnsi="Times New Roman" w:cs="Times New Roman"/>
                <w:b/>
                <w:bCs/>
              </w:rPr>
              <w:t>:</w:t>
            </w:r>
            <w:r w:rsidRPr="000311AE">
              <w:rPr>
                <w:rFonts w:ascii="Times New Roman" w:hAnsi="Times New Roman" w:cs="Times New Roman"/>
              </w:rPr>
              <w:t xml:space="preserve"> HLR 03 (Надавати можливість переглядати контент), HLR 04 (Забезпечувати можливість онлайн-</w:t>
            </w:r>
            <w:proofErr w:type="spellStart"/>
            <w:r w:rsidRPr="000311AE">
              <w:rPr>
                <w:rFonts w:ascii="Times New Roman" w:hAnsi="Times New Roman" w:cs="Times New Roman"/>
              </w:rPr>
              <w:t>просмотру</w:t>
            </w:r>
            <w:proofErr w:type="spellEnd"/>
            <w:r w:rsidRPr="000311AE">
              <w:rPr>
                <w:rFonts w:ascii="Times New Roman" w:hAnsi="Times New Roman" w:cs="Times New Roman"/>
              </w:rPr>
              <w:t>), HLR 10 (Сучасний, зручний інтерфейс)</w:t>
            </w:r>
          </w:p>
          <w:p w14:paraId="260FFD42" w14:textId="1BB05B39" w:rsidR="0000231F" w:rsidRPr="000311AE" w:rsidRDefault="0000231F" w:rsidP="004375E2">
            <w:pPr>
              <w:spacing w:line="240" w:lineRule="auto"/>
              <w:jc w:val="both"/>
              <w:rPr>
                <w:rFonts w:ascii="Times New Roman" w:hAnsi="Times New Roman" w:cs="Times New Roman"/>
              </w:rPr>
            </w:pPr>
            <w:proofErr w:type="spellStart"/>
            <w:r w:rsidRPr="000311AE">
              <w:rPr>
                <w:rFonts w:ascii="Times New Roman" w:hAnsi="Times New Roman" w:cs="Times New Roman"/>
                <w:b/>
                <w:bCs/>
              </w:rPr>
              <w:t>User</w:t>
            </w:r>
            <w:proofErr w:type="spellEnd"/>
            <w:r w:rsidRPr="000311AE">
              <w:rPr>
                <w:rFonts w:ascii="Times New Roman" w:hAnsi="Times New Roman" w:cs="Times New Roman"/>
                <w:b/>
                <w:bCs/>
              </w:rPr>
              <w:t xml:space="preserve"> </w:t>
            </w:r>
            <w:proofErr w:type="spellStart"/>
            <w:r w:rsidRPr="000311AE">
              <w:rPr>
                <w:rFonts w:ascii="Times New Roman" w:hAnsi="Times New Roman" w:cs="Times New Roman"/>
                <w:b/>
                <w:bCs/>
              </w:rPr>
              <w:t>Story</w:t>
            </w:r>
            <w:proofErr w:type="spellEnd"/>
            <w:r w:rsidRPr="000311AE">
              <w:rPr>
                <w:rFonts w:ascii="Times New Roman" w:hAnsi="Times New Roman" w:cs="Times New Roman"/>
                <w:b/>
                <w:bCs/>
              </w:rPr>
              <w:t>:</w:t>
            </w:r>
            <w:r w:rsidRPr="000311AE">
              <w:rPr>
                <w:rFonts w:ascii="Times New Roman" w:hAnsi="Times New Roman" w:cs="Times New Roman"/>
              </w:rPr>
              <w:t xml:space="preserve"> US 7 (Онлайн перегляд фільмів)</w:t>
            </w:r>
          </w:p>
        </w:tc>
      </w:tr>
      <w:tr w:rsidR="0000231F" w:rsidRPr="000311AE" w14:paraId="34F17E07" w14:textId="77777777" w:rsidTr="00271F70">
        <w:tc>
          <w:tcPr>
            <w:tcW w:w="0" w:type="auto"/>
            <w:hideMark/>
          </w:tcPr>
          <w:p w14:paraId="42D6DF80"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t>Передумови (початковий стан)</w:t>
            </w:r>
          </w:p>
        </w:tc>
        <w:tc>
          <w:tcPr>
            <w:tcW w:w="0" w:type="auto"/>
            <w:hideMark/>
          </w:tcPr>
          <w:p w14:paraId="4978B04D" w14:textId="5F3334A3" w:rsidR="002824D1" w:rsidRPr="002824D1" w:rsidRDefault="0000231F" w:rsidP="002824D1">
            <w:pPr>
              <w:pStyle w:val="a9"/>
              <w:numPr>
                <w:ilvl w:val="0"/>
                <w:numId w:val="138"/>
              </w:numPr>
              <w:spacing w:line="240" w:lineRule="auto"/>
              <w:ind w:left="380"/>
              <w:jc w:val="both"/>
              <w:rPr>
                <w:rFonts w:ascii="Times New Roman" w:hAnsi="Times New Roman" w:cs="Times New Roman"/>
              </w:rPr>
            </w:pPr>
            <w:r w:rsidRPr="002824D1">
              <w:rPr>
                <w:rFonts w:ascii="Times New Roman" w:hAnsi="Times New Roman" w:cs="Times New Roman"/>
              </w:rPr>
              <w:t>Користувач авторизований у системі</w:t>
            </w:r>
          </w:p>
          <w:p w14:paraId="3B710CEC" w14:textId="0829CC0D" w:rsidR="002824D1" w:rsidRPr="002824D1" w:rsidRDefault="0000231F" w:rsidP="002824D1">
            <w:pPr>
              <w:pStyle w:val="a9"/>
              <w:numPr>
                <w:ilvl w:val="0"/>
                <w:numId w:val="138"/>
              </w:numPr>
              <w:spacing w:line="240" w:lineRule="auto"/>
              <w:ind w:left="380"/>
              <w:jc w:val="both"/>
              <w:rPr>
                <w:rFonts w:ascii="Times New Roman" w:hAnsi="Times New Roman" w:cs="Times New Roman"/>
              </w:rPr>
            </w:pPr>
            <w:r w:rsidRPr="002824D1">
              <w:rPr>
                <w:rFonts w:ascii="Times New Roman" w:hAnsi="Times New Roman" w:cs="Times New Roman"/>
              </w:rPr>
              <w:t>Користувач має активну підписку (будь-який тарифний план) згідно US 7 (критерій 1)</w:t>
            </w:r>
          </w:p>
          <w:p w14:paraId="36FA7E12" w14:textId="51EF8BF9" w:rsidR="002824D1" w:rsidRPr="002824D1" w:rsidRDefault="0000231F" w:rsidP="002824D1">
            <w:pPr>
              <w:pStyle w:val="a9"/>
              <w:numPr>
                <w:ilvl w:val="0"/>
                <w:numId w:val="138"/>
              </w:numPr>
              <w:spacing w:line="240" w:lineRule="auto"/>
              <w:ind w:left="380"/>
              <w:jc w:val="both"/>
              <w:rPr>
                <w:rFonts w:ascii="Times New Roman" w:hAnsi="Times New Roman" w:cs="Times New Roman"/>
              </w:rPr>
            </w:pPr>
            <w:r w:rsidRPr="002824D1">
              <w:rPr>
                <w:rFonts w:ascii="Times New Roman" w:hAnsi="Times New Roman" w:cs="Times New Roman"/>
              </w:rPr>
              <w:t xml:space="preserve">Система перевірки підписок активна згідно </w:t>
            </w:r>
            <w:proofErr w:type="spellStart"/>
            <w:r w:rsidRPr="002824D1">
              <w:rPr>
                <w:rFonts w:ascii="Times New Roman" w:hAnsi="Times New Roman" w:cs="Times New Roman"/>
              </w:rPr>
              <w:t>залежностей</w:t>
            </w:r>
            <w:proofErr w:type="spellEnd"/>
            <w:r w:rsidRPr="002824D1">
              <w:rPr>
                <w:rFonts w:ascii="Times New Roman" w:hAnsi="Times New Roman" w:cs="Times New Roman"/>
              </w:rPr>
              <w:t xml:space="preserve"> US 7</w:t>
            </w:r>
          </w:p>
          <w:p w14:paraId="45169CC2" w14:textId="226FACCA" w:rsidR="002824D1" w:rsidRPr="002824D1" w:rsidRDefault="0000231F" w:rsidP="002824D1">
            <w:pPr>
              <w:pStyle w:val="a9"/>
              <w:numPr>
                <w:ilvl w:val="0"/>
                <w:numId w:val="138"/>
              </w:numPr>
              <w:spacing w:line="240" w:lineRule="auto"/>
              <w:ind w:left="380"/>
              <w:jc w:val="both"/>
              <w:rPr>
                <w:rFonts w:ascii="Times New Roman" w:hAnsi="Times New Roman" w:cs="Times New Roman"/>
              </w:rPr>
            </w:pPr>
            <w:proofErr w:type="spellStart"/>
            <w:r w:rsidRPr="002824D1">
              <w:rPr>
                <w:rFonts w:ascii="Times New Roman" w:hAnsi="Times New Roman" w:cs="Times New Roman"/>
              </w:rPr>
              <w:t>Відеоконтент</w:t>
            </w:r>
            <w:proofErr w:type="spellEnd"/>
            <w:r w:rsidRPr="002824D1">
              <w:rPr>
                <w:rFonts w:ascii="Times New Roman" w:hAnsi="Times New Roman" w:cs="Times New Roman"/>
              </w:rPr>
              <w:t xml:space="preserve"> завантажений на CDN та доступний</w:t>
            </w:r>
          </w:p>
          <w:p w14:paraId="435D0418" w14:textId="6983A04B" w:rsidR="002824D1" w:rsidRPr="002824D1" w:rsidRDefault="0000231F" w:rsidP="002824D1">
            <w:pPr>
              <w:pStyle w:val="a9"/>
              <w:numPr>
                <w:ilvl w:val="0"/>
                <w:numId w:val="138"/>
              </w:numPr>
              <w:spacing w:line="240" w:lineRule="auto"/>
              <w:ind w:left="380"/>
              <w:jc w:val="both"/>
              <w:rPr>
                <w:rFonts w:ascii="Times New Roman" w:hAnsi="Times New Roman" w:cs="Times New Roman"/>
              </w:rPr>
            </w:pPr>
            <w:proofErr w:type="spellStart"/>
            <w:r w:rsidRPr="002824D1">
              <w:rPr>
                <w:rFonts w:ascii="Times New Roman" w:hAnsi="Times New Roman" w:cs="Times New Roman"/>
              </w:rPr>
              <w:t>Медіаплеєр</w:t>
            </w:r>
            <w:proofErr w:type="spellEnd"/>
            <w:r w:rsidRPr="002824D1">
              <w:rPr>
                <w:rFonts w:ascii="Times New Roman" w:hAnsi="Times New Roman" w:cs="Times New Roman"/>
              </w:rPr>
              <w:t xml:space="preserve"> підтримує адаптивний </w:t>
            </w:r>
            <w:proofErr w:type="spellStart"/>
            <w:r w:rsidRPr="002824D1">
              <w:rPr>
                <w:rFonts w:ascii="Times New Roman" w:hAnsi="Times New Roman" w:cs="Times New Roman"/>
              </w:rPr>
              <w:t>стрімінг</w:t>
            </w:r>
            <w:proofErr w:type="spellEnd"/>
            <w:r w:rsidRPr="002824D1">
              <w:rPr>
                <w:rFonts w:ascii="Times New Roman" w:hAnsi="Times New Roman" w:cs="Times New Roman"/>
              </w:rPr>
              <w:t xml:space="preserve"> (HLS, DASH) згідно </w:t>
            </w:r>
            <w:proofErr w:type="spellStart"/>
            <w:r w:rsidRPr="002824D1">
              <w:rPr>
                <w:rFonts w:ascii="Times New Roman" w:hAnsi="Times New Roman" w:cs="Times New Roman"/>
              </w:rPr>
              <w:t>залежностей</w:t>
            </w:r>
            <w:proofErr w:type="spellEnd"/>
            <w:r w:rsidRPr="002824D1">
              <w:rPr>
                <w:rFonts w:ascii="Times New Roman" w:hAnsi="Times New Roman" w:cs="Times New Roman"/>
              </w:rPr>
              <w:t xml:space="preserve"> US 7</w:t>
            </w:r>
          </w:p>
          <w:p w14:paraId="5D242E3D" w14:textId="7412DDE7" w:rsidR="002824D1" w:rsidRPr="002824D1" w:rsidRDefault="0000231F" w:rsidP="002824D1">
            <w:pPr>
              <w:pStyle w:val="a9"/>
              <w:numPr>
                <w:ilvl w:val="0"/>
                <w:numId w:val="138"/>
              </w:numPr>
              <w:spacing w:line="240" w:lineRule="auto"/>
              <w:ind w:left="380"/>
              <w:jc w:val="both"/>
              <w:rPr>
                <w:rFonts w:ascii="Times New Roman" w:hAnsi="Times New Roman" w:cs="Times New Roman"/>
              </w:rPr>
            </w:pPr>
            <w:r w:rsidRPr="002824D1">
              <w:rPr>
                <w:rFonts w:ascii="Times New Roman" w:hAnsi="Times New Roman" w:cs="Times New Roman"/>
              </w:rPr>
              <w:t>DRM ліцензії налаштовані для захисту контенту</w:t>
            </w:r>
          </w:p>
          <w:p w14:paraId="4849092A" w14:textId="12A974E9" w:rsidR="0000231F" w:rsidRPr="002824D1" w:rsidRDefault="0000231F" w:rsidP="002824D1">
            <w:pPr>
              <w:pStyle w:val="a9"/>
              <w:numPr>
                <w:ilvl w:val="0"/>
                <w:numId w:val="138"/>
              </w:numPr>
              <w:spacing w:line="240" w:lineRule="auto"/>
              <w:ind w:left="380"/>
              <w:jc w:val="both"/>
              <w:rPr>
                <w:rFonts w:ascii="Times New Roman" w:hAnsi="Times New Roman" w:cs="Times New Roman"/>
              </w:rPr>
            </w:pPr>
            <w:r w:rsidRPr="002824D1">
              <w:rPr>
                <w:rFonts w:ascii="Times New Roman" w:hAnsi="Times New Roman" w:cs="Times New Roman"/>
              </w:rPr>
              <w:t xml:space="preserve">Сервіс синхронізації прогресу функціонує згідно </w:t>
            </w:r>
            <w:proofErr w:type="spellStart"/>
            <w:r w:rsidRPr="002824D1">
              <w:rPr>
                <w:rFonts w:ascii="Times New Roman" w:hAnsi="Times New Roman" w:cs="Times New Roman"/>
              </w:rPr>
              <w:t>залежностей</w:t>
            </w:r>
            <w:proofErr w:type="spellEnd"/>
            <w:r w:rsidRPr="002824D1">
              <w:rPr>
                <w:rFonts w:ascii="Times New Roman" w:hAnsi="Times New Roman" w:cs="Times New Roman"/>
              </w:rPr>
              <w:t xml:space="preserve"> US 7</w:t>
            </w:r>
          </w:p>
        </w:tc>
      </w:tr>
      <w:tr w:rsidR="0000231F" w:rsidRPr="000311AE" w14:paraId="05AE2C07" w14:textId="77777777" w:rsidTr="00271F70">
        <w:tc>
          <w:tcPr>
            <w:tcW w:w="0" w:type="auto"/>
            <w:hideMark/>
          </w:tcPr>
          <w:p w14:paraId="2F7CB05B"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t>Тригер</w:t>
            </w:r>
          </w:p>
        </w:tc>
        <w:tc>
          <w:tcPr>
            <w:tcW w:w="0" w:type="auto"/>
            <w:hideMark/>
          </w:tcPr>
          <w:p w14:paraId="5D86566B"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rPr>
              <w:t>Користувач натискає кнопку "Дивитися", "Продовжити перегляд" або "Відтворити" на детальній сторінці фільму/серіалу або у списку збережених</w:t>
            </w:r>
          </w:p>
        </w:tc>
      </w:tr>
      <w:tr w:rsidR="0000231F" w:rsidRPr="000311AE" w14:paraId="6C275DC5" w14:textId="77777777" w:rsidTr="00271F70">
        <w:tc>
          <w:tcPr>
            <w:tcW w:w="0" w:type="auto"/>
            <w:hideMark/>
          </w:tcPr>
          <w:p w14:paraId="05DBC444"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t>Результат (</w:t>
            </w:r>
            <w:proofErr w:type="spellStart"/>
            <w:r w:rsidRPr="000311AE">
              <w:rPr>
                <w:rFonts w:ascii="Times New Roman" w:hAnsi="Times New Roman" w:cs="Times New Roman"/>
                <w:b/>
                <w:bCs/>
              </w:rPr>
              <w:t>післяумова</w:t>
            </w:r>
            <w:proofErr w:type="spellEnd"/>
            <w:r w:rsidRPr="000311AE">
              <w:rPr>
                <w:rFonts w:ascii="Times New Roman" w:hAnsi="Times New Roman" w:cs="Times New Roman"/>
                <w:b/>
                <w:bCs/>
              </w:rPr>
              <w:t>)</w:t>
            </w:r>
          </w:p>
        </w:tc>
        <w:tc>
          <w:tcPr>
            <w:tcW w:w="0" w:type="auto"/>
            <w:hideMark/>
          </w:tcPr>
          <w:p w14:paraId="4DEBF8AD" w14:textId="77777777" w:rsidR="00720684"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t>Успішний сценарій:</w:t>
            </w:r>
            <w:r w:rsidRPr="000311AE">
              <w:rPr>
                <w:rFonts w:ascii="Times New Roman" w:hAnsi="Times New Roman" w:cs="Times New Roman"/>
              </w:rPr>
              <w:t xml:space="preserve"> Фільм/серіал відтворюється у максимально доступній якості згідно US 7 (критерій 1), якість автоматично адаптується до швидкості з'єднання згідно US 7 (критерій 2), прогрес перегляду автоматично </w:t>
            </w:r>
            <w:r w:rsidRPr="000311AE">
              <w:rPr>
                <w:rFonts w:ascii="Times New Roman" w:hAnsi="Times New Roman" w:cs="Times New Roman"/>
              </w:rPr>
              <w:lastRenderedPageBreak/>
              <w:t xml:space="preserve">зберігається та синхронізується згідно US 7 (критерій 3), користувач насолоджується </w:t>
            </w:r>
            <w:proofErr w:type="spellStart"/>
            <w:r w:rsidRPr="000311AE">
              <w:rPr>
                <w:rFonts w:ascii="Times New Roman" w:hAnsi="Times New Roman" w:cs="Times New Roman"/>
              </w:rPr>
              <w:t>high-quality</w:t>
            </w:r>
            <w:proofErr w:type="spellEnd"/>
            <w:r w:rsidRPr="000311AE">
              <w:rPr>
                <w:rFonts w:ascii="Times New Roman" w:hAnsi="Times New Roman" w:cs="Times New Roman"/>
              </w:rPr>
              <w:t xml:space="preserve"> </w:t>
            </w:r>
            <w:proofErr w:type="spellStart"/>
            <w:r w:rsidRPr="000311AE">
              <w:rPr>
                <w:rFonts w:ascii="Times New Roman" w:hAnsi="Times New Roman" w:cs="Times New Roman"/>
              </w:rPr>
              <w:t>стрімінговим</w:t>
            </w:r>
            <w:proofErr w:type="spellEnd"/>
            <w:r w:rsidRPr="000311AE">
              <w:rPr>
                <w:rFonts w:ascii="Times New Roman" w:hAnsi="Times New Roman" w:cs="Times New Roman"/>
              </w:rPr>
              <w:t xml:space="preserve"> досвідом</w:t>
            </w:r>
          </w:p>
          <w:p w14:paraId="249A67A6" w14:textId="77777777" w:rsidR="00720684"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t>Альтернативний сценарій:</w:t>
            </w:r>
            <w:r w:rsidRPr="000311AE">
              <w:rPr>
                <w:rFonts w:ascii="Times New Roman" w:hAnsi="Times New Roman" w:cs="Times New Roman"/>
              </w:rPr>
              <w:t xml:space="preserve"> Користувач продовжив перегляд з останньої збереженої позиції, переглянув на іншому пристрої з синхронізацією прогресу, змінив налаштування якості/звуку вручну</w:t>
            </w:r>
          </w:p>
          <w:p w14:paraId="5B050F43" w14:textId="70AFD565"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t>Негативний сценарію:</w:t>
            </w:r>
            <w:r w:rsidRPr="000311AE">
              <w:rPr>
                <w:rFonts w:ascii="Times New Roman" w:hAnsi="Times New Roman" w:cs="Times New Roman"/>
              </w:rPr>
              <w:t xml:space="preserve"> Користувачі без підписки бачать тільки трейлер з закликом до оформлення підписки згідно US 7 (критерій 4), помилка доступу оброблена з інформативним повідомленням</w:t>
            </w:r>
          </w:p>
        </w:tc>
      </w:tr>
      <w:tr w:rsidR="0000231F" w:rsidRPr="000311AE" w14:paraId="54393115" w14:textId="77777777" w:rsidTr="00271F70">
        <w:tc>
          <w:tcPr>
            <w:tcW w:w="0" w:type="auto"/>
            <w:hideMark/>
          </w:tcPr>
          <w:p w14:paraId="3D454601"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lastRenderedPageBreak/>
              <w:t>Основний успішний сценарій</w:t>
            </w:r>
          </w:p>
        </w:tc>
        <w:tc>
          <w:tcPr>
            <w:tcW w:w="0" w:type="auto"/>
            <w:hideMark/>
          </w:tcPr>
          <w:p w14:paraId="79E10537" w14:textId="5E3669EB" w:rsidR="000D21DF" w:rsidRPr="000D21DF" w:rsidRDefault="0000231F" w:rsidP="000D21DF">
            <w:pPr>
              <w:pStyle w:val="a9"/>
              <w:numPr>
                <w:ilvl w:val="0"/>
                <w:numId w:val="140"/>
              </w:numPr>
              <w:spacing w:line="240" w:lineRule="auto"/>
              <w:ind w:left="380"/>
              <w:jc w:val="both"/>
              <w:rPr>
                <w:rFonts w:ascii="Times New Roman" w:hAnsi="Times New Roman" w:cs="Times New Roman"/>
                <w:lang w:val="en-US"/>
              </w:rPr>
            </w:pPr>
            <w:r w:rsidRPr="000D21DF">
              <w:rPr>
                <w:rFonts w:ascii="Times New Roman" w:hAnsi="Times New Roman" w:cs="Times New Roman"/>
              </w:rPr>
              <w:t>Користувач знаходиться на детальній сторінці фільму або епізоду серіалу</w:t>
            </w:r>
          </w:p>
          <w:p w14:paraId="35E27AFA" w14:textId="1C6394EA" w:rsidR="000D21DF" w:rsidRPr="000D21DF" w:rsidRDefault="0000231F" w:rsidP="000D21DF">
            <w:pPr>
              <w:pStyle w:val="a9"/>
              <w:numPr>
                <w:ilvl w:val="0"/>
                <w:numId w:val="140"/>
              </w:numPr>
              <w:spacing w:line="240" w:lineRule="auto"/>
              <w:ind w:left="380"/>
              <w:jc w:val="both"/>
              <w:rPr>
                <w:rFonts w:ascii="Times New Roman" w:hAnsi="Times New Roman" w:cs="Times New Roman"/>
                <w:lang w:val="en-US"/>
              </w:rPr>
            </w:pPr>
            <w:r w:rsidRPr="000D21DF">
              <w:rPr>
                <w:rFonts w:ascii="Times New Roman" w:hAnsi="Times New Roman" w:cs="Times New Roman"/>
              </w:rPr>
              <w:t>Система відображає кнопку "Дивитися" або "Продовжити перегляд" (якщо є збережений прогрес)</w:t>
            </w:r>
          </w:p>
          <w:p w14:paraId="48D63A25" w14:textId="51805395" w:rsidR="000D21DF" w:rsidRPr="000D21DF" w:rsidRDefault="0000231F" w:rsidP="000D21DF">
            <w:pPr>
              <w:pStyle w:val="a9"/>
              <w:numPr>
                <w:ilvl w:val="0"/>
                <w:numId w:val="140"/>
              </w:numPr>
              <w:spacing w:line="240" w:lineRule="auto"/>
              <w:ind w:left="380"/>
              <w:jc w:val="both"/>
              <w:rPr>
                <w:rFonts w:ascii="Times New Roman" w:hAnsi="Times New Roman" w:cs="Times New Roman"/>
                <w:lang w:val="en-US"/>
              </w:rPr>
            </w:pPr>
            <w:r w:rsidRPr="000D21DF">
              <w:rPr>
                <w:rFonts w:ascii="Times New Roman" w:hAnsi="Times New Roman" w:cs="Times New Roman"/>
              </w:rPr>
              <w:t>Користувач натискає кнопку "Дивитися"</w:t>
            </w:r>
          </w:p>
          <w:p w14:paraId="4C4825A1" w14:textId="6452B38E" w:rsidR="000D21DF" w:rsidRPr="000D21DF" w:rsidRDefault="0000231F" w:rsidP="000D21DF">
            <w:pPr>
              <w:pStyle w:val="a9"/>
              <w:numPr>
                <w:ilvl w:val="0"/>
                <w:numId w:val="140"/>
              </w:numPr>
              <w:spacing w:line="240" w:lineRule="auto"/>
              <w:ind w:left="380"/>
              <w:jc w:val="both"/>
              <w:rPr>
                <w:rFonts w:ascii="Times New Roman" w:hAnsi="Times New Roman" w:cs="Times New Roman"/>
                <w:lang w:val="en-US"/>
              </w:rPr>
            </w:pPr>
            <w:r w:rsidRPr="000D21DF">
              <w:rPr>
                <w:rFonts w:ascii="Times New Roman" w:hAnsi="Times New Roman" w:cs="Times New Roman"/>
              </w:rPr>
              <w:t xml:space="preserve">Система перевіряє статус підписки користувача через API підписок згідно </w:t>
            </w:r>
            <w:proofErr w:type="spellStart"/>
            <w:r w:rsidRPr="000D21DF">
              <w:rPr>
                <w:rFonts w:ascii="Times New Roman" w:hAnsi="Times New Roman" w:cs="Times New Roman"/>
              </w:rPr>
              <w:t>залежностей</w:t>
            </w:r>
            <w:proofErr w:type="spellEnd"/>
            <w:r w:rsidRPr="000D21DF">
              <w:rPr>
                <w:rFonts w:ascii="Times New Roman" w:hAnsi="Times New Roman" w:cs="Times New Roman"/>
              </w:rPr>
              <w:t xml:space="preserve"> US 7</w:t>
            </w:r>
          </w:p>
          <w:p w14:paraId="1387A6A2" w14:textId="5AD5CCDC" w:rsidR="000D21DF" w:rsidRPr="000D21DF" w:rsidRDefault="0000231F" w:rsidP="000D21DF">
            <w:pPr>
              <w:pStyle w:val="a9"/>
              <w:numPr>
                <w:ilvl w:val="0"/>
                <w:numId w:val="140"/>
              </w:numPr>
              <w:spacing w:line="240" w:lineRule="auto"/>
              <w:ind w:left="380"/>
              <w:jc w:val="both"/>
              <w:rPr>
                <w:rFonts w:ascii="Times New Roman" w:hAnsi="Times New Roman" w:cs="Times New Roman"/>
                <w:lang w:val="en-US"/>
              </w:rPr>
            </w:pPr>
            <w:r w:rsidRPr="000D21DF">
              <w:rPr>
                <w:rFonts w:ascii="Times New Roman" w:hAnsi="Times New Roman" w:cs="Times New Roman"/>
              </w:rPr>
              <w:t>Система підтверджує, що підписка активна (дата закінчення &gt; поточна дата, статус = "</w:t>
            </w:r>
            <w:proofErr w:type="spellStart"/>
            <w:r w:rsidRPr="000D21DF">
              <w:rPr>
                <w:rFonts w:ascii="Times New Roman" w:hAnsi="Times New Roman" w:cs="Times New Roman"/>
              </w:rPr>
              <w:t>active</w:t>
            </w:r>
            <w:proofErr w:type="spellEnd"/>
            <w:r w:rsidRPr="000D21DF">
              <w:rPr>
                <w:rFonts w:ascii="Times New Roman" w:hAnsi="Times New Roman" w:cs="Times New Roman"/>
              </w:rPr>
              <w:t>")</w:t>
            </w:r>
          </w:p>
          <w:p w14:paraId="5854323F" w14:textId="3104638C" w:rsidR="000D21DF" w:rsidRPr="000D21DF" w:rsidRDefault="0000231F" w:rsidP="000D21DF">
            <w:pPr>
              <w:pStyle w:val="a9"/>
              <w:numPr>
                <w:ilvl w:val="0"/>
                <w:numId w:val="140"/>
              </w:numPr>
              <w:spacing w:line="240" w:lineRule="auto"/>
              <w:ind w:left="380"/>
              <w:jc w:val="both"/>
              <w:rPr>
                <w:rFonts w:ascii="Times New Roman" w:hAnsi="Times New Roman" w:cs="Times New Roman"/>
                <w:lang w:val="en-US"/>
              </w:rPr>
            </w:pPr>
            <w:r w:rsidRPr="000D21DF">
              <w:rPr>
                <w:rFonts w:ascii="Times New Roman" w:hAnsi="Times New Roman" w:cs="Times New Roman"/>
              </w:rPr>
              <w:t>Система перевіряє, чи користувач має право на перегляд контенту згідно тарифного плану (деякі плани можуть мати обмеження)</w:t>
            </w:r>
          </w:p>
          <w:p w14:paraId="07A6D5AF" w14:textId="1EB0F4A7" w:rsidR="000D21DF" w:rsidRPr="000D21DF" w:rsidRDefault="0000231F" w:rsidP="000D21DF">
            <w:pPr>
              <w:pStyle w:val="a9"/>
              <w:numPr>
                <w:ilvl w:val="0"/>
                <w:numId w:val="140"/>
              </w:numPr>
              <w:spacing w:line="240" w:lineRule="auto"/>
              <w:ind w:left="380"/>
              <w:jc w:val="both"/>
              <w:rPr>
                <w:rFonts w:ascii="Times New Roman" w:hAnsi="Times New Roman" w:cs="Times New Roman"/>
                <w:lang w:val="en-US"/>
              </w:rPr>
            </w:pPr>
            <w:r w:rsidRPr="000D21DF">
              <w:rPr>
                <w:rFonts w:ascii="Times New Roman" w:hAnsi="Times New Roman" w:cs="Times New Roman"/>
              </w:rPr>
              <w:t>Система запитує збережений прогрес перегляду для цього користувача та контенту з сервісу синхронізації згідно US 7 (критерій 3)</w:t>
            </w:r>
          </w:p>
          <w:p w14:paraId="6CE0E62F" w14:textId="133B1C92" w:rsidR="000D21DF" w:rsidRPr="000D21DF" w:rsidRDefault="0000231F" w:rsidP="000D21DF">
            <w:pPr>
              <w:pStyle w:val="a9"/>
              <w:numPr>
                <w:ilvl w:val="0"/>
                <w:numId w:val="140"/>
              </w:numPr>
              <w:spacing w:line="240" w:lineRule="auto"/>
              <w:ind w:left="380"/>
              <w:jc w:val="both"/>
              <w:rPr>
                <w:rFonts w:ascii="Times New Roman" w:hAnsi="Times New Roman" w:cs="Times New Roman"/>
                <w:lang w:val="en-US"/>
              </w:rPr>
            </w:pPr>
            <w:r w:rsidRPr="000D21DF">
              <w:rPr>
                <w:rFonts w:ascii="Times New Roman" w:hAnsi="Times New Roman" w:cs="Times New Roman"/>
              </w:rPr>
              <w:t xml:space="preserve">Якщо знайдено збережений прогрес (наприклад, 45:23 з 2:15:00): система показує </w:t>
            </w:r>
            <w:proofErr w:type="spellStart"/>
            <w:r w:rsidRPr="000D21DF">
              <w:rPr>
                <w:rFonts w:ascii="Times New Roman" w:hAnsi="Times New Roman" w:cs="Times New Roman"/>
              </w:rPr>
              <w:t>prompt</w:t>
            </w:r>
            <w:proofErr w:type="spellEnd"/>
            <w:r w:rsidRPr="000D21DF">
              <w:rPr>
                <w:rFonts w:ascii="Times New Roman" w:hAnsi="Times New Roman" w:cs="Times New Roman"/>
              </w:rPr>
              <w:t xml:space="preserve"> "Продовжити з 45:23 або Почати спочатку?"</w:t>
            </w:r>
          </w:p>
          <w:p w14:paraId="70E9A9AA" w14:textId="2C0AE9DE" w:rsidR="000D21DF" w:rsidRPr="000D21DF" w:rsidRDefault="0000231F" w:rsidP="000D21DF">
            <w:pPr>
              <w:pStyle w:val="a9"/>
              <w:numPr>
                <w:ilvl w:val="0"/>
                <w:numId w:val="140"/>
              </w:numPr>
              <w:spacing w:line="240" w:lineRule="auto"/>
              <w:ind w:left="380"/>
              <w:jc w:val="both"/>
              <w:rPr>
                <w:rFonts w:ascii="Times New Roman" w:hAnsi="Times New Roman" w:cs="Times New Roman"/>
                <w:lang w:val="en-US"/>
              </w:rPr>
            </w:pPr>
            <w:r w:rsidRPr="000D21DF">
              <w:rPr>
                <w:rFonts w:ascii="Times New Roman" w:hAnsi="Times New Roman" w:cs="Times New Roman"/>
              </w:rPr>
              <w:t xml:space="preserve">Користувач обирає опцію або </w:t>
            </w:r>
            <w:proofErr w:type="spellStart"/>
            <w:r w:rsidRPr="000D21DF">
              <w:rPr>
                <w:rFonts w:ascii="Times New Roman" w:hAnsi="Times New Roman" w:cs="Times New Roman"/>
              </w:rPr>
              <w:t>prompt</w:t>
            </w:r>
            <w:proofErr w:type="spellEnd"/>
            <w:r w:rsidRPr="000D21DF">
              <w:rPr>
                <w:rFonts w:ascii="Times New Roman" w:hAnsi="Times New Roman" w:cs="Times New Roman"/>
              </w:rPr>
              <w:t xml:space="preserve"> автоматично закривається через 5 секунд зі стандартною опцією "Продовжити"</w:t>
            </w:r>
          </w:p>
          <w:p w14:paraId="2E157593" w14:textId="102147B7" w:rsidR="000D21DF" w:rsidRPr="000D21DF" w:rsidRDefault="0000231F" w:rsidP="000D21DF">
            <w:pPr>
              <w:pStyle w:val="a9"/>
              <w:numPr>
                <w:ilvl w:val="0"/>
                <w:numId w:val="140"/>
              </w:numPr>
              <w:spacing w:line="240" w:lineRule="auto"/>
              <w:ind w:left="380"/>
              <w:jc w:val="both"/>
              <w:rPr>
                <w:rFonts w:ascii="Times New Roman" w:hAnsi="Times New Roman" w:cs="Times New Roman"/>
                <w:lang w:val="en-US"/>
              </w:rPr>
            </w:pPr>
            <w:r w:rsidRPr="000D21DF">
              <w:rPr>
                <w:rFonts w:ascii="Times New Roman" w:hAnsi="Times New Roman" w:cs="Times New Roman"/>
              </w:rPr>
              <w:t xml:space="preserve">Система відкриває повноекранний </w:t>
            </w:r>
            <w:proofErr w:type="spellStart"/>
            <w:r w:rsidRPr="000D21DF">
              <w:rPr>
                <w:rFonts w:ascii="Times New Roman" w:hAnsi="Times New Roman" w:cs="Times New Roman"/>
              </w:rPr>
              <w:t>відеоплеєр</w:t>
            </w:r>
            <w:proofErr w:type="spellEnd"/>
            <w:r w:rsidRPr="000D21DF">
              <w:rPr>
                <w:rFonts w:ascii="Times New Roman" w:hAnsi="Times New Roman" w:cs="Times New Roman"/>
              </w:rPr>
              <w:t xml:space="preserve"> (або </w:t>
            </w:r>
            <w:proofErr w:type="spellStart"/>
            <w:r w:rsidRPr="000D21DF">
              <w:rPr>
                <w:rFonts w:ascii="Times New Roman" w:hAnsi="Times New Roman" w:cs="Times New Roman"/>
              </w:rPr>
              <w:t>inline</w:t>
            </w:r>
            <w:proofErr w:type="spellEnd"/>
            <w:r w:rsidRPr="000D21DF">
              <w:rPr>
                <w:rFonts w:ascii="Times New Roman" w:hAnsi="Times New Roman" w:cs="Times New Roman"/>
              </w:rPr>
              <w:t xml:space="preserve"> плеєр залежно від налаштувань користувача)</w:t>
            </w:r>
          </w:p>
          <w:p w14:paraId="2DE1B960" w14:textId="6AC18B5B" w:rsidR="000D21DF" w:rsidRPr="000D21DF" w:rsidRDefault="0000231F" w:rsidP="000D21DF">
            <w:pPr>
              <w:pStyle w:val="a9"/>
              <w:numPr>
                <w:ilvl w:val="0"/>
                <w:numId w:val="140"/>
              </w:numPr>
              <w:spacing w:line="240" w:lineRule="auto"/>
              <w:ind w:left="380"/>
              <w:jc w:val="both"/>
              <w:rPr>
                <w:rFonts w:ascii="Times New Roman" w:hAnsi="Times New Roman" w:cs="Times New Roman"/>
                <w:lang w:val="en-US"/>
              </w:rPr>
            </w:pPr>
            <w:r w:rsidRPr="000D21DF">
              <w:rPr>
                <w:rFonts w:ascii="Times New Roman" w:hAnsi="Times New Roman" w:cs="Times New Roman"/>
              </w:rPr>
              <w:t xml:space="preserve">Система завантажує </w:t>
            </w:r>
            <w:proofErr w:type="spellStart"/>
            <w:r w:rsidRPr="000D21DF">
              <w:rPr>
                <w:rFonts w:ascii="Times New Roman" w:hAnsi="Times New Roman" w:cs="Times New Roman"/>
              </w:rPr>
              <w:t>відеоконтент</w:t>
            </w:r>
            <w:proofErr w:type="spellEnd"/>
            <w:r w:rsidRPr="000D21DF">
              <w:rPr>
                <w:rFonts w:ascii="Times New Roman" w:hAnsi="Times New Roman" w:cs="Times New Roman"/>
              </w:rPr>
              <w:t xml:space="preserve"> з CDN у найвищій доступній якості згідно US 7 (критерій 1): 4K (2160p) для преміум підписки та підтримуючих пристроїв, </w:t>
            </w:r>
            <w:proofErr w:type="spellStart"/>
            <w:r w:rsidRPr="000D21DF">
              <w:rPr>
                <w:rFonts w:ascii="Times New Roman" w:hAnsi="Times New Roman" w:cs="Times New Roman"/>
              </w:rPr>
              <w:t>Full</w:t>
            </w:r>
            <w:proofErr w:type="spellEnd"/>
            <w:r w:rsidRPr="000D21DF">
              <w:rPr>
                <w:rFonts w:ascii="Times New Roman" w:hAnsi="Times New Roman" w:cs="Times New Roman"/>
              </w:rPr>
              <w:t xml:space="preserve"> HD (1080p) для стандартної підписки, HD (720p) як мінімум гарантована якість</w:t>
            </w:r>
          </w:p>
          <w:p w14:paraId="3495E223" w14:textId="0E98D6D7" w:rsidR="000D21DF" w:rsidRPr="000D21DF" w:rsidRDefault="0000231F" w:rsidP="000D21DF">
            <w:pPr>
              <w:pStyle w:val="a9"/>
              <w:numPr>
                <w:ilvl w:val="0"/>
                <w:numId w:val="140"/>
              </w:numPr>
              <w:spacing w:line="240" w:lineRule="auto"/>
              <w:ind w:left="380"/>
              <w:jc w:val="both"/>
              <w:rPr>
                <w:rFonts w:ascii="Times New Roman" w:hAnsi="Times New Roman" w:cs="Times New Roman"/>
                <w:lang w:val="en-US"/>
              </w:rPr>
            </w:pPr>
            <w:r w:rsidRPr="000D21DF">
              <w:rPr>
                <w:rFonts w:ascii="Times New Roman" w:hAnsi="Times New Roman" w:cs="Times New Roman"/>
              </w:rPr>
              <w:t xml:space="preserve">Система використовує </w:t>
            </w:r>
            <w:proofErr w:type="spellStart"/>
            <w:r w:rsidRPr="000D21DF">
              <w:rPr>
                <w:rFonts w:ascii="Times New Roman" w:hAnsi="Times New Roman" w:cs="Times New Roman"/>
              </w:rPr>
              <w:t>adaptive</w:t>
            </w:r>
            <w:proofErr w:type="spellEnd"/>
            <w:r w:rsidRPr="000D21DF">
              <w:rPr>
                <w:rFonts w:ascii="Times New Roman" w:hAnsi="Times New Roman" w:cs="Times New Roman"/>
              </w:rPr>
              <w:t xml:space="preserve"> </w:t>
            </w:r>
            <w:proofErr w:type="spellStart"/>
            <w:r w:rsidRPr="000D21DF">
              <w:rPr>
                <w:rFonts w:ascii="Times New Roman" w:hAnsi="Times New Roman" w:cs="Times New Roman"/>
              </w:rPr>
              <w:t>bitrate</w:t>
            </w:r>
            <w:proofErr w:type="spellEnd"/>
            <w:r w:rsidRPr="000D21DF">
              <w:rPr>
                <w:rFonts w:ascii="Times New Roman" w:hAnsi="Times New Roman" w:cs="Times New Roman"/>
              </w:rPr>
              <w:t xml:space="preserve"> </w:t>
            </w:r>
            <w:proofErr w:type="spellStart"/>
            <w:r w:rsidRPr="000D21DF">
              <w:rPr>
                <w:rFonts w:ascii="Times New Roman" w:hAnsi="Times New Roman" w:cs="Times New Roman"/>
              </w:rPr>
              <w:t>streaming</w:t>
            </w:r>
            <w:proofErr w:type="spellEnd"/>
            <w:r w:rsidRPr="000D21DF">
              <w:rPr>
                <w:rFonts w:ascii="Times New Roman" w:hAnsi="Times New Roman" w:cs="Times New Roman"/>
              </w:rPr>
              <w:t xml:space="preserve"> (HLS або DASH протокол) згідно </w:t>
            </w:r>
            <w:proofErr w:type="spellStart"/>
            <w:r w:rsidRPr="000D21DF">
              <w:rPr>
                <w:rFonts w:ascii="Times New Roman" w:hAnsi="Times New Roman" w:cs="Times New Roman"/>
              </w:rPr>
              <w:t>залежностей</w:t>
            </w:r>
            <w:proofErr w:type="spellEnd"/>
            <w:r w:rsidRPr="000D21DF">
              <w:rPr>
                <w:rFonts w:ascii="Times New Roman" w:hAnsi="Times New Roman" w:cs="Times New Roman"/>
              </w:rPr>
              <w:t xml:space="preserve"> US 7 для автоматичного налаштування якості згідно US 7 (критерій 2)</w:t>
            </w:r>
          </w:p>
          <w:p w14:paraId="3B903947" w14:textId="63542AC8" w:rsidR="000D21DF" w:rsidRPr="000D21DF" w:rsidRDefault="0000231F" w:rsidP="000D21DF">
            <w:pPr>
              <w:pStyle w:val="a9"/>
              <w:numPr>
                <w:ilvl w:val="0"/>
                <w:numId w:val="140"/>
              </w:numPr>
              <w:spacing w:line="240" w:lineRule="auto"/>
              <w:ind w:left="380"/>
              <w:jc w:val="both"/>
              <w:rPr>
                <w:rFonts w:ascii="Times New Roman" w:hAnsi="Times New Roman" w:cs="Times New Roman"/>
                <w:lang w:val="en-US"/>
              </w:rPr>
            </w:pPr>
            <w:r w:rsidRPr="000D21DF">
              <w:rPr>
                <w:rFonts w:ascii="Times New Roman" w:hAnsi="Times New Roman" w:cs="Times New Roman"/>
              </w:rPr>
              <w:t>Плеєр вимірює поточну швидкість інтернет-з'єднання користувача кожні 10 секунд</w:t>
            </w:r>
          </w:p>
          <w:p w14:paraId="7336DDC9" w14:textId="73DB0461" w:rsidR="000D21DF" w:rsidRPr="000D21DF" w:rsidRDefault="0000231F" w:rsidP="000D21DF">
            <w:pPr>
              <w:pStyle w:val="a9"/>
              <w:numPr>
                <w:ilvl w:val="0"/>
                <w:numId w:val="140"/>
              </w:numPr>
              <w:spacing w:line="240" w:lineRule="auto"/>
              <w:ind w:left="380"/>
              <w:jc w:val="both"/>
              <w:rPr>
                <w:rFonts w:ascii="Times New Roman" w:hAnsi="Times New Roman" w:cs="Times New Roman"/>
                <w:lang w:val="en-US"/>
              </w:rPr>
            </w:pPr>
            <w:r w:rsidRPr="000D21DF">
              <w:rPr>
                <w:rFonts w:ascii="Times New Roman" w:hAnsi="Times New Roman" w:cs="Times New Roman"/>
              </w:rPr>
              <w:t xml:space="preserve">Система автоматично адаптує якість відео на основі швидкості: швидкість &gt;25 </w:t>
            </w:r>
            <w:proofErr w:type="spellStart"/>
            <w:r w:rsidRPr="000D21DF">
              <w:rPr>
                <w:rFonts w:ascii="Times New Roman" w:hAnsi="Times New Roman" w:cs="Times New Roman"/>
              </w:rPr>
              <w:t>Mbps</w:t>
            </w:r>
            <w:proofErr w:type="spellEnd"/>
            <w:r w:rsidRPr="000D21DF">
              <w:rPr>
                <w:rFonts w:ascii="Times New Roman" w:hAnsi="Times New Roman" w:cs="Times New Roman"/>
              </w:rPr>
              <w:t xml:space="preserve"> → 4K, 10-25 </w:t>
            </w:r>
            <w:proofErr w:type="spellStart"/>
            <w:r w:rsidRPr="000D21DF">
              <w:rPr>
                <w:rFonts w:ascii="Times New Roman" w:hAnsi="Times New Roman" w:cs="Times New Roman"/>
              </w:rPr>
              <w:t>Mbps</w:t>
            </w:r>
            <w:proofErr w:type="spellEnd"/>
            <w:r w:rsidRPr="000D21DF">
              <w:rPr>
                <w:rFonts w:ascii="Times New Roman" w:hAnsi="Times New Roman" w:cs="Times New Roman"/>
              </w:rPr>
              <w:t xml:space="preserve"> → 1080p, 5-10 </w:t>
            </w:r>
            <w:proofErr w:type="spellStart"/>
            <w:r w:rsidRPr="000D21DF">
              <w:rPr>
                <w:rFonts w:ascii="Times New Roman" w:hAnsi="Times New Roman" w:cs="Times New Roman"/>
              </w:rPr>
              <w:t>Mbps</w:t>
            </w:r>
            <w:proofErr w:type="spellEnd"/>
            <w:r w:rsidRPr="000D21DF">
              <w:rPr>
                <w:rFonts w:ascii="Times New Roman" w:hAnsi="Times New Roman" w:cs="Times New Roman"/>
              </w:rPr>
              <w:t xml:space="preserve"> → 720p, &lt;5 </w:t>
            </w:r>
            <w:proofErr w:type="spellStart"/>
            <w:r w:rsidRPr="000D21DF">
              <w:rPr>
                <w:rFonts w:ascii="Times New Roman" w:hAnsi="Times New Roman" w:cs="Times New Roman"/>
              </w:rPr>
              <w:t>Mbps</w:t>
            </w:r>
            <w:proofErr w:type="spellEnd"/>
            <w:r w:rsidRPr="000D21DF">
              <w:rPr>
                <w:rFonts w:ascii="Times New Roman" w:hAnsi="Times New Roman" w:cs="Times New Roman"/>
              </w:rPr>
              <w:t xml:space="preserve"> → 480p або нижче</w:t>
            </w:r>
          </w:p>
          <w:p w14:paraId="6B9BCE80" w14:textId="73AF5806" w:rsidR="000D21DF" w:rsidRPr="000D21DF" w:rsidRDefault="0000231F" w:rsidP="000D21DF">
            <w:pPr>
              <w:pStyle w:val="a9"/>
              <w:numPr>
                <w:ilvl w:val="0"/>
                <w:numId w:val="140"/>
              </w:numPr>
              <w:spacing w:line="240" w:lineRule="auto"/>
              <w:ind w:left="380"/>
              <w:jc w:val="both"/>
              <w:rPr>
                <w:rFonts w:ascii="Times New Roman" w:hAnsi="Times New Roman" w:cs="Times New Roman"/>
                <w:lang w:val="en-US"/>
              </w:rPr>
            </w:pPr>
            <w:r w:rsidRPr="000D21DF">
              <w:rPr>
                <w:rFonts w:ascii="Times New Roman" w:hAnsi="Times New Roman" w:cs="Times New Roman"/>
              </w:rPr>
              <w:t>Відтворення починається з обраної позиції (початок або збережений прогрес)</w:t>
            </w:r>
          </w:p>
          <w:p w14:paraId="7A6C3AD4" w14:textId="0959A797" w:rsidR="000D21DF" w:rsidRPr="000D21DF" w:rsidRDefault="0000231F" w:rsidP="000D21DF">
            <w:pPr>
              <w:pStyle w:val="a9"/>
              <w:numPr>
                <w:ilvl w:val="0"/>
                <w:numId w:val="140"/>
              </w:numPr>
              <w:spacing w:line="240" w:lineRule="auto"/>
              <w:ind w:left="380"/>
              <w:jc w:val="both"/>
              <w:rPr>
                <w:rFonts w:ascii="Times New Roman" w:hAnsi="Times New Roman" w:cs="Times New Roman"/>
                <w:lang w:val="en-US"/>
              </w:rPr>
            </w:pPr>
            <w:r w:rsidRPr="000D21DF">
              <w:rPr>
                <w:rFonts w:ascii="Times New Roman" w:hAnsi="Times New Roman" w:cs="Times New Roman"/>
              </w:rPr>
              <w:t xml:space="preserve">Система відображає повноцінні </w:t>
            </w:r>
            <w:proofErr w:type="spellStart"/>
            <w:r w:rsidRPr="000D21DF">
              <w:rPr>
                <w:rFonts w:ascii="Times New Roman" w:hAnsi="Times New Roman" w:cs="Times New Roman"/>
              </w:rPr>
              <w:t>controls</w:t>
            </w:r>
            <w:proofErr w:type="spellEnd"/>
            <w:r w:rsidRPr="000D21DF">
              <w:rPr>
                <w:rFonts w:ascii="Times New Roman" w:hAnsi="Times New Roman" w:cs="Times New Roman"/>
              </w:rPr>
              <w:t xml:space="preserve"> плеєра: </w:t>
            </w:r>
            <w:proofErr w:type="spellStart"/>
            <w:r w:rsidRPr="000D21DF">
              <w:rPr>
                <w:rFonts w:ascii="Times New Roman" w:hAnsi="Times New Roman" w:cs="Times New Roman"/>
              </w:rPr>
              <w:t>play</w:t>
            </w:r>
            <w:proofErr w:type="spellEnd"/>
            <w:r w:rsidRPr="000D21DF">
              <w:rPr>
                <w:rFonts w:ascii="Times New Roman" w:hAnsi="Times New Roman" w:cs="Times New Roman"/>
              </w:rPr>
              <w:t>/</w:t>
            </w:r>
            <w:proofErr w:type="spellStart"/>
            <w:r w:rsidRPr="000D21DF">
              <w:rPr>
                <w:rFonts w:ascii="Times New Roman" w:hAnsi="Times New Roman" w:cs="Times New Roman"/>
              </w:rPr>
              <w:t>pause</w:t>
            </w:r>
            <w:proofErr w:type="spellEnd"/>
            <w:r w:rsidRPr="000D21DF">
              <w:rPr>
                <w:rFonts w:ascii="Times New Roman" w:hAnsi="Times New Roman" w:cs="Times New Roman"/>
              </w:rPr>
              <w:t xml:space="preserve">, </w:t>
            </w:r>
            <w:proofErr w:type="spellStart"/>
            <w:r w:rsidRPr="000D21DF">
              <w:rPr>
                <w:rFonts w:ascii="Times New Roman" w:hAnsi="Times New Roman" w:cs="Times New Roman"/>
              </w:rPr>
              <w:t>timeline</w:t>
            </w:r>
            <w:proofErr w:type="spellEnd"/>
            <w:r w:rsidRPr="000D21DF">
              <w:rPr>
                <w:rFonts w:ascii="Times New Roman" w:hAnsi="Times New Roman" w:cs="Times New Roman"/>
              </w:rPr>
              <w:t xml:space="preserve"> з </w:t>
            </w:r>
            <w:proofErr w:type="spellStart"/>
            <w:r w:rsidRPr="000D21DF">
              <w:rPr>
                <w:rFonts w:ascii="Times New Roman" w:hAnsi="Times New Roman" w:cs="Times New Roman"/>
              </w:rPr>
              <w:t>thumbnails</w:t>
            </w:r>
            <w:proofErr w:type="spellEnd"/>
            <w:r w:rsidRPr="000D21DF">
              <w:rPr>
                <w:rFonts w:ascii="Times New Roman" w:hAnsi="Times New Roman" w:cs="Times New Roman"/>
              </w:rPr>
              <w:t xml:space="preserve"> </w:t>
            </w:r>
            <w:proofErr w:type="spellStart"/>
            <w:r w:rsidRPr="000D21DF">
              <w:rPr>
                <w:rFonts w:ascii="Times New Roman" w:hAnsi="Times New Roman" w:cs="Times New Roman"/>
              </w:rPr>
              <w:t>preview</w:t>
            </w:r>
            <w:proofErr w:type="spellEnd"/>
            <w:r w:rsidRPr="000D21DF">
              <w:rPr>
                <w:rFonts w:ascii="Times New Roman" w:hAnsi="Times New Roman" w:cs="Times New Roman"/>
              </w:rPr>
              <w:t xml:space="preserve">, </w:t>
            </w:r>
            <w:proofErr w:type="spellStart"/>
            <w:r w:rsidRPr="000D21DF">
              <w:rPr>
                <w:rFonts w:ascii="Times New Roman" w:hAnsi="Times New Roman" w:cs="Times New Roman"/>
              </w:rPr>
              <w:t>volume</w:t>
            </w:r>
            <w:proofErr w:type="spellEnd"/>
            <w:r w:rsidRPr="000D21DF">
              <w:rPr>
                <w:rFonts w:ascii="Times New Roman" w:hAnsi="Times New Roman" w:cs="Times New Roman"/>
              </w:rPr>
              <w:t xml:space="preserve"> </w:t>
            </w:r>
            <w:proofErr w:type="spellStart"/>
            <w:r w:rsidRPr="000D21DF">
              <w:rPr>
                <w:rFonts w:ascii="Times New Roman" w:hAnsi="Times New Roman" w:cs="Times New Roman"/>
              </w:rPr>
              <w:t>control</w:t>
            </w:r>
            <w:proofErr w:type="spellEnd"/>
            <w:r w:rsidRPr="000D21DF">
              <w:rPr>
                <w:rFonts w:ascii="Times New Roman" w:hAnsi="Times New Roman" w:cs="Times New Roman"/>
              </w:rPr>
              <w:t>, якість відео (</w:t>
            </w:r>
            <w:proofErr w:type="spellStart"/>
            <w:r w:rsidRPr="000D21DF">
              <w:rPr>
                <w:rFonts w:ascii="Times New Roman" w:hAnsi="Times New Roman" w:cs="Times New Roman"/>
              </w:rPr>
              <w:t>manual</w:t>
            </w:r>
            <w:proofErr w:type="spellEnd"/>
            <w:r w:rsidRPr="000D21DF">
              <w:rPr>
                <w:rFonts w:ascii="Times New Roman" w:hAnsi="Times New Roman" w:cs="Times New Roman"/>
              </w:rPr>
              <w:t xml:space="preserve"> </w:t>
            </w:r>
            <w:proofErr w:type="spellStart"/>
            <w:r w:rsidRPr="000D21DF">
              <w:rPr>
                <w:rFonts w:ascii="Times New Roman" w:hAnsi="Times New Roman" w:cs="Times New Roman"/>
              </w:rPr>
              <w:t>override</w:t>
            </w:r>
            <w:proofErr w:type="spellEnd"/>
            <w:r w:rsidRPr="000D21DF">
              <w:rPr>
                <w:rFonts w:ascii="Times New Roman" w:hAnsi="Times New Roman" w:cs="Times New Roman"/>
              </w:rPr>
              <w:t xml:space="preserve">), </w:t>
            </w:r>
            <w:proofErr w:type="spellStart"/>
            <w:r w:rsidRPr="000D21DF">
              <w:rPr>
                <w:rFonts w:ascii="Times New Roman" w:hAnsi="Times New Roman" w:cs="Times New Roman"/>
              </w:rPr>
              <w:t>аудіодоріжки</w:t>
            </w:r>
            <w:proofErr w:type="spellEnd"/>
            <w:r w:rsidRPr="000D21DF">
              <w:rPr>
                <w:rFonts w:ascii="Times New Roman" w:hAnsi="Times New Roman" w:cs="Times New Roman"/>
              </w:rPr>
              <w:t xml:space="preserve"> (вибір мови озвучення), субтитри (вибір мови), швидкість відтворення (0.5x, 0.75x, 1x, 1.25x, 1.5x, 2x), повноекранний режим, </w:t>
            </w:r>
            <w:proofErr w:type="spellStart"/>
            <w:r w:rsidRPr="000D21DF">
              <w:rPr>
                <w:rFonts w:ascii="Times New Roman" w:hAnsi="Times New Roman" w:cs="Times New Roman"/>
              </w:rPr>
              <w:t>picture-in-picture</w:t>
            </w:r>
            <w:proofErr w:type="spellEnd"/>
            <w:r w:rsidRPr="000D21DF">
              <w:rPr>
                <w:rFonts w:ascii="Times New Roman" w:hAnsi="Times New Roman" w:cs="Times New Roman"/>
              </w:rPr>
              <w:t xml:space="preserve"> (PIP), наступний епізод (для серіалів)</w:t>
            </w:r>
          </w:p>
          <w:p w14:paraId="69FEC8A0" w14:textId="61A41554" w:rsidR="000D21DF" w:rsidRPr="000D21DF" w:rsidRDefault="0000231F" w:rsidP="000D21DF">
            <w:pPr>
              <w:pStyle w:val="a9"/>
              <w:numPr>
                <w:ilvl w:val="0"/>
                <w:numId w:val="140"/>
              </w:numPr>
              <w:spacing w:line="240" w:lineRule="auto"/>
              <w:ind w:left="380"/>
              <w:jc w:val="both"/>
              <w:rPr>
                <w:rFonts w:ascii="Times New Roman" w:hAnsi="Times New Roman" w:cs="Times New Roman"/>
                <w:lang w:val="en-US"/>
              </w:rPr>
            </w:pPr>
            <w:r w:rsidRPr="000D21DF">
              <w:rPr>
                <w:rFonts w:ascii="Times New Roman" w:hAnsi="Times New Roman" w:cs="Times New Roman"/>
              </w:rPr>
              <w:t xml:space="preserve">Під час перегляду система автоматично зберігає прогрес кожні 10 секунд у сервіс синхронізації згідно US 7 (критерій 3): </w:t>
            </w:r>
            <w:proofErr w:type="spellStart"/>
            <w:r w:rsidRPr="000D21DF">
              <w:rPr>
                <w:rFonts w:ascii="Times New Roman" w:hAnsi="Times New Roman" w:cs="Times New Roman"/>
              </w:rPr>
              <w:t>user_id</w:t>
            </w:r>
            <w:proofErr w:type="spellEnd"/>
            <w:r w:rsidRPr="000D21DF">
              <w:rPr>
                <w:rFonts w:ascii="Times New Roman" w:hAnsi="Times New Roman" w:cs="Times New Roman"/>
              </w:rPr>
              <w:t xml:space="preserve">, </w:t>
            </w:r>
            <w:proofErr w:type="spellStart"/>
            <w:r w:rsidRPr="000D21DF">
              <w:rPr>
                <w:rFonts w:ascii="Times New Roman" w:hAnsi="Times New Roman" w:cs="Times New Roman"/>
              </w:rPr>
              <w:t>content_id</w:t>
            </w:r>
            <w:proofErr w:type="spellEnd"/>
            <w:r w:rsidRPr="000D21DF">
              <w:rPr>
                <w:rFonts w:ascii="Times New Roman" w:hAnsi="Times New Roman" w:cs="Times New Roman"/>
              </w:rPr>
              <w:t xml:space="preserve">, </w:t>
            </w:r>
            <w:proofErr w:type="spellStart"/>
            <w:r w:rsidRPr="000D21DF">
              <w:rPr>
                <w:rFonts w:ascii="Times New Roman" w:hAnsi="Times New Roman" w:cs="Times New Roman"/>
              </w:rPr>
              <w:t>episode_id</w:t>
            </w:r>
            <w:proofErr w:type="spellEnd"/>
            <w:r w:rsidRPr="000D21DF">
              <w:rPr>
                <w:rFonts w:ascii="Times New Roman" w:hAnsi="Times New Roman" w:cs="Times New Roman"/>
              </w:rPr>
              <w:t xml:space="preserve"> (для серіалів), позиція відтворення (</w:t>
            </w:r>
            <w:proofErr w:type="spellStart"/>
            <w:r w:rsidRPr="000D21DF">
              <w:rPr>
                <w:rFonts w:ascii="Times New Roman" w:hAnsi="Times New Roman" w:cs="Times New Roman"/>
              </w:rPr>
              <w:t>timestamp</w:t>
            </w:r>
            <w:proofErr w:type="spellEnd"/>
            <w:r w:rsidRPr="000D21DF">
              <w:rPr>
                <w:rFonts w:ascii="Times New Roman" w:hAnsi="Times New Roman" w:cs="Times New Roman"/>
              </w:rPr>
              <w:t xml:space="preserve">), загальна </w:t>
            </w:r>
            <w:r w:rsidRPr="000D21DF">
              <w:rPr>
                <w:rFonts w:ascii="Times New Roman" w:hAnsi="Times New Roman" w:cs="Times New Roman"/>
              </w:rPr>
              <w:lastRenderedPageBreak/>
              <w:t xml:space="preserve">тривалість, </w:t>
            </w:r>
            <w:proofErr w:type="spellStart"/>
            <w:r w:rsidRPr="000D21DF">
              <w:rPr>
                <w:rFonts w:ascii="Times New Roman" w:hAnsi="Times New Roman" w:cs="Times New Roman"/>
              </w:rPr>
              <w:t>timestamp</w:t>
            </w:r>
            <w:proofErr w:type="spellEnd"/>
            <w:r w:rsidRPr="000D21DF">
              <w:rPr>
                <w:rFonts w:ascii="Times New Roman" w:hAnsi="Times New Roman" w:cs="Times New Roman"/>
              </w:rPr>
              <w:t xml:space="preserve"> останнього оновлення, </w:t>
            </w:r>
            <w:proofErr w:type="spellStart"/>
            <w:r w:rsidRPr="000D21DF">
              <w:rPr>
                <w:rFonts w:ascii="Times New Roman" w:hAnsi="Times New Roman" w:cs="Times New Roman"/>
              </w:rPr>
              <w:t>device_info</w:t>
            </w:r>
            <w:proofErr w:type="spellEnd"/>
          </w:p>
          <w:p w14:paraId="1998C885" w14:textId="1F436322" w:rsidR="000D21DF" w:rsidRPr="000D21DF" w:rsidRDefault="0000231F" w:rsidP="000D21DF">
            <w:pPr>
              <w:pStyle w:val="a9"/>
              <w:numPr>
                <w:ilvl w:val="0"/>
                <w:numId w:val="140"/>
              </w:numPr>
              <w:spacing w:line="240" w:lineRule="auto"/>
              <w:ind w:left="380"/>
              <w:jc w:val="both"/>
              <w:rPr>
                <w:rFonts w:ascii="Times New Roman" w:hAnsi="Times New Roman" w:cs="Times New Roman"/>
                <w:lang w:val="en-US"/>
              </w:rPr>
            </w:pPr>
            <w:r w:rsidRPr="000D21DF">
              <w:rPr>
                <w:rFonts w:ascii="Times New Roman" w:hAnsi="Times New Roman" w:cs="Times New Roman"/>
              </w:rPr>
              <w:t xml:space="preserve">Якщо користувач переглядає серіал та досягає кінця епізоду: система показує </w:t>
            </w:r>
            <w:proofErr w:type="spellStart"/>
            <w:r w:rsidRPr="000D21DF">
              <w:rPr>
                <w:rFonts w:ascii="Times New Roman" w:hAnsi="Times New Roman" w:cs="Times New Roman"/>
              </w:rPr>
              <w:t>countdown</w:t>
            </w:r>
            <w:proofErr w:type="spellEnd"/>
            <w:r w:rsidRPr="000D21DF">
              <w:rPr>
                <w:rFonts w:ascii="Times New Roman" w:hAnsi="Times New Roman" w:cs="Times New Roman"/>
              </w:rPr>
              <w:t xml:space="preserve"> (10 секунд) з </w:t>
            </w:r>
            <w:proofErr w:type="spellStart"/>
            <w:r w:rsidRPr="000D21DF">
              <w:rPr>
                <w:rFonts w:ascii="Times New Roman" w:hAnsi="Times New Roman" w:cs="Times New Roman"/>
              </w:rPr>
              <w:t>overlay</w:t>
            </w:r>
            <w:proofErr w:type="spellEnd"/>
            <w:r w:rsidRPr="000D21DF">
              <w:rPr>
                <w:rFonts w:ascii="Times New Roman" w:hAnsi="Times New Roman" w:cs="Times New Roman"/>
              </w:rPr>
              <w:t xml:space="preserve"> "Наступний епізод: [назва]", автоматично запускає наступний епізод після </w:t>
            </w:r>
            <w:proofErr w:type="spellStart"/>
            <w:r w:rsidRPr="000D21DF">
              <w:rPr>
                <w:rFonts w:ascii="Times New Roman" w:hAnsi="Times New Roman" w:cs="Times New Roman"/>
              </w:rPr>
              <w:t>countdown</w:t>
            </w:r>
            <w:proofErr w:type="spellEnd"/>
            <w:r w:rsidRPr="000D21DF">
              <w:rPr>
                <w:rFonts w:ascii="Times New Roman" w:hAnsi="Times New Roman" w:cs="Times New Roman"/>
              </w:rPr>
              <w:t xml:space="preserve"> або користувач може скасувати </w:t>
            </w:r>
            <w:proofErr w:type="spellStart"/>
            <w:r w:rsidRPr="000D21DF">
              <w:rPr>
                <w:rFonts w:ascii="Times New Roman" w:hAnsi="Times New Roman" w:cs="Times New Roman"/>
              </w:rPr>
              <w:t>autoplay</w:t>
            </w:r>
            <w:proofErr w:type="spellEnd"/>
          </w:p>
          <w:p w14:paraId="2AFF80EF" w14:textId="0EE34241" w:rsidR="000D21DF" w:rsidRPr="000D21DF" w:rsidRDefault="0000231F" w:rsidP="000D21DF">
            <w:pPr>
              <w:pStyle w:val="a9"/>
              <w:numPr>
                <w:ilvl w:val="0"/>
                <w:numId w:val="140"/>
              </w:numPr>
              <w:spacing w:line="240" w:lineRule="auto"/>
              <w:ind w:left="380"/>
              <w:jc w:val="both"/>
              <w:rPr>
                <w:rFonts w:ascii="Times New Roman" w:hAnsi="Times New Roman" w:cs="Times New Roman"/>
                <w:lang w:val="en-US"/>
              </w:rPr>
            </w:pPr>
            <w:r w:rsidRPr="000D21DF">
              <w:rPr>
                <w:rFonts w:ascii="Times New Roman" w:hAnsi="Times New Roman" w:cs="Times New Roman"/>
              </w:rPr>
              <w:t xml:space="preserve">Коли фільм/епізод закінчується: система показує </w:t>
            </w:r>
            <w:proofErr w:type="spellStart"/>
            <w:r w:rsidRPr="000D21DF">
              <w:rPr>
                <w:rFonts w:ascii="Times New Roman" w:hAnsi="Times New Roman" w:cs="Times New Roman"/>
              </w:rPr>
              <w:t>credits</w:t>
            </w:r>
            <w:proofErr w:type="spellEnd"/>
            <w:r w:rsidRPr="000D21DF">
              <w:rPr>
                <w:rFonts w:ascii="Times New Roman" w:hAnsi="Times New Roman" w:cs="Times New Roman"/>
              </w:rPr>
              <w:t xml:space="preserve"> (титри) з можливістю </w:t>
            </w:r>
            <w:proofErr w:type="spellStart"/>
            <w:r w:rsidRPr="000D21DF">
              <w:rPr>
                <w:rFonts w:ascii="Times New Roman" w:hAnsi="Times New Roman" w:cs="Times New Roman"/>
              </w:rPr>
              <w:t>skip</w:t>
            </w:r>
            <w:proofErr w:type="spellEnd"/>
            <w:r w:rsidRPr="000D21DF">
              <w:rPr>
                <w:rFonts w:ascii="Times New Roman" w:hAnsi="Times New Roman" w:cs="Times New Roman"/>
              </w:rPr>
              <w:t>, відображає екран завершення з опціями: "Дивитися схожі", "Оцінити та залишити відгук", "Додати до списку", "Повернутися до каталогу"</w:t>
            </w:r>
          </w:p>
          <w:p w14:paraId="745156D4" w14:textId="27022517" w:rsidR="000D21DF" w:rsidRPr="000D21DF" w:rsidRDefault="0000231F" w:rsidP="000D21DF">
            <w:pPr>
              <w:pStyle w:val="a9"/>
              <w:numPr>
                <w:ilvl w:val="0"/>
                <w:numId w:val="140"/>
              </w:numPr>
              <w:spacing w:line="240" w:lineRule="auto"/>
              <w:ind w:left="380"/>
              <w:jc w:val="both"/>
              <w:rPr>
                <w:rFonts w:ascii="Times New Roman" w:hAnsi="Times New Roman" w:cs="Times New Roman"/>
                <w:lang w:val="en-US"/>
              </w:rPr>
            </w:pPr>
            <w:r w:rsidRPr="000D21DF">
              <w:rPr>
                <w:rFonts w:ascii="Times New Roman" w:hAnsi="Times New Roman" w:cs="Times New Roman"/>
              </w:rPr>
              <w:t>Система оновлює історію переглядів користувача, позначаючи контент як "Переглянуто"</w:t>
            </w:r>
          </w:p>
          <w:p w14:paraId="259B5C85" w14:textId="0548A5D0" w:rsidR="0000231F" w:rsidRPr="000D21DF" w:rsidRDefault="0000231F" w:rsidP="000D21DF">
            <w:pPr>
              <w:pStyle w:val="a9"/>
              <w:numPr>
                <w:ilvl w:val="0"/>
                <w:numId w:val="140"/>
              </w:numPr>
              <w:spacing w:line="240" w:lineRule="auto"/>
              <w:ind w:left="380"/>
              <w:jc w:val="both"/>
              <w:rPr>
                <w:rFonts w:ascii="Times New Roman" w:hAnsi="Times New Roman" w:cs="Times New Roman"/>
              </w:rPr>
            </w:pPr>
            <w:r w:rsidRPr="000D21DF">
              <w:rPr>
                <w:rFonts w:ascii="Times New Roman" w:hAnsi="Times New Roman" w:cs="Times New Roman"/>
              </w:rPr>
              <w:t xml:space="preserve">Система </w:t>
            </w:r>
            <w:proofErr w:type="spellStart"/>
            <w:r w:rsidRPr="000D21DF">
              <w:rPr>
                <w:rFonts w:ascii="Times New Roman" w:hAnsi="Times New Roman" w:cs="Times New Roman"/>
              </w:rPr>
              <w:t>логує</w:t>
            </w:r>
            <w:proofErr w:type="spellEnd"/>
            <w:r w:rsidRPr="000D21DF">
              <w:rPr>
                <w:rFonts w:ascii="Times New Roman" w:hAnsi="Times New Roman" w:cs="Times New Roman"/>
              </w:rPr>
              <w:t xml:space="preserve"> сесію перегляду для аналітики: тривалість перегляду, чи був переглянутий до кінця, середня якість відео, частота </w:t>
            </w:r>
            <w:proofErr w:type="spellStart"/>
            <w:r w:rsidRPr="000D21DF">
              <w:rPr>
                <w:rFonts w:ascii="Times New Roman" w:hAnsi="Times New Roman" w:cs="Times New Roman"/>
              </w:rPr>
              <w:t>buffering</w:t>
            </w:r>
            <w:proofErr w:type="spellEnd"/>
          </w:p>
        </w:tc>
      </w:tr>
      <w:tr w:rsidR="0000231F" w:rsidRPr="000311AE" w14:paraId="01C9A812" w14:textId="77777777" w:rsidTr="00271F70">
        <w:tc>
          <w:tcPr>
            <w:tcW w:w="0" w:type="auto"/>
            <w:hideMark/>
          </w:tcPr>
          <w:p w14:paraId="311CD982"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lastRenderedPageBreak/>
              <w:t>Альтернативні сценарії</w:t>
            </w:r>
          </w:p>
        </w:tc>
        <w:tc>
          <w:tcPr>
            <w:tcW w:w="0" w:type="auto"/>
            <w:hideMark/>
          </w:tcPr>
          <w:p w14:paraId="64AF78F4" w14:textId="3AC0081A" w:rsidR="001C3E01" w:rsidRDefault="0000231F" w:rsidP="001C3E01">
            <w:pPr>
              <w:spacing w:after="0" w:line="240" w:lineRule="auto"/>
              <w:jc w:val="both"/>
              <w:rPr>
                <w:rFonts w:ascii="Times New Roman" w:hAnsi="Times New Roman" w:cs="Times New Roman"/>
                <w:lang w:val="en-US"/>
              </w:rPr>
            </w:pPr>
            <w:r w:rsidRPr="000311AE">
              <w:rPr>
                <w:rFonts w:ascii="Times New Roman" w:hAnsi="Times New Roman" w:cs="Times New Roman"/>
                <w:b/>
                <w:bCs/>
              </w:rPr>
              <w:t>А1: Продовження перегляду з іншого пристрою</w:t>
            </w:r>
          </w:p>
          <w:p w14:paraId="4499DF36" w14:textId="10E6E375" w:rsidR="001C3E01" w:rsidRPr="001C3E01" w:rsidRDefault="0000231F" w:rsidP="001C3E01">
            <w:pPr>
              <w:pStyle w:val="a9"/>
              <w:numPr>
                <w:ilvl w:val="0"/>
                <w:numId w:val="141"/>
              </w:numPr>
              <w:spacing w:line="240" w:lineRule="auto"/>
              <w:jc w:val="both"/>
              <w:rPr>
                <w:rFonts w:ascii="Times New Roman" w:hAnsi="Times New Roman" w:cs="Times New Roman"/>
                <w:lang w:val="en-US"/>
              </w:rPr>
            </w:pPr>
            <w:r w:rsidRPr="001C3E01">
              <w:rPr>
                <w:rFonts w:ascii="Times New Roman" w:hAnsi="Times New Roman" w:cs="Times New Roman"/>
              </w:rPr>
              <w:t>Користувач почав дивитися фільм на комп'ютері (</w:t>
            </w:r>
            <w:proofErr w:type="spellStart"/>
            <w:r w:rsidRPr="001C3E01">
              <w:rPr>
                <w:rFonts w:ascii="Times New Roman" w:hAnsi="Times New Roman" w:cs="Times New Roman"/>
              </w:rPr>
              <w:t>переглянуто</w:t>
            </w:r>
            <w:proofErr w:type="spellEnd"/>
            <w:r w:rsidRPr="001C3E01">
              <w:rPr>
                <w:rFonts w:ascii="Times New Roman" w:hAnsi="Times New Roman" w:cs="Times New Roman"/>
              </w:rPr>
              <w:t xml:space="preserve"> до 1:15:00)</w:t>
            </w:r>
          </w:p>
          <w:p w14:paraId="479281D7" w14:textId="0A70C20B" w:rsidR="001C3E01" w:rsidRPr="001C3E01" w:rsidRDefault="0000231F" w:rsidP="001C3E01">
            <w:pPr>
              <w:pStyle w:val="a9"/>
              <w:numPr>
                <w:ilvl w:val="0"/>
                <w:numId w:val="141"/>
              </w:numPr>
              <w:spacing w:line="240" w:lineRule="auto"/>
              <w:jc w:val="both"/>
              <w:rPr>
                <w:rFonts w:ascii="Times New Roman" w:hAnsi="Times New Roman" w:cs="Times New Roman"/>
                <w:lang w:val="en-US"/>
              </w:rPr>
            </w:pPr>
            <w:r w:rsidRPr="001C3E01">
              <w:rPr>
                <w:rFonts w:ascii="Times New Roman" w:hAnsi="Times New Roman" w:cs="Times New Roman"/>
              </w:rPr>
              <w:t xml:space="preserve">Прогрес автоматично збережений у </w:t>
            </w:r>
            <w:proofErr w:type="spellStart"/>
            <w:r w:rsidRPr="001C3E01">
              <w:rPr>
                <w:rFonts w:ascii="Times New Roman" w:hAnsi="Times New Roman" w:cs="Times New Roman"/>
              </w:rPr>
              <w:t>cloud</w:t>
            </w:r>
            <w:proofErr w:type="spellEnd"/>
            <w:r w:rsidRPr="001C3E01">
              <w:rPr>
                <w:rFonts w:ascii="Times New Roman" w:hAnsi="Times New Roman" w:cs="Times New Roman"/>
              </w:rPr>
              <w:t xml:space="preserve"> сервісі згідно US 7 (критерій 3)</w:t>
            </w:r>
          </w:p>
          <w:p w14:paraId="3B467A64" w14:textId="533E2467" w:rsidR="001C3E01" w:rsidRPr="001C3E01" w:rsidRDefault="0000231F" w:rsidP="001C3E01">
            <w:pPr>
              <w:pStyle w:val="a9"/>
              <w:numPr>
                <w:ilvl w:val="0"/>
                <w:numId w:val="141"/>
              </w:numPr>
              <w:spacing w:line="240" w:lineRule="auto"/>
              <w:jc w:val="both"/>
              <w:rPr>
                <w:rFonts w:ascii="Times New Roman" w:hAnsi="Times New Roman" w:cs="Times New Roman"/>
                <w:lang w:val="en-US"/>
              </w:rPr>
            </w:pPr>
            <w:r w:rsidRPr="001C3E01">
              <w:rPr>
                <w:rFonts w:ascii="Times New Roman" w:hAnsi="Times New Roman" w:cs="Times New Roman"/>
              </w:rPr>
              <w:t>Користувач відкриває той самий фільм на планшеті або смартфоні</w:t>
            </w:r>
          </w:p>
          <w:p w14:paraId="28586E17" w14:textId="1C9FE076" w:rsidR="001C3E01" w:rsidRPr="001C3E01" w:rsidRDefault="0000231F" w:rsidP="001C3E01">
            <w:pPr>
              <w:pStyle w:val="a9"/>
              <w:numPr>
                <w:ilvl w:val="0"/>
                <w:numId w:val="141"/>
              </w:numPr>
              <w:spacing w:line="240" w:lineRule="auto"/>
              <w:jc w:val="both"/>
              <w:rPr>
                <w:rFonts w:ascii="Times New Roman" w:hAnsi="Times New Roman" w:cs="Times New Roman"/>
                <w:lang w:val="en-US"/>
              </w:rPr>
            </w:pPr>
            <w:r w:rsidRPr="001C3E01">
              <w:rPr>
                <w:rFonts w:ascii="Times New Roman" w:hAnsi="Times New Roman" w:cs="Times New Roman"/>
              </w:rPr>
              <w:t xml:space="preserve">На кроці 7: Система завантажує збережений прогрес з </w:t>
            </w:r>
            <w:proofErr w:type="spellStart"/>
            <w:r w:rsidRPr="001C3E01">
              <w:rPr>
                <w:rFonts w:ascii="Times New Roman" w:hAnsi="Times New Roman" w:cs="Times New Roman"/>
              </w:rPr>
              <w:t>cloud</w:t>
            </w:r>
            <w:proofErr w:type="spellEnd"/>
            <w:r w:rsidRPr="001C3E01">
              <w:rPr>
                <w:rFonts w:ascii="Times New Roman" w:hAnsi="Times New Roman" w:cs="Times New Roman"/>
              </w:rPr>
              <w:t xml:space="preserve"> (1:15:00)</w:t>
            </w:r>
          </w:p>
          <w:p w14:paraId="23134D56" w14:textId="4D91CFA5" w:rsidR="001C3E01" w:rsidRPr="001C3E01" w:rsidRDefault="0000231F" w:rsidP="001C3E01">
            <w:pPr>
              <w:pStyle w:val="a9"/>
              <w:numPr>
                <w:ilvl w:val="0"/>
                <w:numId w:val="141"/>
              </w:numPr>
              <w:spacing w:line="240" w:lineRule="auto"/>
              <w:jc w:val="both"/>
              <w:rPr>
                <w:rFonts w:ascii="Times New Roman" w:hAnsi="Times New Roman" w:cs="Times New Roman"/>
                <w:lang w:val="en-US"/>
              </w:rPr>
            </w:pPr>
            <w:r w:rsidRPr="001C3E01">
              <w:rPr>
                <w:rFonts w:ascii="Times New Roman" w:hAnsi="Times New Roman" w:cs="Times New Roman"/>
              </w:rPr>
              <w:t xml:space="preserve">Система показує </w:t>
            </w:r>
            <w:proofErr w:type="spellStart"/>
            <w:r w:rsidRPr="001C3E01">
              <w:rPr>
                <w:rFonts w:ascii="Times New Roman" w:hAnsi="Times New Roman" w:cs="Times New Roman"/>
              </w:rPr>
              <w:t>prompt</w:t>
            </w:r>
            <w:proofErr w:type="spellEnd"/>
            <w:r w:rsidRPr="001C3E01">
              <w:rPr>
                <w:rFonts w:ascii="Times New Roman" w:hAnsi="Times New Roman" w:cs="Times New Roman"/>
              </w:rPr>
              <w:t xml:space="preserve"> "Продовжити з 1:15:00 на [назва пристрою]?"</w:t>
            </w:r>
          </w:p>
          <w:p w14:paraId="0BA45966" w14:textId="16F87749" w:rsidR="001C3E01" w:rsidRPr="001C3E01" w:rsidRDefault="0000231F" w:rsidP="001C3E01">
            <w:pPr>
              <w:pStyle w:val="a9"/>
              <w:numPr>
                <w:ilvl w:val="0"/>
                <w:numId w:val="141"/>
              </w:numPr>
              <w:spacing w:line="240" w:lineRule="auto"/>
              <w:jc w:val="both"/>
              <w:rPr>
                <w:rFonts w:ascii="Times New Roman" w:hAnsi="Times New Roman" w:cs="Times New Roman"/>
                <w:lang w:val="en-US"/>
              </w:rPr>
            </w:pPr>
            <w:r w:rsidRPr="001C3E01">
              <w:rPr>
                <w:rFonts w:ascii="Times New Roman" w:hAnsi="Times New Roman" w:cs="Times New Roman"/>
              </w:rPr>
              <w:t>Користувач підтверджує</w:t>
            </w:r>
          </w:p>
          <w:p w14:paraId="5A28A4D8" w14:textId="69948D1F" w:rsidR="001C3E01" w:rsidRPr="001C3E01" w:rsidRDefault="0000231F" w:rsidP="001C3E01">
            <w:pPr>
              <w:pStyle w:val="a9"/>
              <w:numPr>
                <w:ilvl w:val="0"/>
                <w:numId w:val="141"/>
              </w:numPr>
              <w:spacing w:line="240" w:lineRule="auto"/>
              <w:jc w:val="both"/>
              <w:rPr>
                <w:rFonts w:ascii="Times New Roman" w:hAnsi="Times New Roman" w:cs="Times New Roman"/>
                <w:lang w:val="en-US"/>
              </w:rPr>
            </w:pPr>
            <w:r w:rsidRPr="001C3E01">
              <w:rPr>
                <w:rFonts w:ascii="Times New Roman" w:hAnsi="Times New Roman" w:cs="Times New Roman"/>
              </w:rPr>
              <w:t>Відтворення починається з синхронізованої позиції без втрати прогресу</w:t>
            </w:r>
          </w:p>
          <w:p w14:paraId="6D2706EE" w14:textId="685C1ACE" w:rsidR="001C3E01" w:rsidRPr="001C3E01" w:rsidRDefault="0000231F" w:rsidP="001C3E01">
            <w:pPr>
              <w:pStyle w:val="a9"/>
              <w:numPr>
                <w:ilvl w:val="0"/>
                <w:numId w:val="141"/>
              </w:numPr>
              <w:spacing w:line="240" w:lineRule="auto"/>
              <w:jc w:val="both"/>
              <w:rPr>
                <w:rFonts w:ascii="Times New Roman" w:hAnsi="Times New Roman" w:cs="Times New Roman"/>
                <w:lang w:val="en-US"/>
              </w:rPr>
            </w:pPr>
            <w:proofErr w:type="spellStart"/>
            <w:r w:rsidRPr="001C3E01">
              <w:rPr>
                <w:rFonts w:ascii="Times New Roman" w:hAnsi="Times New Roman" w:cs="Times New Roman"/>
              </w:rPr>
              <w:t>Use</w:t>
            </w:r>
            <w:proofErr w:type="spellEnd"/>
            <w:r w:rsidRPr="001C3E01">
              <w:rPr>
                <w:rFonts w:ascii="Times New Roman" w:hAnsi="Times New Roman" w:cs="Times New Roman"/>
              </w:rPr>
              <w:t xml:space="preserve"> </w:t>
            </w:r>
            <w:proofErr w:type="spellStart"/>
            <w:r w:rsidRPr="001C3E01">
              <w:rPr>
                <w:rFonts w:ascii="Times New Roman" w:hAnsi="Times New Roman" w:cs="Times New Roman"/>
              </w:rPr>
              <w:t>case</w:t>
            </w:r>
            <w:proofErr w:type="spellEnd"/>
            <w:r w:rsidRPr="001C3E01">
              <w:rPr>
                <w:rFonts w:ascii="Times New Roman" w:hAnsi="Times New Roman" w:cs="Times New Roman"/>
              </w:rPr>
              <w:t xml:space="preserve"> продовжується з синхронізованим прогресом</w:t>
            </w:r>
          </w:p>
          <w:p w14:paraId="11EFF3B3" w14:textId="45085EBB" w:rsidR="001C3E01" w:rsidRDefault="0000231F" w:rsidP="001C3E01">
            <w:pPr>
              <w:spacing w:after="0" w:line="240" w:lineRule="auto"/>
              <w:jc w:val="both"/>
              <w:rPr>
                <w:rFonts w:ascii="Times New Roman" w:hAnsi="Times New Roman" w:cs="Times New Roman"/>
                <w:lang w:val="en-US"/>
              </w:rPr>
            </w:pPr>
            <w:r w:rsidRPr="000311AE">
              <w:rPr>
                <w:rFonts w:ascii="Times New Roman" w:hAnsi="Times New Roman" w:cs="Times New Roman"/>
                <w:b/>
                <w:bCs/>
              </w:rPr>
              <w:t>А2: Ручна зміна якості відео</w:t>
            </w:r>
          </w:p>
          <w:p w14:paraId="41AE0007" w14:textId="30EA7B13" w:rsidR="001C3E01" w:rsidRPr="001C3E01" w:rsidRDefault="0000231F" w:rsidP="001C3E01">
            <w:pPr>
              <w:pStyle w:val="a9"/>
              <w:numPr>
                <w:ilvl w:val="0"/>
                <w:numId w:val="142"/>
              </w:numPr>
              <w:spacing w:line="240" w:lineRule="auto"/>
              <w:jc w:val="both"/>
              <w:rPr>
                <w:rFonts w:ascii="Times New Roman" w:hAnsi="Times New Roman" w:cs="Times New Roman"/>
                <w:lang w:val="en-US"/>
              </w:rPr>
            </w:pPr>
            <w:r w:rsidRPr="001C3E01">
              <w:rPr>
                <w:rFonts w:ascii="Times New Roman" w:hAnsi="Times New Roman" w:cs="Times New Roman"/>
              </w:rPr>
              <w:t>На кроці 16: Користувач не задоволений автоматичною якістю або хоче заощадити трафік</w:t>
            </w:r>
          </w:p>
          <w:p w14:paraId="40BF6812" w14:textId="5ABED51F" w:rsidR="001C3E01" w:rsidRPr="001C3E01" w:rsidRDefault="0000231F" w:rsidP="001C3E01">
            <w:pPr>
              <w:pStyle w:val="a9"/>
              <w:numPr>
                <w:ilvl w:val="0"/>
                <w:numId w:val="142"/>
              </w:numPr>
              <w:spacing w:line="240" w:lineRule="auto"/>
              <w:jc w:val="both"/>
              <w:rPr>
                <w:rFonts w:ascii="Times New Roman" w:hAnsi="Times New Roman" w:cs="Times New Roman"/>
                <w:lang w:val="en-US"/>
              </w:rPr>
            </w:pPr>
            <w:r w:rsidRPr="001C3E01">
              <w:rPr>
                <w:rFonts w:ascii="Times New Roman" w:hAnsi="Times New Roman" w:cs="Times New Roman"/>
              </w:rPr>
              <w:t>Користувач натискає іконку налаштувань (</w:t>
            </w:r>
            <w:proofErr w:type="spellStart"/>
            <w:r w:rsidRPr="001C3E01">
              <w:rPr>
                <w:rFonts w:ascii="Times New Roman" w:hAnsi="Times New Roman" w:cs="Times New Roman"/>
              </w:rPr>
              <w:t>gear</w:t>
            </w:r>
            <w:proofErr w:type="spellEnd"/>
            <w:r w:rsidRPr="001C3E01">
              <w:rPr>
                <w:rFonts w:ascii="Times New Roman" w:hAnsi="Times New Roman" w:cs="Times New Roman"/>
              </w:rPr>
              <w:t xml:space="preserve">) у </w:t>
            </w:r>
            <w:proofErr w:type="spellStart"/>
            <w:r w:rsidRPr="001C3E01">
              <w:rPr>
                <w:rFonts w:ascii="Times New Roman" w:hAnsi="Times New Roman" w:cs="Times New Roman"/>
              </w:rPr>
              <w:t>controls</w:t>
            </w:r>
            <w:proofErr w:type="spellEnd"/>
          </w:p>
          <w:p w14:paraId="6768643B" w14:textId="31AA2942" w:rsidR="001C3E01" w:rsidRPr="001C3E01" w:rsidRDefault="0000231F" w:rsidP="001C3E01">
            <w:pPr>
              <w:pStyle w:val="a9"/>
              <w:numPr>
                <w:ilvl w:val="0"/>
                <w:numId w:val="142"/>
              </w:numPr>
              <w:spacing w:line="240" w:lineRule="auto"/>
              <w:jc w:val="both"/>
              <w:rPr>
                <w:rFonts w:ascii="Times New Roman" w:hAnsi="Times New Roman" w:cs="Times New Roman"/>
                <w:lang w:val="en-US"/>
              </w:rPr>
            </w:pPr>
            <w:r w:rsidRPr="001C3E01">
              <w:rPr>
                <w:rFonts w:ascii="Times New Roman" w:hAnsi="Times New Roman" w:cs="Times New Roman"/>
              </w:rPr>
              <w:t xml:space="preserve">Система показує меню якості з опціями: </w:t>
            </w:r>
            <w:proofErr w:type="spellStart"/>
            <w:r w:rsidRPr="001C3E01">
              <w:rPr>
                <w:rFonts w:ascii="Times New Roman" w:hAnsi="Times New Roman" w:cs="Times New Roman"/>
              </w:rPr>
              <w:t>Auto</w:t>
            </w:r>
            <w:proofErr w:type="spellEnd"/>
            <w:r w:rsidRPr="001C3E01">
              <w:rPr>
                <w:rFonts w:ascii="Times New Roman" w:hAnsi="Times New Roman" w:cs="Times New Roman"/>
              </w:rPr>
              <w:t xml:space="preserve"> (рекомендовано) - поточна: 1080p, 2160p (4K), 1080p (</w:t>
            </w:r>
            <w:proofErr w:type="spellStart"/>
            <w:r w:rsidRPr="001C3E01">
              <w:rPr>
                <w:rFonts w:ascii="Times New Roman" w:hAnsi="Times New Roman" w:cs="Times New Roman"/>
              </w:rPr>
              <w:t>Full</w:t>
            </w:r>
            <w:proofErr w:type="spellEnd"/>
            <w:r w:rsidRPr="001C3E01">
              <w:rPr>
                <w:rFonts w:ascii="Times New Roman" w:hAnsi="Times New Roman" w:cs="Times New Roman"/>
              </w:rPr>
              <w:t xml:space="preserve"> HD), 720p (HD), 480p (SD), 360p</w:t>
            </w:r>
          </w:p>
          <w:p w14:paraId="668E889A" w14:textId="4B3A2D3D" w:rsidR="001C3E01" w:rsidRPr="001C3E01" w:rsidRDefault="0000231F" w:rsidP="001C3E01">
            <w:pPr>
              <w:pStyle w:val="a9"/>
              <w:numPr>
                <w:ilvl w:val="0"/>
                <w:numId w:val="142"/>
              </w:numPr>
              <w:spacing w:line="240" w:lineRule="auto"/>
              <w:jc w:val="both"/>
              <w:rPr>
                <w:rFonts w:ascii="Times New Roman" w:hAnsi="Times New Roman" w:cs="Times New Roman"/>
                <w:lang w:val="en-US"/>
              </w:rPr>
            </w:pPr>
            <w:r w:rsidRPr="001C3E01">
              <w:rPr>
                <w:rFonts w:ascii="Times New Roman" w:hAnsi="Times New Roman" w:cs="Times New Roman"/>
              </w:rPr>
              <w:t>Користувач обирає бажану якість (наприклад, 720p для економії трафіку)</w:t>
            </w:r>
          </w:p>
          <w:p w14:paraId="46C7E067" w14:textId="17038366" w:rsidR="001C3E01" w:rsidRPr="001C3E01" w:rsidRDefault="0000231F" w:rsidP="001C3E01">
            <w:pPr>
              <w:pStyle w:val="a9"/>
              <w:numPr>
                <w:ilvl w:val="0"/>
                <w:numId w:val="142"/>
              </w:numPr>
              <w:spacing w:line="240" w:lineRule="auto"/>
              <w:jc w:val="both"/>
              <w:rPr>
                <w:rFonts w:ascii="Times New Roman" w:hAnsi="Times New Roman" w:cs="Times New Roman"/>
                <w:lang w:val="en-US"/>
              </w:rPr>
            </w:pPr>
            <w:r w:rsidRPr="001C3E01">
              <w:rPr>
                <w:rFonts w:ascii="Times New Roman" w:hAnsi="Times New Roman" w:cs="Times New Roman"/>
              </w:rPr>
              <w:t xml:space="preserve">Система переключає </w:t>
            </w:r>
            <w:proofErr w:type="spellStart"/>
            <w:r w:rsidRPr="001C3E01">
              <w:rPr>
                <w:rFonts w:ascii="Times New Roman" w:hAnsi="Times New Roman" w:cs="Times New Roman"/>
              </w:rPr>
              <w:t>stream</w:t>
            </w:r>
            <w:proofErr w:type="spellEnd"/>
            <w:r w:rsidRPr="001C3E01">
              <w:rPr>
                <w:rFonts w:ascii="Times New Roman" w:hAnsi="Times New Roman" w:cs="Times New Roman"/>
              </w:rPr>
              <w:t xml:space="preserve"> на обрану якість без зупинки відтворення (</w:t>
            </w:r>
            <w:proofErr w:type="spellStart"/>
            <w:r w:rsidRPr="001C3E01">
              <w:rPr>
                <w:rFonts w:ascii="Times New Roman" w:hAnsi="Times New Roman" w:cs="Times New Roman"/>
              </w:rPr>
              <w:t>seamless</w:t>
            </w:r>
            <w:proofErr w:type="spellEnd"/>
            <w:r w:rsidRPr="001C3E01">
              <w:rPr>
                <w:rFonts w:ascii="Times New Roman" w:hAnsi="Times New Roman" w:cs="Times New Roman"/>
              </w:rPr>
              <w:t xml:space="preserve"> </w:t>
            </w:r>
            <w:proofErr w:type="spellStart"/>
            <w:r w:rsidRPr="001C3E01">
              <w:rPr>
                <w:rFonts w:ascii="Times New Roman" w:hAnsi="Times New Roman" w:cs="Times New Roman"/>
              </w:rPr>
              <w:t>switching</w:t>
            </w:r>
            <w:proofErr w:type="spellEnd"/>
            <w:r w:rsidRPr="001C3E01">
              <w:rPr>
                <w:rFonts w:ascii="Times New Roman" w:hAnsi="Times New Roman" w:cs="Times New Roman"/>
              </w:rPr>
              <w:t>)</w:t>
            </w:r>
          </w:p>
          <w:p w14:paraId="58EE612B" w14:textId="718FC818" w:rsidR="001C3E01" w:rsidRPr="001C3E01" w:rsidRDefault="0000231F" w:rsidP="001C3E01">
            <w:pPr>
              <w:pStyle w:val="a9"/>
              <w:numPr>
                <w:ilvl w:val="0"/>
                <w:numId w:val="142"/>
              </w:numPr>
              <w:spacing w:line="240" w:lineRule="auto"/>
              <w:jc w:val="both"/>
              <w:rPr>
                <w:rFonts w:ascii="Times New Roman" w:hAnsi="Times New Roman" w:cs="Times New Roman"/>
                <w:lang w:val="en-US"/>
              </w:rPr>
            </w:pPr>
            <w:r w:rsidRPr="001C3E01">
              <w:rPr>
                <w:rFonts w:ascii="Times New Roman" w:hAnsi="Times New Roman" w:cs="Times New Roman"/>
              </w:rPr>
              <w:t xml:space="preserve">Обрана якість залишається фіксованою, </w:t>
            </w:r>
            <w:proofErr w:type="spellStart"/>
            <w:r w:rsidRPr="001C3E01">
              <w:rPr>
                <w:rFonts w:ascii="Times New Roman" w:hAnsi="Times New Roman" w:cs="Times New Roman"/>
              </w:rPr>
              <w:t>adaptive</w:t>
            </w:r>
            <w:proofErr w:type="spellEnd"/>
            <w:r w:rsidRPr="001C3E01">
              <w:rPr>
                <w:rFonts w:ascii="Times New Roman" w:hAnsi="Times New Roman" w:cs="Times New Roman"/>
              </w:rPr>
              <w:t xml:space="preserve"> </w:t>
            </w:r>
            <w:proofErr w:type="spellStart"/>
            <w:r w:rsidRPr="001C3E01">
              <w:rPr>
                <w:rFonts w:ascii="Times New Roman" w:hAnsi="Times New Roman" w:cs="Times New Roman"/>
              </w:rPr>
              <w:t>bitrate</w:t>
            </w:r>
            <w:proofErr w:type="spellEnd"/>
            <w:r w:rsidRPr="001C3E01">
              <w:rPr>
                <w:rFonts w:ascii="Times New Roman" w:hAnsi="Times New Roman" w:cs="Times New Roman"/>
              </w:rPr>
              <w:t xml:space="preserve"> тимчасово вимкнено</w:t>
            </w:r>
          </w:p>
          <w:p w14:paraId="0C12B723" w14:textId="0CC6A8F6" w:rsidR="001C3E01" w:rsidRPr="001C3E01" w:rsidRDefault="0000231F" w:rsidP="001C3E01">
            <w:pPr>
              <w:pStyle w:val="a9"/>
              <w:numPr>
                <w:ilvl w:val="0"/>
                <w:numId w:val="142"/>
              </w:numPr>
              <w:spacing w:line="240" w:lineRule="auto"/>
              <w:jc w:val="both"/>
              <w:rPr>
                <w:rFonts w:ascii="Times New Roman" w:hAnsi="Times New Roman" w:cs="Times New Roman"/>
                <w:lang w:val="en-US"/>
              </w:rPr>
            </w:pPr>
            <w:proofErr w:type="spellStart"/>
            <w:r w:rsidRPr="001C3E01">
              <w:rPr>
                <w:rFonts w:ascii="Times New Roman" w:hAnsi="Times New Roman" w:cs="Times New Roman"/>
              </w:rPr>
              <w:t>Use</w:t>
            </w:r>
            <w:proofErr w:type="spellEnd"/>
            <w:r w:rsidRPr="001C3E01">
              <w:rPr>
                <w:rFonts w:ascii="Times New Roman" w:hAnsi="Times New Roman" w:cs="Times New Roman"/>
              </w:rPr>
              <w:t xml:space="preserve"> </w:t>
            </w:r>
            <w:proofErr w:type="spellStart"/>
            <w:r w:rsidRPr="001C3E01">
              <w:rPr>
                <w:rFonts w:ascii="Times New Roman" w:hAnsi="Times New Roman" w:cs="Times New Roman"/>
              </w:rPr>
              <w:t>case</w:t>
            </w:r>
            <w:proofErr w:type="spellEnd"/>
            <w:r w:rsidRPr="001C3E01">
              <w:rPr>
                <w:rFonts w:ascii="Times New Roman" w:hAnsi="Times New Roman" w:cs="Times New Roman"/>
              </w:rPr>
              <w:t xml:space="preserve"> продовжується з вибраною якістю</w:t>
            </w:r>
          </w:p>
          <w:p w14:paraId="29495FBA" w14:textId="00CE795E" w:rsidR="001C3E01" w:rsidRDefault="0000231F" w:rsidP="001C3E01">
            <w:pPr>
              <w:spacing w:after="0" w:line="240" w:lineRule="auto"/>
              <w:jc w:val="both"/>
              <w:rPr>
                <w:rFonts w:ascii="Times New Roman" w:hAnsi="Times New Roman" w:cs="Times New Roman"/>
                <w:lang w:val="en-US"/>
              </w:rPr>
            </w:pPr>
            <w:r w:rsidRPr="000311AE">
              <w:rPr>
                <w:rFonts w:ascii="Times New Roman" w:hAnsi="Times New Roman" w:cs="Times New Roman"/>
                <w:b/>
                <w:bCs/>
              </w:rPr>
              <w:t xml:space="preserve">А3: Зміна </w:t>
            </w:r>
            <w:proofErr w:type="spellStart"/>
            <w:r w:rsidRPr="000311AE">
              <w:rPr>
                <w:rFonts w:ascii="Times New Roman" w:hAnsi="Times New Roman" w:cs="Times New Roman"/>
                <w:b/>
                <w:bCs/>
              </w:rPr>
              <w:t>аудіодоріжки</w:t>
            </w:r>
            <w:proofErr w:type="spellEnd"/>
          </w:p>
          <w:p w14:paraId="11C88CA4" w14:textId="098449C1" w:rsidR="001C3E01" w:rsidRPr="001C3E01" w:rsidRDefault="0000231F" w:rsidP="001C3E01">
            <w:pPr>
              <w:pStyle w:val="a9"/>
              <w:numPr>
                <w:ilvl w:val="0"/>
                <w:numId w:val="143"/>
              </w:numPr>
              <w:spacing w:line="240" w:lineRule="auto"/>
              <w:jc w:val="both"/>
              <w:rPr>
                <w:rFonts w:ascii="Times New Roman" w:hAnsi="Times New Roman" w:cs="Times New Roman"/>
                <w:lang w:val="en-US"/>
              </w:rPr>
            </w:pPr>
            <w:r w:rsidRPr="001C3E01">
              <w:rPr>
                <w:rFonts w:ascii="Times New Roman" w:hAnsi="Times New Roman" w:cs="Times New Roman"/>
              </w:rPr>
              <w:t xml:space="preserve">На кроці 16: Фільм має кілька </w:t>
            </w:r>
            <w:proofErr w:type="spellStart"/>
            <w:r w:rsidRPr="001C3E01">
              <w:rPr>
                <w:rFonts w:ascii="Times New Roman" w:hAnsi="Times New Roman" w:cs="Times New Roman"/>
              </w:rPr>
              <w:t>аудіодоріжок</w:t>
            </w:r>
            <w:proofErr w:type="spellEnd"/>
            <w:r w:rsidRPr="001C3E01">
              <w:rPr>
                <w:rFonts w:ascii="Times New Roman" w:hAnsi="Times New Roman" w:cs="Times New Roman"/>
              </w:rPr>
              <w:t xml:space="preserve"> (оригінальна мова, українське дублювання, російське дублювання)</w:t>
            </w:r>
          </w:p>
          <w:p w14:paraId="2FB435A0" w14:textId="1B50BAD8" w:rsidR="001C3E01" w:rsidRPr="001C3E01" w:rsidRDefault="0000231F" w:rsidP="001C3E01">
            <w:pPr>
              <w:pStyle w:val="a9"/>
              <w:numPr>
                <w:ilvl w:val="0"/>
                <w:numId w:val="143"/>
              </w:numPr>
              <w:spacing w:line="240" w:lineRule="auto"/>
              <w:jc w:val="both"/>
              <w:rPr>
                <w:rFonts w:ascii="Times New Roman" w:hAnsi="Times New Roman" w:cs="Times New Roman"/>
                <w:lang w:val="en-US"/>
              </w:rPr>
            </w:pPr>
            <w:r w:rsidRPr="001C3E01">
              <w:rPr>
                <w:rFonts w:ascii="Times New Roman" w:hAnsi="Times New Roman" w:cs="Times New Roman"/>
              </w:rPr>
              <w:t xml:space="preserve">Користувач натискає іконку аудіо у </w:t>
            </w:r>
            <w:proofErr w:type="spellStart"/>
            <w:r w:rsidRPr="001C3E01">
              <w:rPr>
                <w:rFonts w:ascii="Times New Roman" w:hAnsi="Times New Roman" w:cs="Times New Roman"/>
              </w:rPr>
              <w:t>controls</w:t>
            </w:r>
            <w:proofErr w:type="spellEnd"/>
          </w:p>
          <w:p w14:paraId="577B1A64" w14:textId="73CAA957" w:rsidR="001C3E01" w:rsidRPr="001C3E01" w:rsidRDefault="0000231F" w:rsidP="001C3E01">
            <w:pPr>
              <w:pStyle w:val="a9"/>
              <w:numPr>
                <w:ilvl w:val="0"/>
                <w:numId w:val="143"/>
              </w:numPr>
              <w:spacing w:line="240" w:lineRule="auto"/>
              <w:jc w:val="both"/>
              <w:rPr>
                <w:rFonts w:ascii="Times New Roman" w:hAnsi="Times New Roman" w:cs="Times New Roman"/>
                <w:lang w:val="en-US"/>
              </w:rPr>
            </w:pPr>
            <w:r w:rsidRPr="001C3E01">
              <w:rPr>
                <w:rFonts w:ascii="Times New Roman" w:hAnsi="Times New Roman" w:cs="Times New Roman"/>
              </w:rPr>
              <w:t xml:space="preserve">Система показує доступні </w:t>
            </w:r>
            <w:proofErr w:type="spellStart"/>
            <w:r w:rsidRPr="001C3E01">
              <w:rPr>
                <w:rFonts w:ascii="Times New Roman" w:hAnsi="Times New Roman" w:cs="Times New Roman"/>
              </w:rPr>
              <w:t>аудіодоріжки</w:t>
            </w:r>
            <w:proofErr w:type="spellEnd"/>
            <w:r w:rsidRPr="001C3E01">
              <w:rPr>
                <w:rFonts w:ascii="Times New Roman" w:hAnsi="Times New Roman" w:cs="Times New Roman"/>
              </w:rPr>
              <w:t xml:space="preserve">: </w:t>
            </w:r>
            <w:proofErr w:type="spellStart"/>
            <w:r w:rsidRPr="001C3E01">
              <w:rPr>
                <w:rFonts w:ascii="Times New Roman" w:hAnsi="Times New Roman" w:cs="Times New Roman"/>
              </w:rPr>
              <w:t>English</w:t>
            </w:r>
            <w:proofErr w:type="spellEnd"/>
            <w:r w:rsidRPr="001C3E01">
              <w:rPr>
                <w:rFonts w:ascii="Times New Roman" w:hAnsi="Times New Roman" w:cs="Times New Roman"/>
              </w:rPr>
              <w:t xml:space="preserve"> (</w:t>
            </w:r>
            <w:proofErr w:type="spellStart"/>
            <w:r w:rsidRPr="001C3E01">
              <w:rPr>
                <w:rFonts w:ascii="Times New Roman" w:hAnsi="Times New Roman" w:cs="Times New Roman"/>
              </w:rPr>
              <w:t>Original</w:t>
            </w:r>
            <w:proofErr w:type="spellEnd"/>
            <w:r w:rsidRPr="001C3E01">
              <w:rPr>
                <w:rFonts w:ascii="Times New Roman" w:hAnsi="Times New Roman" w:cs="Times New Roman"/>
              </w:rPr>
              <w:t>), Українська (Дубляж), Українська (Закадровий переклад), Російська (Дубляж)</w:t>
            </w:r>
          </w:p>
          <w:p w14:paraId="16E54972" w14:textId="1F6A7E0A" w:rsidR="001C3E01" w:rsidRPr="001C3E01" w:rsidRDefault="0000231F" w:rsidP="001C3E01">
            <w:pPr>
              <w:pStyle w:val="a9"/>
              <w:numPr>
                <w:ilvl w:val="0"/>
                <w:numId w:val="143"/>
              </w:numPr>
              <w:spacing w:line="240" w:lineRule="auto"/>
              <w:jc w:val="both"/>
              <w:rPr>
                <w:rFonts w:ascii="Times New Roman" w:hAnsi="Times New Roman" w:cs="Times New Roman"/>
                <w:lang w:val="en-US"/>
              </w:rPr>
            </w:pPr>
            <w:r w:rsidRPr="001C3E01">
              <w:rPr>
                <w:rFonts w:ascii="Times New Roman" w:hAnsi="Times New Roman" w:cs="Times New Roman"/>
              </w:rPr>
              <w:t xml:space="preserve">Користувач обирає бажану </w:t>
            </w:r>
            <w:proofErr w:type="spellStart"/>
            <w:r w:rsidRPr="001C3E01">
              <w:rPr>
                <w:rFonts w:ascii="Times New Roman" w:hAnsi="Times New Roman" w:cs="Times New Roman"/>
              </w:rPr>
              <w:t>аудіодоріжку</w:t>
            </w:r>
            <w:proofErr w:type="spellEnd"/>
          </w:p>
          <w:p w14:paraId="6AA41EFE" w14:textId="4CDB183C" w:rsidR="001C3E01" w:rsidRPr="001C3E01" w:rsidRDefault="0000231F" w:rsidP="001C3E01">
            <w:pPr>
              <w:pStyle w:val="a9"/>
              <w:numPr>
                <w:ilvl w:val="0"/>
                <w:numId w:val="143"/>
              </w:numPr>
              <w:spacing w:line="240" w:lineRule="auto"/>
              <w:jc w:val="both"/>
              <w:rPr>
                <w:rFonts w:ascii="Times New Roman" w:hAnsi="Times New Roman" w:cs="Times New Roman"/>
                <w:lang w:val="en-US"/>
              </w:rPr>
            </w:pPr>
            <w:r w:rsidRPr="001C3E01">
              <w:rPr>
                <w:rFonts w:ascii="Times New Roman" w:hAnsi="Times New Roman" w:cs="Times New Roman"/>
              </w:rPr>
              <w:t>Система переключає аудіо без зупинки відео</w:t>
            </w:r>
          </w:p>
          <w:p w14:paraId="49DACD81" w14:textId="54F53616" w:rsidR="001C3E01" w:rsidRPr="001C3E01" w:rsidRDefault="0000231F" w:rsidP="001C3E01">
            <w:pPr>
              <w:pStyle w:val="a9"/>
              <w:numPr>
                <w:ilvl w:val="0"/>
                <w:numId w:val="143"/>
              </w:numPr>
              <w:spacing w:line="240" w:lineRule="auto"/>
              <w:jc w:val="both"/>
              <w:rPr>
                <w:rFonts w:ascii="Times New Roman" w:hAnsi="Times New Roman" w:cs="Times New Roman"/>
                <w:lang w:val="en-US"/>
              </w:rPr>
            </w:pPr>
            <w:r w:rsidRPr="001C3E01">
              <w:rPr>
                <w:rFonts w:ascii="Times New Roman" w:hAnsi="Times New Roman" w:cs="Times New Roman"/>
              </w:rPr>
              <w:lastRenderedPageBreak/>
              <w:t xml:space="preserve">Обрана </w:t>
            </w:r>
            <w:proofErr w:type="spellStart"/>
            <w:r w:rsidRPr="001C3E01">
              <w:rPr>
                <w:rFonts w:ascii="Times New Roman" w:hAnsi="Times New Roman" w:cs="Times New Roman"/>
              </w:rPr>
              <w:t>аудіодоріжка</w:t>
            </w:r>
            <w:proofErr w:type="spellEnd"/>
            <w:r w:rsidRPr="001C3E01">
              <w:rPr>
                <w:rFonts w:ascii="Times New Roman" w:hAnsi="Times New Roman" w:cs="Times New Roman"/>
              </w:rPr>
              <w:t xml:space="preserve"> зберігається як </w:t>
            </w:r>
            <w:proofErr w:type="spellStart"/>
            <w:r w:rsidRPr="001C3E01">
              <w:rPr>
                <w:rFonts w:ascii="Times New Roman" w:hAnsi="Times New Roman" w:cs="Times New Roman"/>
              </w:rPr>
              <w:t>preference</w:t>
            </w:r>
            <w:proofErr w:type="spellEnd"/>
            <w:r w:rsidRPr="001C3E01">
              <w:rPr>
                <w:rFonts w:ascii="Times New Roman" w:hAnsi="Times New Roman" w:cs="Times New Roman"/>
              </w:rPr>
              <w:t xml:space="preserve"> для майбутніх переглядів</w:t>
            </w:r>
          </w:p>
          <w:p w14:paraId="6C43D1A4" w14:textId="4538C077" w:rsidR="001C3E01" w:rsidRPr="001C3E01" w:rsidRDefault="0000231F" w:rsidP="001C3E01">
            <w:pPr>
              <w:pStyle w:val="a9"/>
              <w:numPr>
                <w:ilvl w:val="0"/>
                <w:numId w:val="143"/>
              </w:numPr>
              <w:spacing w:line="240" w:lineRule="auto"/>
              <w:jc w:val="both"/>
              <w:rPr>
                <w:rFonts w:ascii="Times New Roman" w:hAnsi="Times New Roman" w:cs="Times New Roman"/>
                <w:lang w:val="en-US"/>
              </w:rPr>
            </w:pPr>
            <w:proofErr w:type="spellStart"/>
            <w:r w:rsidRPr="001C3E01">
              <w:rPr>
                <w:rFonts w:ascii="Times New Roman" w:hAnsi="Times New Roman" w:cs="Times New Roman"/>
              </w:rPr>
              <w:t>Use</w:t>
            </w:r>
            <w:proofErr w:type="spellEnd"/>
            <w:r w:rsidRPr="001C3E01">
              <w:rPr>
                <w:rFonts w:ascii="Times New Roman" w:hAnsi="Times New Roman" w:cs="Times New Roman"/>
              </w:rPr>
              <w:t xml:space="preserve"> </w:t>
            </w:r>
            <w:proofErr w:type="spellStart"/>
            <w:r w:rsidRPr="001C3E01">
              <w:rPr>
                <w:rFonts w:ascii="Times New Roman" w:hAnsi="Times New Roman" w:cs="Times New Roman"/>
              </w:rPr>
              <w:t>case</w:t>
            </w:r>
            <w:proofErr w:type="spellEnd"/>
            <w:r w:rsidRPr="001C3E01">
              <w:rPr>
                <w:rFonts w:ascii="Times New Roman" w:hAnsi="Times New Roman" w:cs="Times New Roman"/>
              </w:rPr>
              <w:t xml:space="preserve"> продовжується з новою </w:t>
            </w:r>
            <w:proofErr w:type="spellStart"/>
            <w:r w:rsidRPr="001C3E01">
              <w:rPr>
                <w:rFonts w:ascii="Times New Roman" w:hAnsi="Times New Roman" w:cs="Times New Roman"/>
              </w:rPr>
              <w:t>аудіодоріжкою</w:t>
            </w:r>
            <w:proofErr w:type="spellEnd"/>
          </w:p>
          <w:p w14:paraId="0F4F3475" w14:textId="2339677C" w:rsidR="001C3E01" w:rsidRDefault="0000231F" w:rsidP="001C3E01">
            <w:pPr>
              <w:spacing w:after="0" w:line="240" w:lineRule="auto"/>
              <w:jc w:val="both"/>
              <w:rPr>
                <w:rFonts w:ascii="Times New Roman" w:hAnsi="Times New Roman" w:cs="Times New Roman"/>
                <w:lang w:val="en-US"/>
              </w:rPr>
            </w:pPr>
            <w:r w:rsidRPr="000311AE">
              <w:rPr>
                <w:rFonts w:ascii="Times New Roman" w:hAnsi="Times New Roman" w:cs="Times New Roman"/>
                <w:b/>
                <w:bCs/>
              </w:rPr>
              <w:t>А4: Увімкнення субтитрів</w:t>
            </w:r>
          </w:p>
          <w:p w14:paraId="2CAE4F3D" w14:textId="1B47C687" w:rsidR="001C3E01" w:rsidRPr="001C3E01" w:rsidRDefault="0000231F" w:rsidP="001C3E01">
            <w:pPr>
              <w:pStyle w:val="a9"/>
              <w:numPr>
                <w:ilvl w:val="0"/>
                <w:numId w:val="144"/>
              </w:numPr>
              <w:spacing w:line="240" w:lineRule="auto"/>
              <w:jc w:val="both"/>
              <w:rPr>
                <w:rFonts w:ascii="Times New Roman" w:hAnsi="Times New Roman" w:cs="Times New Roman"/>
                <w:lang w:val="en-US"/>
              </w:rPr>
            </w:pPr>
            <w:r w:rsidRPr="001C3E01">
              <w:rPr>
                <w:rFonts w:ascii="Times New Roman" w:hAnsi="Times New Roman" w:cs="Times New Roman"/>
              </w:rPr>
              <w:t>На кроці 16: Користувач хоче дивитися з субтитрами</w:t>
            </w:r>
          </w:p>
          <w:p w14:paraId="56263CA8" w14:textId="290ACB37" w:rsidR="001C3E01" w:rsidRPr="001C3E01" w:rsidRDefault="0000231F" w:rsidP="001C3E01">
            <w:pPr>
              <w:pStyle w:val="a9"/>
              <w:numPr>
                <w:ilvl w:val="0"/>
                <w:numId w:val="144"/>
              </w:numPr>
              <w:spacing w:line="240" w:lineRule="auto"/>
              <w:jc w:val="both"/>
              <w:rPr>
                <w:rFonts w:ascii="Times New Roman" w:hAnsi="Times New Roman" w:cs="Times New Roman"/>
                <w:lang w:val="en-US"/>
              </w:rPr>
            </w:pPr>
            <w:r w:rsidRPr="001C3E01">
              <w:rPr>
                <w:rFonts w:ascii="Times New Roman" w:hAnsi="Times New Roman" w:cs="Times New Roman"/>
              </w:rPr>
              <w:t xml:space="preserve">Користувач натискає кнопку субтитрів (CC) у </w:t>
            </w:r>
            <w:proofErr w:type="spellStart"/>
            <w:r w:rsidRPr="001C3E01">
              <w:rPr>
                <w:rFonts w:ascii="Times New Roman" w:hAnsi="Times New Roman" w:cs="Times New Roman"/>
              </w:rPr>
              <w:t>controls</w:t>
            </w:r>
            <w:proofErr w:type="spellEnd"/>
          </w:p>
          <w:p w14:paraId="467655E7" w14:textId="3840CACA" w:rsidR="001C3E01" w:rsidRPr="001C3E01" w:rsidRDefault="0000231F" w:rsidP="001C3E01">
            <w:pPr>
              <w:pStyle w:val="a9"/>
              <w:numPr>
                <w:ilvl w:val="0"/>
                <w:numId w:val="144"/>
              </w:numPr>
              <w:spacing w:line="240" w:lineRule="auto"/>
              <w:jc w:val="both"/>
              <w:rPr>
                <w:rFonts w:ascii="Times New Roman" w:hAnsi="Times New Roman" w:cs="Times New Roman"/>
                <w:lang w:val="en-US"/>
              </w:rPr>
            </w:pPr>
            <w:r w:rsidRPr="001C3E01">
              <w:rPr>
                <w:rFonts w:ascii="Times New Roman" w:hAnsi="Times New Roman" w:cs="Times New Roman"/>
              </w:rPr>
              <w:t xml:space="preserve">Система показує доступні субтитри: Вимкнено, Українська, </w:t>
            </w:r>
            <w:proofErr w:type="spellStart"/>
            <w:r w:rsidRPr="001C3E01">
              <w:rPr>
                <w:rFonts w:ascii="Times New Roman" w:hAnsi="Times New Roman" w:cs="Times New Roman"/>
              </w:rPr>
              <w:t>English</w:t>
            </w:r>
            <w:proofErr w:type="spellEnd"/>
            <w:r w:rsidRPr="001C3E01">
              <w:rPr>
                <w:rFonts w:ascii="Times New Roman" w:hAnsi="Times New Roman" w:cs="Times New Roman"/>
              </w:rPr>
              <w:t>, Російська, [Інші мови]</w:t>
            </w:r>
          </w:p>
          <w:p w14:paraId="48D942D5" w14:textId="414529EC" w:rsidR="001C3E01" w:rsidRPr="001C3E01" w:rsidRDefault="0000231F" w:rsidP="001C3E01">
            <w:pPr>
              <w:pStyle w:val="a9"/>
              <w:numPr>
                <w:ilvl w:val="0"/>
                <w:numId w:val="144"/>
              </w:numPr>
              <w:spacing w:line="240" w:lineRule="auto"/>
              <w:jc w:val="both"/>
              <w:rPr>
                <w:rFonts w:ascii="Times New Roman" w:hAnsi="Times New Roman" w:cs="Times New Roman"/>
                <w:lang w:val="en-US"/>
              </w:rPr>
            </w:pPr>
            <w:r w:rsidRPr="001C3E01">
              <w:rPr>
                <w:rFonts w:ascii="Times New Roman" w:hAnsi="Times New Roman" w:cs="Times New Roman"/>
              </w:rPr>
              <w:t>Користувач обирає мову субтитрів</w:t>
            </w:r>
          </w:p>
          <w:p w14:paraId="7DBCAD02" w14:textId="13DFC532" w:rsidR="001C3E01" w:rsidRPr="001C3E01" w:rsidRDefault="0000231F" w:rsidP="001C3E01">
            <w:pPr>
              <w:pStyle w:val="a9"/>
              <w:numPr>
                <w:ilvl w:val="0"/>
                <w:numId w:val="144"/>
              </w:numPr>
              <w:spacing w:line="240" w:lineRule="auto"/>
              <w:jc w:val="both"/>
              <w:rPr>
                <w:rFonts w:ascii="Times New Roman" w:hAnsi="Times New Roman" w:cs="Times New Roman"/>
                <w:lang w:val="en-US"/>
              </w:rPr>
            </w:pPr>
            <w:r w:rsidRPr="001C3E01">
              <w:rPr>
                <w:rFonts w:ascii="Times New Roman" w:hAnsi="Times New Roman" w:cs="Times New Roman"/>
              </w:rPr>
              <w:t>Субтитри відображаються внизу екрану синхронізовано з відео</w:t>
            </w:r>
          </w:p>
          <w:p w14:paraId="467A193A" w14:textId="40E705C1" w:rsidR="001C3E01" w:rsidRPr="001C3E01" w:rsidRDefault="0000231F" w:rsidP="001C3E01">
            <w:pPr>
              <w:pStyle w:val="a9"/>
              <w:numPr>
                <w:ilvl w:val="0"/>
                <w:numId w:val="144"/>
              </w:numPr>
              <w:spacing w:line="240" w:lineRule="auto"/>
              <w:jc w:val="both"/>
              <w:rPr>
                <w:rFonts w:ascii="Times New Roman" w:hAnsi="Times New Roman" w:cs="Times New Roman"/>
                <w:lang w:val="en-US"/>
              </w:rPr>
            </w:pPr>
            <w:r w:rsidRPr="001C3E01">
              <w:rPr>
                <w:rFonts w:ascii="Times New Roman" w:hAnsi="Times New Roman" w:cs="Times New Roman"/>
              </w:rPr>
              <w:t>Користувач може налаштувати розмір, колір та позицію субтитрів через розширені налаштування</w:t>
            </w:r>
          </w:p>
          <w:p w14:paraId="22C60EFB" w14:textId="4699F19E" w:rsidR="001C3E01" w:rsidRPr="001C3E01" w:rsidRDefault="0000231F" w:rsidP="001C3E01">
            <w:pPr>
              <w:pStyle w:val="a9"/>
              <w:numPr>
                <w:ilvl w:val="0"/>
                <w:numId w:val="144"/>
              </w:numPr>
              <w:spacing w:line="240" w:lineRule="auto"/>
              <w:jc w:val="both"/>
              <w:rPr>
                <w:rFonts w:ascii="Times New Roman" w:hAnsi="Times New Roman" w:cs="Times New Roman"/>
                <w:lang w:val="en-US"/>
              </w:rPr>
            </w:pPr>
            <w:proofErr w:type="spellStart"/>
            <w:r w:rsidRPr="001C3E01">
              <w:rPr>
                <w:rFonts w:ascii="Times New Roman" w:hAnsi="Times New Roman" w:cs="Times New Roman"/>
              </w:rPr>
              <w:t>Use</w:t>
            </w:r>
            <w:proofErr w:type="spellEnd"/>
            <w:r w:rsidRPr="001C3E01">
              <w:rPr>
                <w:rFonts w:ascii="Times New Roman" w:hAnsi="Times New Roman" w:cs="Times New Roman"/>
              </w:rPr>
              <w:t xml:space="preserve"> </w:t>
            </w:r>
            <w:proofErr w:type="spellStart"/>
            <w:r w:rsidRPr="001C3E01">
              <w:rPr>
                <w:rFonts w:ascii="Times New Roman" w:hAnsi="Times New Roman" w:cs="Times New Roman"/>
              </w:rPr>
              <w:t>case</w:t>
            </w:r>
            <w:proofErr w:type="spellEnd"/>
            <w:r w:rsidRPr="001C3E01">
              <w:rPr>
                <w:rFonts w:ascii="Times New Roman" w:hAnsi="Times New Roman" w:cs="Times New Roman"/>
              </w:rPr>
              <w:t xml:space="preserve"> продовжується з субтитрами</w:t>
            </w:r>
          </w:p>
          <w:p w14:paraId="0D4057B1" w14:textId="4F8B0184" w:rsidR="001C3E01" w:rsidRDefault="0000231F" w:rsidP="001C3E01">
            <w:pPr>
              <w:spacing w:after="0" w:line="240" w:lineRule="auto"/>
              <w:jc w:val="both"/>
              <w:rPr>
                <w:rFonts w:ascii="Times New Roman" w:hAnsi="Times New Roman" w:cs="Times New Roman"/>
                <w:lang w:val="en-US"/>
              </w:rPr>
            </w:pPr>
            <w:r w:rsidRPr="000311AE">
              <w:rPr>
                <w:rFonts w:ascii="Times New Roman" w:hAnsi="Times New Roman" w:cs="Times New Roman"/>
                <w:b/>
                <w:bCs/>
              </w:rPr>
              <w:t>А5: Picture-</w:t>
            </w:r>
            <w:proofErr w:type="spellStart"/>
            <w:r w:rsidRPr="000311AE">
              <w:rPr>
                <w:rFonts w:ascii="Times New Roman" w:hAnsi="Times New Roman" w:cs="Times New Roman"/>
                <w:b/>
                <w:bCs/>
              </w:rPr>
              <w:t>in</w:t>
            </w:r>
            <w:proofErr w:type="spellEnd"/>
            <w:r w:rsidRPr="000311AE">
              <w:rPr>
                <w:rFonts w:ascii="Times New Roman" w:hAnsi="Times New Roman" w:cs="Times New Roman"/>
                <w:b/>
                <w:bCs/>
              </w:rPr>
              <w:t>-Picture режим</w:t>
            </w:r>
          </w:p>
          <w:p w14:paraId="0C284A87" w14:textId="337A36BB" w:rsidR="001C3E01" w:rsidRPr="001C3E01" w:rsidRDefault="0000231F" w:rsidP="001C3E01">
            <w:pPr>
              <w:pStyle w:val="a9"/>
              <w:numPr>
                <w:ilvl w:val="0"/>
                <w:numId w:val="145"/>
              </w:numPr>
              <w:spacing w:line="240" w:lineRule="auto"/>
              <w:jc w:val="both"/>
              <w:rPr>
                <w:rFonts w:ascii="Times New Roman" w:hAnsi="Times New Roman" w:cs="Times New Roman"/>
                <w:lang w:val="en-US"/>
              </w:rPr>
            </w:pPr>
            <w:r w:rsidRPr="001C3E01">
              <w:rPr>
                <w:rFonts w:ascii="Times New Roman" w:hAnsi="Times New Roman" w:cs="Times New Roman"/>
              </w:rPr>
              <w:t>На кроці 16: Користувач хоче переглядати відео у малому вікні, працюючи з іншими вкладками</w:t>
            </w:r>
          </w:p>
          <w:p w14:paraId="0A6E9CB9" w14:textId="0244826C" w:rsidR="001C3E01" w:rsidRPr="001C3E01" w:rsidRDefault="0000231F" w:rsidP="001C3E01">
            <w:pPr>
              <w:pStyle w:val="a9"/>
              <w:numPr>
                <w:ilvl w:val="0"/>
                <w:numId w:val="145"/>
              </w:numPr>
              <w:spacing w:line="240" w:lineRule="auto"/>
              <w:jc w:val="both"/>
              <w:rPr>
                <w:rFonts w:ascii="Times New Roman" w:hAnsi="Times New Roman" w:cs="Times New Roman"/>
                <w:lang w:val="en-US"/>
              </w:rPr>
            </w:pPr>
            <w:r w:rsidRPr="001C3E01">
              <w:rPr>
                <w:rFonts w:ascii="Times New Roman" w:hAnsi="Times New Roman" w:cs="Times New Roman"/>
              </w:rPr>
              <w:t xml:space="preserve">Користувач натискає кнопку PIP у </w:t>
            </w:r>
            <w:proofErr w:type="spellStart"/>
            <w:r w:rsidRPr="001C3E01">
              <w:rPr>
                <w:rFonts w:ascii="Times New Roman" w:hAnsi="Times New Roman" w:cs="Times New Roman"/>
              </w:rPr>
              <w:t>controls</w:t>
            </w:r>
            <w:proofErr w:type="spellEnd"/>
          </w:p>
          <w:p w14:paraId="0CCAD59D" w14:textId="7715A743" w:rsidR="001C3E01" w:rsidRPr="001C3E01" w:rsidRDefault="0000231F" w:rsidP="001C3E01">
            <w:pPr>
              <w:pStyle w:val="a9"/>
              <w:numPr>
                <w:ilvl w:val="0"/>
                <w:numId w:val="145"/>
              </w:numPr>
              <w:spacing w:line="240" w:lineRule="auto"/>
              <w:jc w:val="both"/>
              <w:rPr>
                <w:rFonts w:ascii="Times New Roman" w:hAnsi="Times New Roman" w:cs="Times New Roman"/>
                <w:lang w:val="en-US"/>
              </w:rPr>
            </w:pPr>
            <w:r w:rsidRPr="001C3E01">
              <w:rPr>
                <w:rFonts w:ascii="Times New Roman" w:hAnsi="Times New Roman" w:cs="Times New Roman"/>
              </w:rPr>
              <w:t>Система активує Picture-</w:t>
            </w:r>
            <w:proofErr w:type="spellStart"/>
            <w:r w:rsidRPr="001C3E01">
              <w:rPr>
                <w:rFonts w:ascii="Times New Roman" w:hAnsi="Times New Roman" w:cs="Times New Roman"/>
              </w:rPr>
              <w:t>in</w:t>
            </w:r>
            <w:proofErr w:type="spellEnd"/>
            <w:r w:rsidRPr="001C3E01">
              <w:rPr>
                <w:rFonts w:ascii="Times New Roman" w:hAnsi="Times New Roman" w:cs="Times New Roman"/>
              </w:rPr>
              <w:t>-Picture API браузера</w:t>
            </w:r>
          </w:p>
          <w:p w14:paraId="4906FE52" w14:textId="252502A6" w:rsidR="001C3E01" w:rsidRPr="001C3E01" w:rsidRDefault="0000231F" w:rsidP="001C3E01">
            <w:pPr>
              <w:pStyle w:val="a9"/>
              <w:numPr>
                <w:ilvl w:val="0"/>
                <w:numId w:val="145"/>
              </w:numPr>
              <w:spacing w:line="240" w:lineRule="auto"/>
              <w:jc w:val="both"/>
              <w:rPr>
                <w:rFonts w:ascii="Times New Roman" w:hAnsi="Times New Roman" w:cs="Times New Roman"/>
                <w:lang w:val="en-US"/>
              </w:rPr>
            </w:pPr>
            <w:r w:rsidRPr="001C3E01">
              <w:rPr>
                <w:rFonts w:ascii="Times New Roman" w:hAnsi="Times New Roman" w:cs="Times New Roman"/>
              </w:rPr>
              <w:t xml:space="preserve">Відео відображається у малому </w:t>
            </w:r>
            <w:proofErr w:type="spellStart"/>
            <w:r w:rsidRPr="001C3E01">
              <w:rPr>
                <w:rFonts w:ascii="Times New Roman" w:hAnsi="Times New Roman" w:cs="Times New Roman"/>
              </w:rPr>
              <w:t>floating</w:t>
            </w:r>
            <w:proofErr w:type="spellEnd"/>
            <w:r w:rsidRPr="001C3E01">
              <w:rPr>
                <w:rFonts w:ascii="Times New Roman" w:hAnsi="Times New Roman" w:cs="Times New Roman"/>
              </w:rPr>
              <w:t xml:space="preserve"> вікні поверх інших вікон/вкладок</w:t>
            </w:r>
          </w:p>
          <w:p w14:paraId="76002735" w14:textId="6616EF8F" w:rsidR="001C3E01" w:rsidRPr="001C3E01" w:rsidRDefault="0000231F" w:rsidP="001C3E01">
            <w:pPr>
              <w:pStyle w:val="a9"/>
              <w:numPr>
                <w:ilvl w:val="0"/>
                <w:numId w:val="145"/>
              </w:numPr>
              <w:spacing w:line="240" w:lineRule="auto"/>
              <w:jc w:val="both"/>
              <w:rPr>
                <w:rFonts w:ascii="Times New Roman" w:hAnsi="Times New Roman" w:cs="Times New Roman"/>
                <w:lang w:val="en-US"/>
              </w:rPr>
            </w:pPr>
            <w:r w:rsidRPr="001C3E01">
              <w:rPr>
                <w:rFonts w:ascii="Times New Roman" w:hAnsi="Times New Roman" w:cs="Times New Roman"/>
              </w:rPr>
              <w:t xml:space="preserve">Користувач може перемістити та </w:t>
            </w:r>
            <w:proofErr w:type="spellStart"/>
            <w:r w:rsidRPr="001C3E01">
              <w:rPr>
                <w:rFonts w:ascii="Times New Roman" w:hAnsi="Times New Roman" w:cs="Times New Roman"/>
              </w:rPr>
              <w:t>resize</w:t>
            </w:r>
            <w:proofErr w:type="spellEnd"/>
            <w:r w:rsidRPr="001C3E01">
              <w:rPr>
                <w:rFonts w:ascii="Times New Roman" w:hAnsi="Times New Roman" w:cs="Times New Roman"/>
              </w:rPr>
              <w:t xml:space="preserve"> PIP вікно</w:t>
            </w:r>
          </w:p>
          <w:p w14:paraId="5B04463F" w14:textId="024040ED" w:rsidR="001C3E01" w:rsidRPr="001C3E01" w:rsidRDefault="0000231F" w:rsidP="001C3E01">
            <w:pPr>
              <w:pStyle w:val="a9"/>
              <w:numPr>
                <w:ilvl w:val="0"/>
                <w:numId w:val="145"/>
              </w:numPr>
              <w:spacing w:line="240" w:lineRule="auto"/>
              <w:jc w:val="both"/>
              <w:rPr>
                <w:rFonts w:ascii="Times New Roman" w:hAnsi="Times New Roman" w:cs="Times New Roman"/>
                <w:lang w:val="en-US"/>
              </w:rPr>
            </w:pPr>
            <w:r w:rsidRPr="001C3E01">
              <w:rPr>
                <w:rFonts w:ascii="Times New Roman" w:hAnsi="Times New Roman" w:cs="Times New Roman"/>
              </w:rPr>
              <w:t xml:space="preserve">Базові </w:t>
            </w:r>
            <w:proofErr w:type="spellStart"/>
            <w:r w:rsidRPr="001C3E01">
              <w:rPr>
                <w:rFonts w:ascii="Times New Roman" w:hAnsi="Times New Roman" w:cs="Times New Roman"/>
              </w:rPr>
              <w:t>controls</w:t>
            </w:r>
            <w:proofErr w:type="spellEnd"/>
            <w:r w:rsidRPr="001C3E01">
              <w:rPr>
                <w:rFonts w:ascii="Times New Roman" w:hAnsi="Times New Roman" w:cs="Times New Roman"/>
              </w:rPr>
              <w:t xml:space="preserve"> доступні у PIP вікні (</w:t>
            </w:r>
            <w:proofErr w:type="spellStart"/>
            <w:r w:rsidRPr="001C3E01">
              <w:rPr>
                <w:rFonts w:ascii="Times New Roman" w:hAnsi="Times New Roman" w:cs="Times New Roman"/>
              </w:rPr>
              <w:t>play</w:t>
            </w:r>
            <w:proofErr w:type="spellEnd"/>
            <w:r w:rsidRPr="001C3E01">
              <w:rPr>
                <w:rFonts w:ascii="Times New Roman" w:hAnsi="Times New Roman" w:cs="Times New Roman"/>
              </w:rPr>
              <w:t>/</w:t>
            </w:r>
            <w:proofErr w:type="spellStart"/>
            <w:r w:rsidRPr="001C3E01">
              <w:rPr>
                <w:rFonts w:ascii="Times New Roman" w:hAnsi="Times New Roman" w:cs="Times New Roman"/>
              </w:rPr>
              <w:t>pause</w:t>
            </w:r>
            <w:proofErr w:type="spellEnd"/>
            <w:r w:rsidRPr="001C3E01">
              <w:rPr>
                <w:rFonts w:ascii="Times New Roman" w:hAnsi="Times New Roman" w:cs="Times New Roman"/>
              </w:rPr>
              <w:t xml:space="preserve">, </w:t>
            </w:r>
            <w:proofErr w:type="spellStart"/>
            <w:r w:rsidRPr="001C3E01">
              <w:rPr>
                <w:rFonts w:ascii="Times New Roman" w:hAnsi="Times New Roman" w:cs="Times New Roman"/>
              </w:rPr>
              <w:t>close</w:t>
            </w:r>
            <w:proofErr w:type="spellEnd"/>
            <w:r w:rsidRPr="001C3E01">
              <w:rPr>
                <w:rFonts w:ascii="Times New Roman" w:hAnsi="Times New Roman" w:cs="Times New Roman"/>
              </w:rPr>
              <w:t>)</w:t>
            </w:r>
          </w:p>
          <w:p w14:paraId="51622688" w14:textId="313FA3D8" w:rsidR="001C3E01" w:rsidRPr="001C3E01" w:rsidRDefault="0000231F" w:rsidP="001C3E01">
            <w:pPr>
              <w:pStyle w:val="a9"/>
              <w:numPr>
                <w:ilvl w:val="0"/>
                <w:numId w:val="145"/>
              </w:numPr>
              <w:spacing w:line="240" w:lineRule="auto"/>
              <w:jc w:val="both"/>
              <w:rPr>
                <w:rFonts w:ascii="Times New Roman" w:hAnsi="Times New Roman" w:cs="Times New Roman"/>
                <w:lang w:val="en-US"/>
              </w:rPr>
            </w:pPr>
            <w:r w:rsidRPr="001C3E01">
              <w:rPr>
                <w:rFonts w:ascii="Times New Roman" w:hAnsi="Times New Roman" w:cs="Times New Roman"/>
              </w:rPr>
              <w:t xml:space="preserve">Користувач може повернутися до повноекранного режиму </w:t>
            </w:r>
            <w:proofErr w:type="spellStart"/>
            <w:r w:rsidRPr="001C3E01">
              <w:rPr>
                <w:rFonts w:ascii="Times New Roman" w:hAnsi="Times New Roman" w:cs="Times New Roman"/>
              </w:rPr>
              <w:t>кліком</w:t>
            </w:r>
            <w:proofErr w:type="spellEnd"/>
            <w:r w:rsidRPr="001C3E01">
              <w:rPr>
                <w:rFonts w:ascii="Times New Roman" w:hAnsi="Times New Roman" w:cs="Times New Roman"/>
              </w:rPr>
              <w:t xml:space="preserve"> на PIP вікно</w:t>
            </w:r>
          </w:p>
          <w:p w14:paraId="3F4830F5" w14:textId="38A12D4F" w:rsidR="001C3E01" w:rsidRPr="001C3E01" w:rsidRDefault="0000231F" w:rsidP="001C3E01">
            <w:pPr>
              <w:pStyle w:val="a9"/>
              <w:numPr>
                <w:ilvl w:val="0"/>
                <w:numId w:val="145"/>
              </w:numPr>
              <w:spacing w:line="240" w:lineRule="auto"/>
              <w:jc w:val="both"/>
              <w:rPr>
                <w:rFonts w:ascii="Times New Roman" w:hAnsi="Times New Roman" w:cs="Times New Roman"/>
                <w:lang w:val="en-US"/>
              </w:rPr>
            </w:pPr>
            <w:proofErr w:type="spellStart"/>
            <w:r w:rsidRPr="001C3E01">
              <w:rPr>
                <w:rFonts w:ascii="Times New Roman" w:hAnsi="Times New Roman" w:cs="Times New Roman"/>
              </w:rPr>
              <w:t>Use</w:t>
            </w:r>
            <w:proofErr w:type="spellEnd"/>
            <w:r w:rsidRPr="001C3E01">
              <w:rPr>
                <w:rFonts w:ascii="Times New Roman" w:hAnsi="Times New Roman" w:cs="Times New Roman"/>
              </w:rPr>
              <w:t xml:space="preserve"> </w:t>
            </w:r>
            <w:proofErr w:type="spellStart"/>
            <w:r w:rsidRPr="001C3E01">
              <w:rPr>
                <w:rFonts w:ascii="Times New Roman" w:hAnsi="Times New Roman" w:cs="Times New Roman"/>
              </w:rPr>
              <w:t>case</w:t>
            </w:r>
            <w:proofErr w:type="spellEnd"/>
            <w:r w:rsidRPr="001C3E01">
              <w:rPr>
                <w:rFonts w:ascii="Times New Roman" w:hAnsi="Times New Roman" w:cs="Times New Roman"/>
              </w:rPr>
              <w:t xml:space="preserve"> продовжується у PIP режимі</w:t>
            </w:r>
          </w:p>
          <w:p w14:paraId="1FAAD957" w14:textId="67B253DD" w:rsidR="001C3E01" w:rsidRDefault="0000231F" w:rsidP="001C3E01">
            <w:pPr>
              <w:spacing w:after="0" w:line="240" w:lineRule="auto"/>
              <w:jc w:val="both"/>
              <w:rPr>
                <w:rFonts w:ascii="Times New Roman" w:hAnsi="Times New Roman" w:cs="Times New Roman"/>
                <w:lang w:val="en-US"/>
              </w:rPr>
            </w:pPr>
            <w:r w:rsidRPr="000311AE">
              <w:rPr>
                <w:rFonts w:ascii="Times New Roman" w:hAnsi="Times New Roman" w:cs="Times New Roman"/>
                <w:b/>
                <w:bCs/>
              </w:rPr>
              <w:t>А6: Автоматичне відтворення наступного епізоду (серіали)</w:t>
            </w:r>
          </w:p>
          <w:p w14:paraId="7C590E63" w14:textId="547BCACA" w:rsidR="001C3E01" w:rsidRPr="001C3E01" w:rsidRDefault="0000231F" w:rsidP="001C3E01">
            <w:pPr>
              <w:pStyle w:val="a9"/>
              <w:numPr>
                <w:ilvl w:val="0"/>
                <w:numId w:val="146"/>
              </w:numPr>
              <w:spacing w:line="240" w:lineRule="auto"/>
              <w:jc w:val="both"/>
              <w:rPr>
                <w:rFonts w:ascii="Times New Roman" w:hAnsi="Times New Roman" w:cs="Times New Roman"/>
                <w:lang w:val="en-US"/>
              </w:rPr>
            </w:pPr>
            <w:r w:rsidRPr="001C3E01">
              <w:rPr>
                <w:rFonts w:ascii="Times New Roman" w:hAnsi="Times New Roman" w:cs="Times New Roman"/>
              </w:rPr>
              <w:t>Користувач дивиться серіал, наприклад, епізод 3 сезону 2</w:t>
            </w:r>
          </w:p>
          <w:p w14:paraId="536A5A01" w14:textId="4C567C07" w:rsidR="001C3E01" w:rsidRPr="001C3E01" w:rsidRDefault="0000231F" w:rsidP="001C3E01">
            <w:pPr>
              <w:pStyle w:val="a9"/>
              <w:numPr>
                <w:ilvl w:val="0"/>
                <w:numId w:val="146"/>
              </w:numPr>
              <w:spacing w:line="240" w:lineRule="auto"/>
              <w:jc w:val="both"/>
              <w:rPr>
                <w:rFonts w:ascii="Times New Roman" w:hAnsi="Times New Roman" w:cs="Times New Roman"/>
                <w:lang w:val="en-US"/>
              </w:rPr>
            </w:pPr>
            <w:r w:rsidRPr="001C3E01">
              <w:rPr>
                <w:rFonts w:ascii="Times New Roman" w:hAnsi="Times New Roman" w:cs="Times New Roman"/>
              </w:rPr>
              <w:t>На кроці 18: Епізод досягає кінця (</w:t>
            </w:r>
            <w:proofErr w:type="spellStart"/>
            <w:r w:rsidRPr="001C3E01">
              <w:rPr>
                <w:rFonts w:ascii="Times New Roman" w:hAnsi="Times New Roman" w:cs="Times New Roman"/>
              </w:rPr>
              <w:t>credits</w:t>
            </w:r>
            <w:proofErr w:type="spellEnd"/>
            <w:r w:rsidRPr="001C3E01">
              <w:rPr>
                <w:rFonts w:ascii="Times New Roman" w:hAnsi="Times New Roman" w:cs="Times New Roman"/>
              </w:rPr>
              <w:t xml:space="preserve"> починаються)</w:t>
            </w:r>
          </w:p>
          <w:p w14:paraId="03655140" w14:textId="57D2FB54" w:rsidR="001C3E01" w:rsidRPr="001C3E01" w:rsidRDefault="0000231F" w:rsidP="001C3E01">
            <w:pPr>
              <w:pStyle w:val="a9"/>
              <w:numPr>
                <w:ilvl w:val="0"/>
                <w:numId w:val="146"/>
              </w:numPr>
              <w:spacing w:line="240" w:lineRule="auto"/>
              <w:jc w:val="both"/>
              <w:rPr>
                <w:rFonts w:ascii="Times New Roman" w:hAnsi="Times New Roman" w:cs="Times New Roman"/>
                <w:lang w:val="en-US"/>
              </w:rPr>
            </w:pPr>
            <w:r w:rsidRPr="001C3E01">
              <w:rPr>
                <w:rFonts w:ascii="Times New Roman" w:hAnsi="Times New Roman" w:cs="Times New Roman"/>
              </w:rPr>
              <w:t xml:space="preserve">Система показує </w:t>
            </w:r>
            <w:proofErr w:type="spellStart"/>
            <w:r w:rsidRPr="001C3E01">
              <w:rPr>
                <w:rFonts w:ascii="Times New Roman" w:hAnsi="Times New Roman" w:cs="Times New Roman"/>
              </w:rPr>
              <w:t>overlay</w:t>
            </w:r>
            <w:proofErr w:type="spellEnd"/>
            <w:r w:rsidRPr="001C3E01">
              <w:rPr>
                <w:rFonts w:ascii="Times New Roman" w:hAnsi="Times New Roman" w:cs="Times New Roman"/>
              </w:rPr>
              <w:t xml:space="preserve"> з </w:t>
            </w:r>
            <w:proofErr w:type="spellStart"/>
            <w:r w:rsidRPr="001C3E01">
              <w:rPr>
                <w:rFonts w:ascii="Times New Roman" w:hAnsi="Times New Roman" w:cs="Times New Roman"/>
              </w:rPr>
              <w:t>countdown</w:t>
            </w:r>
            <w:proofErr w:type="spellEnd"/>
            <w:r w:rsidRPr="001C3E01">
              <w:rPr>
                <w:rFonts w:ascii="Times New Roman" w:hAnsi="Times New Roman" w:cs="Times New Roman"/>
              </w:rPr>
              <w:t>: "Наступний епізод: S02E04 - [назва] почнеться через 10... 9... 8..."</w:t>
            </w:r>
          </w:p>
          <w:p w14:paraId="18D6169B" w14:textId="1DD3BF60" w:rsidR="001C3E01" w:rsidRPr="001C3E01" w:rsidRDefault="0000231F" w:rsidP="001C3E01">
            <w:pPr>
              <w:pStyle w:val="a9"/>
              <w:numPr>
                <w:ilvl w:val="0"/>
                <w:numId w:val="146"/>
              </w:numPr>
              <w:spacing w:line="240" w:lineRule="auto"/>
              <w:jc w:val="both"/>
              <w:rPr>
                <w:rFonts w:ascii="Times New Roman" w:hAnsi="Times New Roman" w:cs="Times New Roman"/>
                <w:lang w:val="en-US"/>
              </w:rPr>
            </w:pPr>
            <w:proofErr w:type="spellStart"/>
            <w:r w:rsidRPr="001C3E01">
              <w:rPr>
                <w:rFonts w:ascii="Times New Roman" w:hAnsi="Times New Roman" w:cs="Times New Roman"/>
              </w:rPr>
              <w:t>Overlay</w:t>
            </w:r>
            <w:proofErr w:type="spellEnd"/>
            <w:r w:rsidRPr="001C3E01">
              <w:rPr>
                <w:rFonts w:ascii="Times New Roman" w:hAnsi="Times New Roman" w:cs="Times New Roman"/>
              </w:rPr>
              <w:t xml:space="preserve"> містить </w:t>
            </w:r>
            <w:proofErr w:type="spellStart"/>
            <w:r w:rsidRPr="001C3E01">
              <w:rPr>
                <w:rFonts w:ascii="Times New Roman" w:hAnsi="Times New Roman" w:cs="Times New Roman"/>
              </w:rPr>
              <w:t>thumbnail</w:t>
            </w:r>
            <w:proofErr w:type="spellEnd"/>
            <w:r w:rsidRPr="001C3E01">
              <w:rPr>
                <w:rFonts w:ascii="Times New Roman" w:hAnsi="Times New Roman" w:cs="Times New Roman"/>
              </w:rPr>
              <w:t xml:space="preserve"> наступного епізоду та його опис</w:t>
            </w:r>
          </w:p>
          <w:p w14:paraId="74CBC713" w14:textId="1A4BC36A" w:rsidR="001C3E01" w:rsidRPr="001C3E01" w:rsidRDefault="0000231F" w:rsidP="001C3E01">
            <w:pPr>
              <w:pStyle w:val="a9"/>
              <w:numPr>
                <w:ilvl w:val="0"/>
                <w:numId w:val="146"/>
              </w:numPr>
              <w:spacing w:line="240" w:lineRule="auto"/>
              <w:jc w:val="both"/>
              <w:rPr>
                <w:rFonts w:ascii="Times New Roman" w:hAnsi="Times New Roman" w:cs="Times New Roman"/>
                <w:lang w:val="en-US"/>
              </w:rPr>
            </w:pPr>
            <w:r w:rsidRPr="001C3E01">
              <w:rPr>
                <w:rFonts w:ascii="Times New Roman" w:hAnsi="Times New Roman" w:cs="Times New Roman"/>
              </w:rPr>
              <w:t>Користувач може натиснути "Дивитися зараз" для миттєвого переходу</w:t>
            </w:r>
          </w:p>
          <w:p w14:paraId="76B4E5D8" w14:textId="65D958FA" w:rsidR="001C3E01" w:rsidRPr="001C3E01" w:rsidRDefault="0000231F" w:rsidP="001C3E01">
            <w:pPr>
              <w:pStyle w:val="a9"/>
              <w:numPr>
                <w:ilvl w:val="0"/>
                <w:numId w:val="146"/>
              </w:numPr>
              <w:spacing w:line="240" w:lineRule="auto"/>
              <w:jc w:val="both"/>
              <w:rPr>
                <w:rFonts w:ascii="Times New Roman" w:hAnsi="Times New Roman" w:cs="Times New Roman"/>
                <w:lang w:val="en-US"/>
              </w:rPr>
            </w:pPr>
            <w:r w:rsidRPr="001C3E01">
              <w:rPr>
                <w:rFonts w:ascii="Times New Roman" w:hAnsi="Times New Roman" w:cs="Times New Roman"/>
              </w:rPr>
              <w:t xml:space="preserve">Або натиснути "Скасувати" для перегляду </w:t>
            </w:r>
            <w:proofErr w:type="spellStart"/>
            <w:r w:rsidRPr="001C3E01">
              <w:rPr>
                <w:rFonts w:ascii="Times New Roman" w:hAnsi="Times New Roman" w:cs="Times New Roman"/>
              </w:rPr>
              <w:t>credits</w:t>
            </w:r>
            <w:proofErr w:type="spellEnd"/>
            <w:r w:rsidRPr="001C3E01">
              <w:rPr>
                <w:rFonts w:ascii="Times New Roman" w:hAnsi="Times New Roman" w:cs="Times New Roman"/>
              </w:rPr>
              <w:t xml:space="preserve"> та повернення до каталогу</w:t>
            </w:r>
          </w:p>
          <w:p w14:paraId="7DE91647" w14:textId="0BE4CD87" w:rsidR="001C3E01" w:rsidRPr="001C3E01" w:rsidRDefault="0000231F" w:rsidP="001C3E01">
            <w:pPr>
              <w:pStyle w:val="a9"/>
              <w:numPr>
                <w:ilvl w:val="0"/>
                <w:numId w:val="146"/>
              </w:numPr>
              <w:spacing w:line="240" w:lineRule="auto"/>
              <w:jc w:val="both"/>
              <w:rPr>
                <w:rFonts w:ascii="Times New Roman" w:hAnsi="Times New Roman" w:cs="Times New Roman"/>
                <w:lang w:val="en-US"/>
              </w:rPr>
            </w:pPr>
            <w:r w:rsidRPr="001C3E01">
              <w:rPr>
                <w:rFonts w:ascii="Times New Roman" w:hAnsi="Times New Roman" w:cs="Times New Roman"/>
              </w:rPr>
              <w:t xml:space="preserve">Якщо користувач не взаємодіє: після </w:t>
            </w:r>
            <w:proofErr w:type="spellStart"/>
            <w:r w:rsidRPr="001C3E01">
              <w:rPr>
                <w:rFonts w:ascii="Times New Roman" w:hAnsi="Times New Roman" w:cs="Times New Roman"/>
              </w:rPr>
              <w:t>countdown</w:t>
            </w:r>
            <w:proofErr w:type="spellEnd"/>
            <w:r w:rsidRPr="001C3E01">
              <w:rPr>
                <w:rFonts w:ascii="Times New Roman" w:hAnsi="Times New Roman" w:cs="Times New Roman"/>
              </w:rPr>
              <w:t xml:space="preserve"> (0) автоматично запускається наступний епізод</w:t>
            </w:r>
          </w:p>
          <w:p w14:paraId="7B1DB97F" w14:textId="12270A86" w:rsidR="001C3E01" w:rsidRPr="001C3E01" w:rsidRDefault="0000231F" w:rsidP="001C3E01">
            <w:pPr>
              <w:pStyle w:val="a9"/>
              <w:numPr>
                <w:ilvl w:val="0"/>
                <w:numId w:val="146"/>
              </w:numPr>
              <w:spacing w:line="240" w:lineRule="auto"/>
              <w:jc w:val="both"/>
              <w:rPr>
                <w:rFonts w:ascii="Times New Roman" w:hAnsi="Times New Roman" w:cs="Times New Roman"/>
                <w:lang w:val="en-US"/>
              </w:rPr>
            </w:pPr>
            <w:r w:rsidRPr="001C3E01">
              <w:rPr>
                <w:rFonts w:ascii="Times New Roman" w:hAnsi="Times New Roman" w:cs="Times New Roman"/>
              </w:rPr>
              <w:t>Система завантажує S02E04 та починає відтворення з початку</w:t>
            </w:r>
          </w:p>
          <w:p w14:paraId="6CAA98BC" w14:textId="5F8BDECA" w:rsidR="001C3E01" w:rsidRPr="001C3E01" w:rsidRDefault="0000231F" w:rsidP="001C3E01">
            <w:pPr>
              <w:pStyle w:val="a9"/>
              <w:numPr>
                <w:ilvl w:val="0"/>
                <w:numId w:val="146"/>
              </w:numPr>
              <w:spacing w:line="240" w:lineRule="auto"/>
              <w:jc w:val="both"/>
              <w:rPr>
                <w:rFonts w:ascii="Times New Roman" w:hAnsi="Times New Roman" w:cs="Times New Roman"/>
                <w:lang w:val="en-US"/>
              </w:rPr>
            </w:pPr>
            <w:proofErr w:type="spellStart"/>
            <w:r w:rsidRPr="001C3E01">
              <w:rPr>
                <w:rFonts w:ascii="Times New Roman" w:hAnsi="Times New Roman" w:cs="Times New Roman"/>
              </w:rPr>
              <w:t>Use</w:t>
            </w:r>
            <w:proofErr w:type="spellEnd"/>
            <w:r w:rsidRPr="001C3E01">
              <w:rPr>
                <w:rFonts w:ascii="Times New Roman" w:hAnsi="Times New Roman" w:cs="Times New Roman"/>
              </w:rPr>
              <w:t xml:space="preserve"> </w:t>
            </w:r>
            <w:proofErr w:type="spellStart"/>
            <w:r w:rsidRPr="001C3E01">
              <w:rPr>
                <w:rFonts w:ascii="Times New Roman" w:hAnsi="Times New Roman" w:cs="Times New Roman"/>
              </w:rPr>
              <w:t>case</w:t>
            </w:r>
            <w:proofErr w:type="spellEnd"/>
            <w:r w:rsidRPr="001C3E01">
              <w:rPr>
                <w:rFonts w:ascii="Times New Roman" w:hAnsi="Times New Roman" w:cs="Times New Roman"/>
              </w:rPr>
              <w:t xml:space="preserve"> продовжується з наступним епізодом</w:t>
            </w:r>
          </w:p>
          <w:p w14:paraId="6D068E50" w14:textId="7B3CF5B2" w:rsidR="001C3E01" w:rsidRDefault="0000231F" w:rsidP="001C3E01">
            <w:pPr>
              <w:spacing w:after="0" w:line="240" w:lineRule="auto"/>
              <w:jc w:val="both"/>
              <w:rPr>
                <w:rFonts w:ascii="Times New Roman" w:hAnsi="Times New Roman" w:cs="Times New Roman"/>
                <w:lang w:val="en-US"/>
              </w:rPr>
            </w:pPr>
            <w:r w:rsidRPr="000311AE">
              <w:rPr>
                <w:rFonts w:ascii="Times New Roman" w:hAnsi="Times New Roman" w:cs="Times New Roman"/>
                <w:b/>
                <w:bCs/>
              </w:rPr>
              <w:t xml:space="preserve">А7: Скачування для </w:t>
            </w:r>
            <w:proofErr w:type="spellStart"/>
            <w:r w:rsidRPr="000311AE">
              <w:rPr>
                <w:rFonts w:ascii="Times New Roman" w:hAnsi="Times New Roman" w:cs="Times New Roman"/>
                <w:b/>
                <w:bCs/>
              </w:rPr>
              <w:t>офлайн</w:t>
            </w:r>
            <w:proofErr w:type="spellEnd"/>
            <w:r w:rsidRPr="000311AE">
              <w:rPr>
                <w:rFonts w:ascii="Times New Roman" w:hAnsi="Times New Roman" w:cs="Times New Roman"/>
                <w:b/>
                <w:bCs/>
              </w:rPr>
              <w:t xml:space="preserve"> перегляду (якщо доступно)</w:t>
            </w:r>
          </w:p>
          <w:p w14:paraId="0D97C5CB" w14:textId="3FA6BCC8" w:rsidR="001C3E01" w:rsidRPr="001C3E01" w:rsidRDefault="0000231F" w:rsidP="001C3E01">
            <w:pPr>
              <w:pStyle w:val="a9"/>
              <w:numPr>
                <w:ilvl w:val="0"/>
                <w:numId w:val="147"/>
              </w:numPr>
              <w:spacing w:line="240" w:lineRule="auto"/>
              <w:jc w:val="both"/>
              <w:rPr>
                <w:rFonts w:ascii="Times New Roman" w:hAnsi="Times New Roman" w:cs="Times New Roman"/>
                <w:lang w:val="en-US"/>
              </w:rPr>
            </w:pPr>
            <w:r w:rsidRPr="001C3E01">
              <w:rPr>
                <w:rFonts w:ascii="Times New Roman" w:hAnsi="Times New Roman" w:cs="Times New Roman"/>
              </w:rPr>
              <w:t>На детальній сторінці фільму користувач бачить кнопку "Завантажити"</w:t>
            </w:r>
          </w:p>
          <w:p w14:paraId="48F380E3" w14:textId="550CA029" w:rsidR="001C3E01" w:rsidRPr="001C3E01" w:rsidRDefault="0000231F" w:rsidP="001C3E01">
            <w:pPr>
              <w:pStyle w:val="a9"/>
              <w:numPr>
                <w:ilvl w:val="0"/>
                <w:numId w:val="147"/>
              </w:numPr>
              <w:spacing w:line="240" w:lineRule="auto"/>
              <w:jc w:val="both"/>
              <w:rPr>
                <w:rFonts w:ascii="Times New Roman" w:hAnsi="Times New Roman" w:cs="Times New Roman"/>
                <w:lang w:val="en-US"/>
              </w:rPr>
            </w:pPr>
            <w:r w:rsidRPr="001C3E01">
              <w:rPr>
                <w:rFonts w:ascii="Times New Roman" w:hAnsi="Times New Roman" w:cs="Times New Roman"/>
              </w:rPr>
              <w:t>Користувач натискає "Завантажити" замість "Дивитися"</w:t>
            </w:r>
          </w:p>
          <w:p w14:paraId="4A7D0C53" w14:textId="2DC751BA" w:rsidR="001C3E01" w:rsidRPr="001C3E01" w:rsidRDefault="0000231F" w:rsidP="001C3E01">
            <w:pPr>
              <w:pStyle w:val="a9"/>
              <w:numPr>
                <w:ilvl w:val="0"/>
                <w:numId w:val="147"/>
              </w:numPr>
              <w:spacing w:line="240" w:lineRule="auto"/>
              <w:jc w:val="both"/>
              <w:rPr>
                <w:rFonts w:ascii="Times New Roman" w:hAnsi="Times New Roman" w:cs="Times New Roman"/>
                <w:lang w:val="en-US"/>
              </w:rPr>
            </w:pPr>
            <w:r w:rsidRPr="001C3E01">
              <w:rPr>
                <w:rFonts w:ascii="Times New Roman" w:hAnsi="Times New Roman" w:cs="Times New Roman"/>
              </w:rPr>
              <w:t>Це переключає на UC14 (</w:t>
            </w:r>
            <w:proofErr w:type="spellStart"/>
            <w:r w:rsidRPr="001C3E01">
              <w:rPr>
                <w:rFonts w:ascii="Times New Roman" w:hAnsi="Times New Roman" w:cs="Times New Roman"/>
              </w:rPr>
              <w:t>Офлайн</w:t>
            </w:r>
            <w:proofErr w:type="spellEnd"/>
            <w:r w:rsidRPr="001C3E01">
              <w:rPr>
                <w:rFonts w:ascii="Times New Roman" w:hAnsi="Times New Roman" w:cs="Times New Roman"/>
              </w:rPr>
              <w:t xml:space="preserve"> перегляд)</w:t>
            </w:r>
          </w:p>
          <w:p w14:paraId="7FF1D31D" w14:textId="32F2C473" w:rsidR="001C3E01" w:rsidRPr="001C3E01" w:rsidRDefault="0000231F" w:rsidP="001C3E01">
            <w:pPr>
              <w:pStyle w:val="a9"/>
              <w:numPr>
                <w:ilvl w:val="0"/>
                <w:numId w:val="147"/>
              </w:numPr>
              <w:spacing w:line="240" w:lineRule="auto"/>
              <w:jc w:val="both"/>
              <w:rPr>
                <w:rFonts w:ascii="Times New Roman" w:hAnsi="Times New Roman" w:cs="Times New Roman"/>
                <w:lang w:val="en-US"/>
              </w:rPr>
            </w:pPr>
            <w:proofErr w:type="spellStart"/>
            <w:r w:rsidRPr="001C3E01">
              <w:rPr>
                <w:rFonts w:ascii="Times New Roman" w:hAnsi="Times New Roman" w:cs="Times New Roman"/>
              </w:rPr>
              <w:t>Use</w:t>
            </w:r>
            <w:proofErr w:type="spellEnd"/>
            <w:r w:rsidRPr="001C3E01">
              <w:rPr>
                <w:rFonts w:ascii="Times New Roman" w:hAnsi="Times New Roman" w:cs="Times New Roman"/>
              </w:rPr>
              <w:t xml:space="preserve"> </w:t>
            </w:r>
            <w:proofErr w:type="spellStart"/>
            <w:r w:rsidRPr="001C3E01">
              <w:rPr>
                <w:rFonts w:ascii="Times New Roman" w:hAnsi="Times New Roman" w:cs="Times New Roman"/>
              </w:rPr>
              <w:t>case</w:t>
            </w:r>
            <w:proofErr w:type="spellEnd"/>
            <w:r w:rsidRPr="001C3E01">
              <w:rPr>
                <w:rFonts w:ascii="Times New Roman" w:hAnsi="Times New Roman" w:cs="Times New Roman"/>
              </w:rPr>
              <w:t xml:space="preserve"> переходить до UC14</w:t>
            </w:r>
          </w:p>
          <w:p w14:paraId="5EA6AD10" w14:textId="67A3549C" w:rsidR="001C3E01" w:rsidRDefault="0000231F" w:rsidP="001C3E01">
            <w:pPr>
              <w:spacing w:after="0" w:line="240" w:lineRule="auto"/>
              <w:jc w:val="both"/>
              <w:rPr>
                <w:rFonts w:ascii="Times New Roman" w:hAnsi="Times New Roman" w:cs="Times New Roman"/>
                <w:lang w:val="en-US"/>
              </w:rPr>
            </w:pPr>
            <w:r w:rsidRPr="000311AE">
              <w:rPr>
                <w:rFonts w:ascii="Times New Roman" w:hAnsi="Times New Roman" w:cs="Times New Roman"/>
                <w:b/>
                <w:bCs/>
              </w:rPr>
              <w:t>А8: Швидкість відтворення (перегляд на прискореному режимі)</w:t>
            </w:r>
          </w:p>
          <w:p w14:paraId="38DB4C97" w14:textId="33A10485" w:rsidR="001C3E01" w:rsidRPr="001C3E01" w:rsidRDefault="0000231F" w:rsidP="001C3E01">
            <w:pPr>
              <w:pStyle w:val="a9"/>
              <w:numPr>
                <w:ilvl w:val="0"/>
                <w:numId w:val="148"/>
              </w:numPr>
              <w:spacing w:line="240" w:lineRule="auto"/>
              <w:jc w:val="both"/>
              <w:rPr>
                <w:rFonts w:ascii="Times New Roman" w:hAnsi="Times New Roman" w:cs="Times New Roman"/>
                <w:lang w:val="en-US"/>
              </w:rPr>
            </w:pPr>
            <w:r w:rsidRPr="001C3E01">
              <w:rPr>
                <w:rFonts w:ascii="Times New Roman" w:hAnsi="Times New Roman" w:cs="Times New Roman"/>
              </w:rPr>
              <w:t xml:space="preserve">На кроці 16: Користувач хоче переглянути контент швидше або </w:t>
            </w:r>
            <w:r w:rsidRPr="001C3E01">
              <w:rPr>
                <w:rFonts w:ascii="Times New Roman" w:hAnsi="Times New Roman" w:cs="Times New Roman"/>
              </w:rPr>
              <w:lastRenderedPageBreak/>
              <w:t>повільніше</w:t>
            </w:r>
          </w:p>
          <w:p w14:paraId="0C5B2B8E" w14:textId="68EB5BDC" w:rsidR="001C3E01" w:rsidRPr="001C3E01" w:rsidRDefault="0000231F" w:rsidP="001C3E01">
            <w:pPr>
              <w:pStyle w:val="a9"/>
              <w:numPr>
                <w:ilvl w:val="0"/>
                <w:numId w:val="148"/>
              </w:numPr>
              <w:spacing w:line="240" w:lineRule="auto"/>
              <w:jc w:val="both"/>
              <w:rPr>
                <w:rFonts w:ascii="Times New Roman" w:hAnsi="Times New Roman" w:cs="Times New Roman"/>
                <w:lang w:val="en-US"/>
              </w:rPr>
            </w:pPr>
            <w:r w:rsidRPr="001C3E01">
              <w:rPr>
                <w:rFonts w:ascii="Times New Roman" w:hAnsi="Times New Roman" w:cs="Times New Roman"/>
              </w:rPr>
              <w:t xml:space="preserve">Користувач натискає налаштування швидкості у </w:t>
            </w:r>
            <w:proofErr w:type="spellStart"/>
            <w:r w:rsidRPr="001C3E01">
              <w:rPr>
                <w:rFonts w:ascii="Times New Roman" w:hAnsi="Times New Roman" w:cs="Times New Roman"/>
              </w:rPr>
              <w:t>controls</w:t>
            </w:r>
            <w:proofErr w:type="spellEnd"/>
          </w:p>
          <w:p w14:paraId="1F7BED02" w14:textId="54878F1F" w:rsidR="001C3E01" w:rsidRPr="001C3E01" w:rsidRDefault="0000231F" w:rsidP="001C3E01">
            <w:pPr>
              <w:pStyle w:val="a9"/>
              <w:numPr>
                <w:ilvl w:val="0"/>
                <w:numId w:val="148"/>
              </w:numPr>
              <w:spacing w:line="240" w:lineRule="auto"/>
              <w:jc w:val="both"/>
              <w:rPr>
                <w:rFonts w:ascii="Times New Roman" w:hAnsi="Times New Roman" w:cs="Times New Roman"/>
                <w:lang w:val="en-US"/>
              </w:rPr>
            </w:pPr>
            <w:r w:rsidRPr="001C3E01">
              <w:rPr>
                <w:rFonts w:ascii="Times New Roman" w:hAnsi="Times New Roman" w:cs="Times New Roman"/>
              </w:rPr>
              <w:t>Система показує опції: 0.5x, 0.75x, 1x (Нормально), 1.25x, 1.5x, 2x</w:t>
            </w:r>
          </w:p>
          <w:p w14:paraId="18A2D58C" w14:textId="6BFCA75E" w:rsidR="001C3E01" w:rsidRPr="001C3E01" w:rsidRDefault="0000231F" w:rsidP="001C3E01">
            <w:pPr>
              <w:pStyle w:val="a9"/>
              <w:numPr>
                <w:ilvl w:val="0"/>
                <w:numId w:val="148"/>
              </w:numPr>
              <w:spacing w:line="240" w:lineRule="auto"/>
              <w:jc w:val="both"/>
              <w:rPr>
                <w:rFonts w:ascii="Times New Roman" w:hAnsi="Times New Roman" w:cs="Times New Roman"/>
                <w:lang w:val="en-US"/>
              </w:rPr>
            </w:pPr>
            <w:r w:rsidRPr="001C3E01">
              <w:rPr>
                <w:rFonts w:ascii="Times New Roman" w:hAnsi="Times New Roman" w:cs="Times New Roman"/>
              </w:rPr>
              <w:t>Користувач обирає швидкість (наприклад, 1.5x для швидкого перегляду)</w:t>
            </w:r>
          </w:p>
          <w:p w14:paraId="390DF601" w14:textId="39904C75" w:rsidR="001C3E01" w:rsidRPr="001C3E01" w:rsidRDefault="0000231F" w:rsidP="001C3E01">
            <w:pPr>
              <w:pStyle w:val="a9"/>
              <w:numPr>
                <w:ilvl w:val="0"/>
                <w:numId w:val="148"/>
              </w:numPr>
              <w:spacing w:line="240" w:lineRule="auto"/>
              <w:jc w:val="both"/>
              <w:rPr>
                <w:rFonts w:ascii="Times New Roman" w:hAnsi="Times New Roman" w:cs="Times New Roman"/>
                <w:lang w:val="en-US"/>
              </w:rPr>
            </w:pPr>
            <w:r w:rsidRPr="001C3E01">
              <w:rPr>
                <w:rFonts w:ascii="Times New Roman" w:hAnsi="Times New Roman" w:cs="Times New Roman"/>
              </w:rPr>
              <w:t>Відео та аудіо відтворюються з обраною швидкістю (</w:t>
            </w:r>
            <w:proofErr w:type="spellStart"/>
            <w:r w:rsidRPr="001C3E01">
              <w:rPr>
                <w:rFonts w:ascii="Times New Roman" w:hAnsi="Times New Roman" w:cs="Times New Roman"/>
              </w:rPr>
              <w:t>pitch</w:t>
            </w:r>
            <w:proofErr w:type="spellEnd"/>
            <w:r w:rsidRPr="001C3E01">
              <w:rPr>
                <w:rFonts w:ascii="Times New Roman" w:hAnsi="Times New Roman" w:cs="Times New Roman"/>
              </w:rPr>
              <w:t xml:space="preserve"> </w:t>
            </w:r>
            <w:proofErr w:type="spellStart"/>
            <w:r w:rsidRPr="001C3E01">
              <w:rPr>
                <w:rFonts w:ascii="Times New Roman" w:hAnsi="Times New Roman" w:cs="Times New Roman"/>
              </w:rPr>
              <w:t>correction</w:t>
            </w:r>
            <w:proofErr w:type="spellEnd"/>
            <w:r w:rsidRPr="001C3E01">
              <w:rPr>
                <w:rFonts w:ascii="Times New Roman" w:hAnsi="Times New Roman" w:cs="Times New Roman"/>
              </w:rPr>
              <w:t xml:space="preserve"> застосовується для аудіо)</w:t>
            </w:r>
          </w:p>
          <w:p w14:paraId="3AD112C3" w14:textId="7722E6F2" w:rsidR="0000231F" w:rsidRPr="001C3E01" w:rsidRDefault="0000231F" w:rsidP="001C3E01">
            <w:pPr>
              <w:pStyle w:val="a9"/>
              <w:numPr>
                <w:ilvl w:val="0"/>
                <w:numId w:val="148"/>
              </w:numPr>
              <w:spacing w:line="240" w:lineRule="auto"/>
              <w:jc w:val="both"/>
              <w:rPr>
                <w:rFonts w:ascii="Times New Roman" w:hAnsi="Times New Roman" w:cs="Times New Roman"/>
              </w:rPr>
            </w:pPr>
            <w:proofErr w:type="spellStart"/>
            <w:r w:rsidRPr="001C3E01">
              <w:rPr>
                <w:rFonts w:ascii="Times New Roman" w:hAnsi="Times New Roman" w:cs="Times New Roman"/>
              </w:rPr>
              <w:t>Use</w:t>
            </w:r>
            <w:proofErr w:type="spellEnd"/>
            <w:r w:rsidRPr="001C3E01">
              <w:rPr>
                <w:rFonts w:ascii="Times New Roman" w:hAnsi="Times New Roman" w:cs="Times New Roman"/>
              </w:rPr>
              <w:t xml:space="preserve"> </w:t>
            </w:r>
            <w:proofErr w:type="spellStart"/>
            <w:r w:rsidRPr="001C3E01">
              <w:rPr>
                <w:rFonts w:ascii="Times New Roman" w:hAnsi="Times New Roman" w:cs="Times New Roman"/>
              </w:rPr>
              <w:t>case</w:t>
            </w:r>
            <w:proofErr w:type="spellEnd"/>
            <w:r w:rsidRPr="001C3E01">
              <w:rPr>
                <w:rFonts w:ascii="Times New Roman" w:hAnsi="Times New Roman" w:cs="Times New Roman"/>
              </w:rPr>
              <w:t xml:space="preserve"> продовжується з зміненою швидкістю</w:t>
            </w:r>
          </w:p>
        </w:tc>
      </w:tr>
      <w:tr w:rsidR="0000231F" w:rsidRPr="000311AE" w14:paraId="223EF0D3" w14:textId="77777777" w:rsidTr="00271F70">
        <w:tc>
          <w:tcPr>
            <w:tcW w:w="0" w:type="auto"/>
            <w:hideMark/>
          </w:tcPr>
          <w:p w14:paraId="30417D3A"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lastRenderedPageBreak/>
              <w:t>Негативні сценарії (виключення)</w:t>
            </w:r>
          </w:p>
        </w:tc>
        <w:tc>
          <w:tcPr>
            <w:tcW w:w="0" w:type="auto"/>
            <w:hideMark/>
          </w:tcPr>
          <w:p w14:paraId="20B5287E" w14:textId="60DF2304" w:rsidR="00E7638D" w:rsidRDefault="0000231F" w:rsidP="00E7638D">
            <w:pPr>
              <w:spacing w:after="0" w:line="240" w:lineRule="auto"/>
              <w:jc w:val="both"/>
              <w:rPr>
                <w:rFonts w:ascii="Times New Roman" w:hAnsi="Times New Roman" w:cs="Times New Roman"/>
                <w:lang w:val="en-US"/>
              </w:rPr>
            </w:pPr>
            <w:r w:rsidRPr="000311AE">
              <w:rPr>
                <w:rFonts w:ascii="Times New Roman" w:hAnsi="Times New Roman" w:cs="Times New Roman"/>
                <w:b/>
                <w:bCs/>
              </w:rPr>
              <w:t>Н1: Користувач без активної підписки намагається дивитися</w:t>
            </w:r>
          </w:p>
          <w:p w14:paraId="2316ED9D" w14:textId="13971157" w:rsidR="00E7638D" w:rsidRPr="00E7638D" w:rsidRDefault="0000231F" w:rsidP="00E7638D">
            <w:pPr>
              <w:pStyle w:val="a9"/>
              <w:numPr>
                <w:ilvl w:val="0"/>
                <w:numId w:val="149"/>
              </w:numPr>
              <w:spacing w:line="240" w:lineRule="auto"/>
              <w:jc w:val="both"/>
              <w:rPr>
                <w:rFonts w:ascii="Times New Roman" w:hAnsi="Times New Roman" w:cs="Times New Roman"/>
                <w:lang w:val="en-US"/>
              </w:rPr>
            </w:pPr>
            <w:r w:rsidRPr="00E7638D">
              <w:rPr>
                <w:rFonts w:ascii="Times New Roman" w:hAnsi="Times New Roman" w:cs="Times New Roman"/>
              </w:rPr>
              <w:t>На кроці 4-5: Система перевіряє підписку та виявляє, що вона відсутня або застаріла (</w:t>
            </w:r>
            <w:proofErr w:type="spellStart"/>
            <w:r w:rsidRPr="00E7638D">
              <w:rPr>
                <w:rFonts w:ascii="Times New Roman" w:hAnsi="Times New Roman" w:cs="Times New Roman"/>
              </w:rPr>
              <w:t>expired</w:t>
            </w:r>
            <w:proofErr w:type="spellEnd"/>
            <w:r w:rsidRPr="00E7638D">
              <w:rPr>
                <w:rFonts w:ascii="Times New Roman" w:hAnsi="Times New Roman" w:cs="Times New Roman"/>
              </w:rPr>
              <w:t>)</w:t>
            </w:r>
          </w:p>
          <w:p w14:paraId="27774FCC" w14:textId="28B95AA7" w:rsidR="00E7638D" w:rsidRPr="00E7638D" w:rsidRDefault="0000231F" w:rsidP="00E7638D">
            <w:pPr>
              <w:pStyle w:val="a9"/>
              <w:numPr>
                <w:ilvl w:val="0"/>
                <w:numId w:val="149"/>
              </w:numPr>
              <w:spacing w:line="240" w:lineRule="auto"/>
              <w:jc w:val="both"/>
              <w:rPr>
                <w:rFonts w:ascii="Times New Roman" w:hAnsi="Times New Roman" w:cs="Times New Roman"/>
                <w:lang w:val="en-US"/>
              </w:rPr>
            </w:pPr>
            <w:r w:rsidRPr="00E7638D">
              <w:rPr>
                <w:rFonts w:ascii="Times New Roman" w:hAnsi="Times New Roman" w:cs="Times New Roman"/>
              </w:rPr>
              <w:t>Система НЕ запускає повний фільм згідно US 7 (критерій 4)</w:t>
            </w:r>
          </w:p>
          <w:p w14:paraId="25739DD8" w14:textId="01A51030" w:rsidR="00E7638D" w:rsidRPr="00E7638D" w:rsidRDefault="0000231F" w:rsidP="00E7638D">
            <w:pPr>
              <w:pStyle w:val="a9"/>
              <w:numPr>
                <w:ilvl w:val="0"/>
                <w:numId w:val="149"/>
              </w:numPr>
              <w:spacing w:line="240" w:lineRule="auto"/>
              <w:jc w:val="both"/>
              <w:rPr>
                <w:rFonts w:ascii="Times New Roman" w:hAnsi="Times New Roman" w:cs="Times New Roman"/>
                <w:lang w:val="en-US"/>
              </w:rPr>
            </w:pPr>
            <w:r w:rsidRPr="00E7638D">
              <w:rPr>
                <w:rFonts w:ascii="Times New Roman" w:hAnsi="Times New Roman" w:cs="Times New Roman"/>
              </w:rPr>
              <w:t>Замість відео система показує екран з обмеженням доступу: повідомлення "Цей контент доступний тільки для підписників", короткий трейлер фільму (</w:t>
            </w:r>
            <w:proofErr w:type="spellStart"/>
            <w:r w:rsidRPr="00E7638D">
              <w:rPr>
                <w:rFonts w:ascii="Times New Roman" w:hAnsi="Times New Roman" w:cs="Times New Roman"/>
              </w:rPr>
              <w:t>preview</w:t>
            </w:r>
            <w:proofErr w:type="spellEnd"/>
            <w:r w:rsidRPr="00E7638D">
              <w:rPr>
                <w:rFonts w:ascii="Times New Roman" w:hAnsi="Times New Roman" w:cs="Times New Roman"/>
              </w:rPr>
              <w:t>), список переваг підписки, ціни тарифних планів, кнопка "Оформити підписку" (перехід до UC10)</w:t>
            </w:r>
          </w:p>
          <w:p w14:paraId="164B9DAC" w14:textId="13DCA1CF" w:rsidR="00E7638D" w:rsidRPr="00E7638D" w:rsidRDefault="0000231F" w:rsidP="00E7638D">
            <w:pPr>
              <w:pStyle w:val="a9"/>
              <w:numPr>
                <w:ilvl w:val="0"/>
                <w:numId w:val="149"/>
              </w:numPr>
              <w:spacing w:line="240" w:lineRule="auto"/>
              <w:jc w:val="both"/>
              <w:rPr>
                <w:rFonts w:ascii="Times New Roman" w:hAnsi="Times New Roman" w:cs="Times New Roman"/>
                <w:lang w:val="en-US"/>
              </w:rPr>
            </w:pPr>
            <w:r w:rsidRPr="00E7638D">
              <w:rPr>
                <w:rFonts w:ascii="Times New Roman" w:hAnsi="Times New Roman" w:cs="Times New Roman"/>
              </w:rPr>
              <w:t>Користувач може переглянути трейлер безкоштовно згідно US 7 (критерій 4 - користувачі без підписки бачать тільки трейлер)</w:t>
            </w:r>
          </w:p>
          <w:p w14:paraId="4A1852F8" w14:textId="3CF66E5D" w:rsidR="00E7638D" w:rsidRPr="00E7638D" w:rsidRDefault="0000231F" w:rsidP="00E7638D">
            <w:pPr>
              <w:pStyle w:val="a9"/>
              <w:numPr>
                <w:ilvl w:val="0"/>
                <w:numId w:val="149"/>
              </w:numPr>
              <w:spacing w:line="240" w:lineRule="auto"/>
              <w:jc w:val="both"/>
              <w:rPr>
                <w:rFonts w:ascii="Times New Roman" w:hAnsi="Times New Roman" w:cs="Times New Roman"/>
                <w:lang w:val="en-US"/>
              </w:rPr>
            </w:pPr>
            <w:r w:rsidRPr="00E7638D">
              <w:rPr>
                <w:rFonts w:ascii="Times New Roman" w:hAnsi="Times New Roman" w:cs="Times New Roman"/>
              </w:rPr>
              <w:t xml:space="preserve">Система </w:t>
            </w:r>
            <w:proofErr w:type="spellStart"/>
            <w:r w:rsidRPr="00E7638D">
              <w:rPr>
                <w:rFonts w:ascii="Times New Roman" w:hAnsi="Times New Roman" w:cs="Times New Roman"/>
              </w:rPr>
              <w:t>логує</w:t>
            </w:r>
            <w:proofErr w:type="spellEnd"/>
            <w:r w:rsidRPr="00E7638D">
              <w:rPr>
                <w:rFonts w:ascii="Times New Roman" w:hAnsi="Times New Roman" w:cs="Times New Roman"/>
              </w:rPr>
              <w:t xml:space="preserve"> спробу доступу без підписки</w:t>
            </w:r>
          </w:p>
          <w:p w14:paraId="193B3F1C" w14:textId="1AFE589F" w:rsidR="00E7638D" w:rsidRPr="00E7638D" w:rsidRDefault="0000231F" w:rsidP="00E7638D">
            <w:pPr>
              <w:pStyle w:val="a9"/>
              <w:numPr>
                <w:ilvl w:val="0"/>
                <w:numId w:val="149"/>
              </w:numPr>
              <w:spacing w:line="240" w:lineRule="auto"/>
              <w:jc w:val="both"/>
              <w:rPr>
                <w:rFonts w:ascii="Times New Roman" w:hAnsi="Times New Roman" w:cs="Times New Roman"/>
                <w:lang w:val="en-US"/>
              </w:rPr>
            </w:pPr>
            <w:proofErr w:type="spellStart"/>
            <w:r w:rsidRPr="00E7638D">
              <w:rPr>
                <w:rFonts w:ascii="Times New Roman" w:hAnsi="Times New Roman" w:cs="Times New Roman"/>
              </w:rPr>
              <w:t>Use</w:t>
            </w:r>
            <w:proofErr w:type="spellEnd"/>
            <w:r w:rsidRPr="00E7638D">
              <w:rPr>
                <w:rFonts w:ascii="Times New Roman" w:hAnsi="Times New Roman" w:cs="Times New Roman"/>
              </w:rPr>
              <w:t xml:space="preserve"> </w:t>
            </w:r>
            <w:proofErr w:type="spellStart"/>
            <w:r w:rsidRPr="00E7638D">
              <w:rPr>
                <w:rFonts w:ascii="Times New Roman" w:hAnsi="Times New Roman" w:cs="Times New Roman"/>
              </w:rPr>
              <w:t>case</w:t>
            </w:r>
            <w:proofErr w:type="spellEnd"/>
            <w:r w:rsidRPr="00E7638D">
              <w:rPr>
                <w:rFonts w:ascii="Times New Roman" w:hAnsi="Times New Roman" w:cs="Times New Roman"/>
              </w:rPr>
              <w:t xml:space="preserve"> завершено без доступу до повного контенту</w:t>
            </w:r>
          </w:p>
          <w:p w14:paraId="7F075B99" w14:textId="6A82065E" w:rsidR="00E7638D" w:rsidRDefault="0000231F" w:rsidP="00E7638D">
            <w:pPr>
              <w:spacing w:after="0" w:line="240" w:lineRule="auto"/>
              <w:jc w:val="both"/>
              <w:rPr>
                <w:rFonts w:ascii="Times New Roman" w:hAnsi="Times New Roman" w:cs="Times New Roman"/>
                <w:lang w:val="en-US"/>
              </w:rPr>
            </w:pPr>
            <w:r w:rsidRPr="000311AE">
              <w:rPr>
                <w:rFonts w:ascii="Times New Roman" w:hAnsi="Times New Roman" w:cs="Times New Roman"/>
                <w:b/>
                <w:bCs/>
              </w:rPr>
              <w:t>Н2: Підписка застаріла під час перегляду</w:t>
            </w:r>
          </w:p>
          <w:p w14:paraId="40DA4DE7" w14:textId="636956C3" w:rsidR="00E7638D" w:rsidRPr="00E7638D" w:rsidRDefault="0000231F" w:rsidP="00E7638D">
            <w:pPr>
              <w:pStyle w:val="a9"/>
              <w:numPr>
                <w:ilvl w:val="0"/>
                <w:numId w:val="150"/>
              </w:numPr>
              <w:spacing w:line="240" w:lineRule="auto"/>
              <w:jc w:val="both"/>
              <w:rPr>
                <w:rFonts w:ascii="Times New Roman" w:hAnsi="Times New Roman" w:cs="Times New Roman"/>
                <w:lang w:val="en-US"/>
              </w:rPr>
            </w:pPr>
            <w:r w:rsidRPr="00E7638D">
              <w:rPr>
                <w:rFonts w:ascii="Times New Roman" w:hAnsi="Times New Roman" w:cs="Times New Roman"/>
              </w:rPr>
              <w:t>Користувач почав дивитися фільм з активною підпискою</w:t>
            </w:r>
          </w:p>
          <w:p w14:paraId="4FFA45E2" w14:textId="4CC86E21" w:rsidR="00E7638D" w:rsidRPr="00E7638D" w:rsidRDefault="0000231F" w:rsidP="00E7638D">
            <w:pPr>
              <w:pStyle w:val="a9"/>
              <w:numPr>
                <w:ilvl w:val="0"/>
                <w:numId w:val="150"/>
              </w:numPr>
              <w:spacing w:line="240" w:lineRule="auto"/>
              <w:jc w:val="both"/>
              <w:rPr>
                <w:rFonts w:ascii="Times New Roman" w:hAnsi="Times New Roman" w:cs="Times New Roman"/>
                <w:lang w:val="en-US"/>
              </w:rPr>
            </w:pPr>
            <w:r w:rsidRPr="00E7638D">
              <w:rPr>
                <w:rFonts w:ascii="Times New Roman" w:hAnsi="Times New Roman" w:cs="Times New Roman"/>
              </w:rPr>
              <w:t>Під час перегляду підписка закінчується (</w:t>
            </w:r>
            <w:proofErr w:type="spellStart"/>
            <w:r w:rsidRPr="00E7638D">
              <w:rPr>
                <w:rFonts w:ascii="Times New Roman" w:hAnsi="Times New Roman" w:cs="Times New Roman"/>
              </w:rPr>
              <w:t>expiry</w:t>
            </w:r>
            <w:proofErr w:type="spellEnd"/>
            <w:r w:rsidRPr="00E7638D">
              <w:rPr>
                <w:rFonts w:ascii="Times New Roman" w:hAnsi="Times New Roman" w:cs="Times New Roman"/>
              </w:rPr>
              <w:t xml:space="preserve"> </w:t>
            </w:r>
            <w:proofErr w:type="spellStart"/>
            <w:r w:rsidRPr="00E7638D">
              <w:rPr>
                <w:rFonts w:ascii="Times New Roman" w:hAnsi="Times New Roman" w:cs="Times New Roman"/>
              </w:rPr>
              <w:t>date</w:t>
            </w:r>
            <w:proofErr w:type="spellEnd"/>
            <w:r w:rsidRPr="00E7638D">
              <w:rPr>
                <w:rFonts w:ascii="Times New Roman" w:hAnsi="Times New Roman" w:cs="Times New Roman"/>
              </w:rPr>
              <w:t xml:space="preserve"> досягнуто)</w:t>
            </w:r>
          </w:p>
          <w:p w14:paraId="25C8F37C" w14:textId="2744DAD1" w:rsidR="00E7638D" w:rsidRPr="00E7638D" w:rsidRDefault="0000231F" w:rsidP="00E7638D">
            <w:pPr>
              <w:pStyle w:val="a9"/>
              <w:numPr>
                <w:ilvl w:val="0"/>
                <w:numId w:val="150"/>
              </w:numPr>
              <w:spacing w:line="240" w:lineRule="auto"/>
              <w:jc w:val="both"/>
              <w:rPr>
                <w:rFonts w:ascii="Times New Roman" w:hAnsi="Times New Roman" w:cs="Times New Roman"/>
                <w:lang w:val="en-US"/>
              </w:rPr>
            </w:pPr>
            <w:r w:rsidRPr="00E7638D">
              <w:rPr>
                <w:rFonts w:ascii="Times New Roman" w:hAnsi="Times New Roman" w:cs="Times New Roman"/>
              </w:rPr>
              <w:t>На наступній перевірці підписки (кожні 15 хвилин) система виявляє неактивну підписку</w:t>
            </w:r>
          </w:p>
          <w:p w14:paraId="0C99F7CA" w14:textId="3BB1E73E" w:rsidR="00E7638D" w:rsidRPr="00E7638D" w:rsidRDefault="0000231F" w:rsidP="00E7638D">
            <w:pPr>
              <w:pStyle w:val="a9"/>
              <w:numPr>
                <w:ilvl w:val="0"/>
                <w:numId w:val="150"/>
              </w:numPr>
              <w:spacing w:line="240" w:lineRule="auto"/>
              <w:jc w:val="both"/>
              <w:rPr>
                <w:rFonts w:ascii="Times New Roman" w:hAnsi="Times New Roman" w:cs="Times New Roman"/>
                <w:lang w:val="en-US"/>
              </w:rPr>
            </w:pPr>
            <w:r w:rsidRPr="00E7638D">
              <w:rPr>
                <w:rFonts w:ascii="Times New Roman" w:hAnsi="Times New Roman" w:cs="Times New Roman"/>
              </w:rPr>
              <w:t xml:space="preserve">Система показує </w:t>
            </w:r>
            <w:proofErr w:type="spellStart"/>
            <w:r w:rsidRPr="00E7638D">
              <w:rPr>
                <w:rFonts w:ascii="Times New Roman" w:hAnsi="Times New Roman" w:cs="Times New Roman"/>
              </w:rPr>
              <w:t>pause</w:t>
            </w:r>
            <w:proofErr w:type="spellEnd"/>
            <w:r w:rsidRPr="00E7638D">
              <w:rPr>
                <w:rFonts w:ascii="Times New Roman" w:hAnsi="Times New Roman" w:cs="Times New Roman"/>
              </w:rPr>
              <w:t xml:space="preserve"> </w:t>
            </w:r>
            <w:proofErr w:type="spellStart"/>
            <w:r w:rsidRPr="00E7638D">
              <w:rPr>
                <w:rFonts w:ascii="Times New Roman" w:hAnsi="Times New Roman" w:cs="Times New Roman"/>
              </w:rPr>
              <w:t>overlay</w:t>
            </w:r>
            <w:proofErr w:type="spellEnd"/>
            <w:r w:rsidRPr="00E7638D">
              <w:rPr>
                <w:rFonts w:ascii="Times New Roman" w:hAnsi="Times New Roman" w:cs="Times New Roman"/>
              </w:rPr>
              <w:t xml:space="preserve">: "Ваша підписка застаріла. </w:t>
            </w:r>
            <w:proofErr w:type="spellStart"/>
            <w:r w:rsidRPr="00E7638D">
              <w:rPr>
                <w:rFonts w:ascii="Times New Roman" w:hAnsi="Times New Roman" w:cs="Times New Roman"/>
              </w:rPr>
              <w:t>Продовжіть</w:t>
            </w:r>
            <w:proofErr w:type="spellEnd"/>
            <w:r w:rsidRPr="00E7638D">
              <w:rPr>
                <w:rFonts w:ascii="Times New Roman" w:hAnsi="Times New Roman" w:cs="Times New Roman"/>
              </w:rPr>
              <w:t xml:space="preserve"> підписку для продовження перегляду"</w:t>
            </w:r>
          </w:p>
          <w:p w14:paraId="652E24E6" w14:textId="2E13CB1E" w:rsidR="00E7638D" w:rsidRPr="00E7638D" w:rsidRDefault="0000231F" w:rsidP="00E7638D">
            <w:pPr>
              <w:pStyle w:val="a9"/>
              <w:numPr>
                <w:ilvl w:val="0"/>
                <w:numId w:val="150"/>
              </w:numPr>
              <w:spacing w:line="240" w:lineRule="auto"/>
              <w:jc w:val="both"/>
              <w:rPr>
                <w:rFonts w:ascii="Times New Roman" w:hAnsi="Times New Roman" w:cs="Times New Roman"/>
                <w:lang w:val="en-US"/>
              </w:rPr>
            </w:pPr>
            <w:r w:rsidRPr="00E7638D">
              <w:rPr>
                <w:rFonts w:ascii="Times New Roman" w:hAnsi="Times New Roman" w:cs="Times New Roman"/>
              </w:rPr>
              <w:t>Система ставить відео на паузу</w:t>
            </w:r>
          </w:p>
          <w:p w14:paraId="3EFED28B" w14:textId="7711620A" w:rsidR="00E7638D" w:rsidRPr="00E7638D" w:rsidRDefault="0000231F" w:rsidP="00E7638D">
            <w:pPr>
              <w:pStyle w:val="a9"/>
              <w:numPr>
                <w:ilvl w:val="0"/>
                <w:numId w:val="150"/>
              </w:numPr>
              <w:spacing w:line="240" w:lineRule="auto"/>
              <w:jc w:val="both"/>
              <w:rPr>
                <w:rFonts w:ascii="Times New Roman" w:hAnsi="Times New Roman" w:cs="Times New Roman"/>
                <w:lang w:val="en-US"/>
              </w:rPr>
            </w:pPr>
            <w:r w:rsidRPr="00E7638D">
              <w:rPr>
                <w:rFonts w:ascii="Times New Roman" w:hAnsi="Times New Roman" w:cs="Times New Roman"/>
              </w:rPr>
              <w:t>Прогрес зберігається для можливості продовження після продовження підписки</w:t>
            </w:r>
          </w:p>
          <w:p w14:paraId="7698D327" w14:textId="0469A357" w:rsidR="00E7638D" w:rsidRPr="00E7638D" w:rsidRDefault="0000231F" w:rsidP="00E7638D">
            <w:pPr>
              <w:pStyle w:val="a9"/>
              <w:numPr>
                <w:ilvl w:val="0"/>
                <w:numId w:val="150"/>
              </w:numPr>
              <w:spacing w:line="240" w:lineRule="auto"/>
              <w:jc w:val="both"/>
              <w:rPr>
                <w:rFonts w:ascii="Times New Roman" w:hAnsi="Times New Roman" w:cs="Times New Roman"/>
                <w:lang w:val="en-US"/>
              </w:rPr>
            </w:pPr>
            <w:r w:rsidRPr="00E7638D">
              <w:rPr>
                <w:rFonts w:ascii="Times New Roman" w:hAnsi="Times New Roman" w:cs="Times New Roman"/>
              </w:rPr>
              <w:t>Система надає кнопку "Продовжити підписку"</w:t>
            </w:r>
          </w:p>
          <w:p w14:paraId="7B0ADB0A" w14:textId="06CFE70F" w:rsidR="00E7638D" w:rsidRPr="00E7638D" w:rsidRDefault="0000231F" w:rsidP="00E7638D">
            <w:pPr>
              <w:pStyle w:val="a9"/>
              <w:numPr>
                <w:ilvl w:val="0"/>
                <w:numId w:val="150"/>
              </w:numPr>
              <w:spacing w:line="240" w:lineRule="auto"/>
              <w:jc w:val="both"/>
              <w:rPr>
                <w:rFonts w:ascii="Times New Roman" w:hAnsi="Times New Roman" w:cs="Times New Roman"/>
                <w:lang w:val="en-US"/>
              </w:rPr>
            </w:pPr>
            <w:proofErr w:type="spellStart"/>
            <w:r w:rsidRPr="00E7638D">
              <w:rPr>
                <w:rFonts w:ascii="Times New Roman" w:hAnsi="Times New Roman" w:cs="Times New Roman"/>
              </w:rPr>
              <w:t>Use</w:t>
            </w:r>
            <w:proofErr w:type="spellEnd"/>
            <w:r w:rsidRPr="00E7638D">
              <w:rPr>
                <w:rFonts w:ascii="Times New Roman" w:hAnsi="Times New Roman" w:cs="Times New Roman"/>
              </w:rPr>
              <w:t xml:space="preserve"> </w:t>
            </w:r>
            <w:proofErr w:type="spellStart"/>
            <w:r w:rsidRPr="00E7638D">
              <w:rPr>
                <w:rFonts w:ascii="Times New Roman" w:hAnsi="Times New Roman" w:cs="Times New Roman"/>
              </w:rPr>
              <w:t>case</w:t>
            </w:r>
            <w:proofErr w:type="spellEnd"/>
            <w:r w:rsidRPr="00E7638D">
              <w:rPr>
                <w:rFonts w:ascii="Times New Roman" w:hAnsi="Times New Roman" w:cs="Times New Roman"/>
              </w:rPr>
              <w:t xml:space="preserve"> завершено з вимогою продовження підписки</w:t>
            </w:r>
          </w:p>
          <w:p w14:paraId="1DD60428" w14:textId="032D4709" w:rsidR="00E7638D" w:rsidRDefault="0000231F" w:rsidP="00E7638D">
            <w:pPr>
              <w:spacing w:after="0" w:line="240" w:lineRule="auto"/>
              <w:jc w:val="both"/>
              <w:rPr>
                <w:rFonts w:ascii="Times New Roman" w:hAnsi="Times New Roman" w:cs="Times New Roman"/>
                <w:lang w:val="en-US"/>
              </w:rPr>
            </w:pPr>
            <w:r w:rsidRPr="000311AE">
              <w:rPr>
                <w:rFonts w:ascii="Times New Roman" w:hAnsi="Times New Roman" w:cs="Times New Roman"/>
                <w:b/>
                <w:bCs/>
              </w:rPr>
              <w:t xml:space="preserve">Н3: Помилка завантаження </w:t>
            </w:r>
            <w:proofErr w:type="spellStart"/>
            <w:r w:rsidRPr="000311AE">
              <w:rPr>
                <w:rFonts w:ascii="Times New Roman" w:hAnsi="Times New Roman" w:cs="Times New Roman"/>
                <w:b/>
                <w:bCs/>
              </w:rPr>
              <w:t>відеоконтенту</w:t>
            </w:r>
            <w:proofErr w:type="spellEnd"/>
          </w:p>
          <w:p w14:paraId="44327EEE" w14:textId="66A78623" w:rsidR="00E7638D" w:rsidRPr="00E7638D" w:rsidRDefault="0000231F" w:rsidP="00E7638D">
            <w:pPr>
              <w:pStyle w:val="a9"/>
              <w:numPr>
                <w:ilvl w:val="0"/>
                <w:numId w:val="151"/>
              </w:numPr>
              <w:spacing w:line="240" w:lineRule="auto"/>
              <w:jc w:val="both"/>
              <w:rPr>
                <w:rFonts w:ascii="Times New Roman" w:hAnsi="Times New Roman" w:cs="Times New Roman"/>
                <w:lang w:val="en-US"/>
              </w:rPr>
            </w:pPr>
            <w:r w:rsidRPr="00E7638D">
              <w:rPr>
                <w:rFonts w:ascii="Times New Roman" w:hAnsi="Times New Roman" w:cs="Times New Roman"/>
              </w:rPr>
              <w:t>На кроці 11: CDN недоступний або відеофайл відсутній/пошкоджений</w:t>
            </w:r>
          </w:p>
          <w:p w14:paraId="17E2A19F" w14:textId="071725CA" w:rsidR="00E7638D" w:rsidRPr="00E7638D" w:rsidRDefault="0000231F" w:rsidP="00E7638D">
            <w:pPr>
              <w:pStyle w:val="a9"/>
              <w:numPr>
                <w:ilvl w:val="0"/>
                <w:numId w:val="151"/>
              </w:numPr>
              <w:spacing w:line="240" w:lineRule="auto"/>
              <w:jc w:val="both"/>
              <w:rPr>
                <w:rFonts w:ascii="Times New Roman" w:hAnsi="Times New Roman" w:cs="Times New Roman"/>
                <w:lang w:val="en-US"/>
              </w:rPr>
            </w:pPr>
            <w:r w:rsidRPr="00E7638D">
              <w:rPr>
                <w:rFonts w:ascii="Times New Roman" w:hAnsi="Times New Roman" w:cs="Times New Roman"/>
              </w:rPr>
              <w:t xml:space="preserve">Плеєр отримує </w:t>
            </w:r>
            <w:proofErr w:type="spellStart"/>
            <w:r w:rsidRPr="00E7638D">
              <w:rPr>
                <w:rFonts w:ascii="Times New Roman" w:hAnsi="Times New Roman" w:cs="Times New Roman"/>
              </w:rPr>
              <w:t>error</w:t>
            </w:r>
            <w:proofErr w:type="spellEnd"/>
            <w:r w:rsidRPr="00E7638D">
              <w:rPr>
                <w:rFonts w:ascii="Times New Roman" w:hAnsi="Times New Roman" w:cs="Times New Roman"/>
              </w:rPr>
              <w:t xml:space="preserve"> </w:t>
            </w:r>
            <w:proofErr w:type="spellStart"/>
            <w:r w:rsidRPr="00E7638D">
              <w:rPr>
                <w:rFonts w:ascii="Times New Roman" w:hAnsi="Times New Roman" w:cs="Times New Roman"/>
              </w:rPr>
              <w:t>event</w:t>
            </w:r>
            <w:proofErr w:type="spellEnd"/>
            <w:r w:rsidRPr="00E7638D">
              <w:rPr>
                <w:rFonts w:ascii="Times New Roman" w:hAnsi="Times New Roman" w:cs="Times New Roman"/>
              </w:rPr>
              <w:t xml:space="preserve"> (404, 500 від CDN)</w:t>
            </w:r>
          </w:p>
          <w:p w14:paraId="0DB6DB68" w14:textId="03C5181F" w:rsidR="00E7638D" w:rsidRPr="00E7638D" w:rsidRDefault="0000231F" w:rsidP="00E7638D">
            <w:pPr>
              <w:pStyle w:val="a9"/>
              <w:numPr>
                <w:ilvl w:val="0"/>
                <w:numId w:val="151"/>
              </w:numPr>
              <w:spacing w:line="240" w:lineRule="auto"/>
              <w:jc w:val="both"/>
              <w:rPr>
                <w:rFonts w:ascii="Times New Roman" w:hAnsi="Times New Roman" w:cs="Times New Roman"/>
                <w:lang w:val="en-US"/>
              </w:rPr>
            </w:pPr>
            <w:r w:rsidRPr="00E7638D">
              <w:rPr>
                <w:rFonts w:ascii="Times New Roman" w:hAnsi="Times New Roman" w:cs="Times New Roman"/>
              </w:rPr>
              <w:t>Система показує повідомлення: "Виникла проблема з завантаженням відео. Перевіряємо альтернативні джерела..."</w:t>
            </w:r>
          </w:p>
          <w:p w14:paraId="70378F27" w14:textId="703CF907" w:rsidR="00E7638D" w:rsidRPr="00E7638D" w:rsidRDefault="0000231F" w:rsidP="00E7638D">
            <w:pPr>
              <w:pStyle w:val="a9"/>
              <w:numPr>
                <w:ilvl w:val="0"/>
                <w:numId w:val="151"/>
              </w:numPr>
              <w:spacing w:line="240" w:lineRule="auto"/>
              <w:jc w:val="both"/>
              <w:rPr>
                <w:rFonts w:ascii="Times New Roman" w:hAnsi="Times New Roman" w:cs="Times New Roman"/>
                <w:lang w:val="en-US"/>
              </w:rPr>
            </w:pPr>
            <w:r w:rsidRPr="00E7638D">
              <w:rPr>
                <w:rFonts w:ascii="Times New Roman" w:hAnsi="Times New Roman" w:cs="Times New Roman"/>
              </w:rPr>
              <w:t xml:space="preserve">Система автоматично намагається завантажити з резервного CDN </w:t>
            </w:r>
            <w:proofErr w:type="spellStart"/>
            <w:r w:rsidRPr="00E7638D">
              <w:rPr>
                <w:rFonts w:ascii="Times New Roman" w:hAnsi="Times New Roman" w:cs="Times New Roman"/>
              </w:rPr>
              <w:t>endpoint</w:t>
            </w:r>
            <w:proofErr w:type="spellEnd"/>
          </w:p>
          <w:p w14:paraId="2FB3FE8C" w14:textId="362AB0BC" w:rsidR="00E7638D" w:rsidRPr="00E7638D" w:rsidRDefault="0000231F" w:rsidP="00E7638D">
            <w:pPr>
              <w:pStyle w:val="a9"/>
              <w:numPr>
                <w:ilvl w:val="0"/>
                <w:numId w:val="151"/>
              </w:numPr>
              <w:spacing w:line="240" w:lineRule="auto"/>
              <w:jc w:val="both"/>
              <w:rPr>
                <w:rFonts w:ascii="Times New Roman" w:hAnsi="Times New Roman" w:cs="Times New Roman"/>
                <w:lang w:val="en-US"/>
              </w:rPr>
            </w:pPr>
            <w:r w:rsidRPr="00E7638D">
              <w:rPr>
                <w:rFonts w:ascii="Times New Roman" w:hAnsi="Times New Roman" w:cs="Times New Roman"/>
              </w:rPr>
              <w:t>Якщо резервний також не працює: "Неможливо завантажити відео. Спробуйте пізніше або зверніться до підтримки"</w:t>
            </w:r>
          </w:p>
          <w:p w14:paraId="0205237A" w14:textId="0018F6FC" w:rsidR="00E7638D" w:rsidRPr="00E7638D" w:rsidRDefault="0000231F" w:rsidP="00E7638D">
            <w:pPr>
              <w:pStyle w:val="a9"/>
              <w:numPr>
                <w:ilvl w:val="0"/>
                <w:numId w:val="151"/>
              </w:numPr>
              <w:spacing w:line="240" w:lineRule="auto"/>
              <w:jc w:val="both"/>
              <w:rPr>
                <w:rFonts w:ascii="Times New Roman" w:hAnsi="Times New Roman" w:cs="Times New Roman"/>
                <w:lang w:val="en-US"/>
              </w:rPr>
            </w:pPr>
            <w:r w:rsidRPr="00E7638D">
              <w:rPr>
                <w:rFonts w:ascii="Times New Roman" w:hAnsi="Times New Roman" w:cs="Times New Roman"/>
              </w:rPr>
              <w:t>Система надає кнопки: "Спробувати знову", "Повідомити про проблему", "Повернутися до каталогу"</w:t>
            </w:r>
          </w:p>
          <w:p w14:paraId="172E7252" w14:textId="47307893" w:rsidR="00E7638D" w:rsidRPr="00E7638D" w:rsidRDefault="0000231F" w:rsidP="00E7638D">
            <w:pPr>
              <w:pStyle w:val="a9"/>
              <w:numPr>
                <w:ilvl w:val="0"/>
                <w:numId w:val="151"/>
              </w:numPr>
              <w:spacing w:line="240" w:lineRule="auto"/>
              <w:jc w:val="both"/>
              <w:rPr>
                <w:rFonts w:ascii="Times New Roman" w:hAnsi="Times New Roman" w:cs="Times New Roman"/>
                <w:lang w:val="en-US"/>
              </w:rPr>
            </w:pPr>
            <w:r w:rsidRPr="00E7638D">
              <w:rPr>
                <w:rFonts w:ascii="Times New Roman" w:hAnsi="Times New Roman" w:cs="Times New Roman"/>
              </w:rPr>
              <w:t xml:space="preserve">Система детально </w:t>
            </w:r>
            <w:proofErr w:type="spellStart"/>
            <w:r w:rsidRPr="00E7638D">
              <w:rPr>
                <w:rFonts w:ascii="Times New Roman" w:hAnsi="Times New Roman" w:cs="Times New Roman"/>
              </w:rPr>
              <w:t>логує</w:t>
            </w:r>
            <w:proofErr w:type="spellEnd"/>
            <w:r w:rsidRPr="00E7638D">
              <w:rPr>
                <w:rFonts w:ascii="Times New Roman" w:hAnsi="Times New Roman" w:cs="Times New Roman"/>
              </w:rPr>
              <w:t xml:space="preserve"> помилку (</w:t>
            </w:r>
            <w:proofErr w:type="spellStart"/>
            <w:r w:rsidRPr="00E7638D">
              <w:rPr>
                <w:rFonts w:ascii="Times New Roman" w:hAnsi="Times New Roman" w:cs="Times New Roman"/>
              </w:rPr>
              <w:t>content_id</w:t>
            </w:r>
            <w:proofErr w:type="spellEnd"/>
            <w:r w:rsidRPr="00E7638D">
              <w:rPr>
                <w:rFonts w:ascii="Times New Roman" w:hAnsi="Times New Roman" w:cs="Times New Roman"/>
              </w:rPr>
              <w:t xml:space="preserve">, CDN </w:t>
            </w:r>
            <w:proofErr w:type="spellStart"/>
            <w:r w:rsidRPr="00E7638D">
              <w:rPr>
                <w:rFonts w:ascii="Times New Roman" w:hAnsi="Times New Roman" w:cs="Times New Roman"/>
              </w:rPr>
              <w:t>endpoint</w:t>
            </w:r>
            <w:proofErr w:type="spellEnd"/>
            <w:r w:rsidRPr="00E7638D">
              <w:rPr>
                <w:rFonts w:ascii="Times New Roman" w:hAnsi="Times New Roman" w:cs="Times New Roman"/>
              </w:rPr>
              <w:t xml:space="preserve">, </w:t>
            </w:r>
            <w:proofErr w:type="spellStart"/>
            <w:r w:rsidRPr="00E7638D">
              <w:rPr>
                <w:rFonts w:ascii="Times New Roman" w:hAnsi="Times New Roman" w:cs="Times New Roman"/>
              </w:rPr>
              <w:t>error</w:t>
            </w:r>
            <w:proofErr w:type="spellEnd"/>
            <w:r w:rsidRPr="00E7638D">
              <w:rPr>
                <w:rFonts w:ascii="Times New Roman" w:hAnsi="Times New Roman" w:cs="Times New Roman"/>
              </w:rPr>
              <w:t xml:space="preserve"> </w:t>
            </w:r>
            <w:proofErr w:type="spellStart"/>
            <w:r w:rsidRPr="00E7638D">
              <w:rPr>
                <w:rFonts w:ascii="Times New Roman" w:hAnsi="Times New Roman" w:cs="Times New Roman"/>
              </w:rPr>
              <w:t>code</w:t>
            </w:r>
            <w:proofErr w:type="spellEnd"/>
            <w:r w:rsidRPr="00E7638D">
              <w:rPr>
                <w:rFonts w:ascii="Times New Roman" w:hAnsi="Times New Roman" w:cs="Times New Roman"/>
              </w:rPr>
              <w:t xml:space="preserve">, </w:t>
            </w:r>
            <w:proofErr w:type="spellStart"/>
            <w:r w:rsidRPr="00E7638D">
              <w:rPr>
                <w:rFonts w:ascii="Times New Roman" w:hAnsi="Times New Roman" w:cs="Times New Roman"/>
              </w:rPr>
              <w:t>user_id</w:t>
            </w:r>
            <w:proofErr w:type="spellEnd"/>
            <w:r w:rsidRPr="00E7638D">
              <w:rPr>
                <w:rFonts w:ascii="Times New Roman" w:hAnsi="Times New Roman" w:cs="Times New Roman"/>
              </w:rPr>
              <w:t xml:space="preserve">, </w:t>
            </w:r>
            <w:proofErr w:type="spellStart"/>
            <w:r w:rsidRPr="00E7638D">
              <w:rPr>
                <w:rFonts w:ascii="Times New Roman" w:hAnsi="Times New Roman" w:cs="Times New Roman"/>
              </w:rPr>
              <w:t>timestamp</w:t>
            </w:r>
            <w:proofErr w:type="spellEnd"/>
            <w:r w:rsidRPr="00E7638D">
              <w:rPr>
                <w:rFonts w:ascii="Times New Roman" w:hAnsi="Times New Roman" w:cs="Times New Roman"/>
              </w:rPr>
              <w:t>)</w:t>
            </w:r>
          </w:p>
          <w:p w14:paraId="589EBCDC" w14:textId="69149AE2" w:rsidR="00E7638D" w:rsidRPr="00E7638D" w:rsidRDefault="0000231F" w:rsidP="00E7638D">
            <w:pPr>
              <w:pStyle w:val="a9"/>
              <w:numPr>
                <w:ilvl w:val="0"/>
                <w:numId w:val="151"/>
              </w:numPr>
              <w:spacing w:line="240" w:lineRule="auto"/>
              <w:jc w:val="both"/>
              <w:rPr>
                <w:rFonts w:ascii="Times New Roman" w:hAnsi="Times New Roman" w:cs="Times New Roman"/>
                <w:lang w:val="en-US"/>
              </w:rPr>
            </w:pPr>
            <w:r w:rsidRPr="00E7638D">
              <w:rPr>
                <w:rFonts w:ascii="Times New Roman" w:hAnsi="Times New Roman" w:cs="Times New Roman"/>
              </w:rPr>
              <w:t xml:space="preserve">Система може автоматично сповістити </w:t>
            </w:r>
            <w:proofErr w:type="spellStart"/>
            <w:r w:rsidRPr="00E7638D">
              <w:rPr>
                <w:rFonts w:ascii="Times New Roman" w:hAnsi="Times New Roman" w:cs="Times New Roman"/>
              </w:rPr>
              <w:t>content</w:t>
            </w:r>
            <w:proofErr w:type="spellEnd"/>
            <w:r w:rsidRPr="00E7638D">
              <w:rPr>
                <w:rFonts w:ascii="Times New Roman" w:hAnsi="Times New Roman" w:cs="Times New Roman"/>
              </w:rPr>
              <w:t xml:space="preserve"> </w:t>
            </w:r>
            <w:proofErr w:type="spellStart"/>
            <w:r w:rsidRPr="00E7638D">
              <w:rPr>
                <w:rFonts w:ascii="Times New Roman" w:hAnsi="Times New Roman" w:cs="Times New Roman"/>
              </w:rPr>
              <w:t>team</w:t>
            </w:r>
            <w:proofErr w:type="spellEnd"/>
            <w:r w:rsidRPr="00E7638D">
              <w:rPr>
                <w:rFonts w:ascii="Times New Roman" w:hAnsi="Times New Roman" w:cs="Times New Roman"/>
              </w:rPr>
              <w:t xml:space="preserve"> про недоступний контент</w:t>
            </w:r>
          </w:p>
          <w:p w14:paraId="046DCBBA" w14:textId="3778E57D" w:rsidR="00E7638D" w:rsidRPr="00E7638D" w:rsidRDefault="0000231F" w:rsidP="00E7638D">
            <w:pPr>
              <w:pStyle w:val="a9"/>
              <w:numPr>
                <w:ilvl w:val="0"/>
                <w:numId w:val="151"/>
              </w:numPr>
              <w:spacing w:line="240" w:lineRule="auto"/>
              <w:jc w:val="both"/>
              <w:rPr>
                <w:rFonts w:ascii="Times New Roman" w:hAnsi="Times New Roman" w:cs="Times New Roman"/>
                <w:lang w:val="en-US"/>
              </w:rPr>
            </w:pPr>
            <w:proofErr w:type="spellStart"/>
            <w:r w:rsidRPr="00E7638D">
              <w:rPr>
                <w:rFonts w:ascii="Times New Roman" w:hAnsi="Times New Roman" w:cs="Times New Roman"/>
              </w:rPr>
              <w:lastRenderedPageBreak/>
              <w:t>Use</w:t>
            </w:r>
            <w:proofErr w:type="spellEnd"/>
            <w:r w:rsidRPr="00E7638D">
              <w:rPr>
                <w:rFonts w:ascii="Times New Roman" w:hAnsi="Times New Roman" w:cs="Times New Roman"/>
              </w:rPr>
              <w:t xml:space="preserve"> </w:t>
            </w:r>
            <w:proofErr w:type="spellStart"/>
            <w:r w:rsidRPr="00E7638D">
              <w:rPr>
                <w:rFonts w:ascii="Times New Roman" w:hAnsi="Times New Roman" w:cs="Times New Roman"/>
              </w:rPr>
              <w:t>case</w:t>
            </w:r>
            <w:proofErr w:type="spellEnd"/>
            <w:r w:rsidRPr="00E7638D">
              <w:rPr>
                <w:rFonts w:ascii="Times New Roman" w:hAnsi="Times New Roman" w:cs="Times New Roman"/>
              </w:rPr>
              <w:t xml:space="preserve"> завершено з помилкою завантаження</w:t>
            </w:r>
          </w:p>
          <w:p w14:paraId="3EABFA59" w14:textId="2FFFD3D1" w:rsidR="00E7638D" w:rsidRDefault="0000231F" w:rsidP="00E7638D">
            <w:pPr>
              <w:spacing w:after="0" w:line="240" w:lineRule="auto"/>
              <w:jc w:val="both"/>
              <w:rPr>
                <w:rFonts w:ascii="Times New Roman" w:hAnsi="Times New Roman" w:cs="Times New Roman"/>
                <w:lang w:val="en-US"/>
              </w:rPr>
            </w:pPr>
            <w:r w:rsidRPr="000311AE">
              <w:rPr>
                <w:rFonts w:ascii="Times New Roman" w:hAnsi="Times New Roman" w:cs="Times New Roman"/>
                <w:b/>
                <w:bCs/>
              </w:rPr>
              <w:t xml:space="preserve">Н4: Постійний </w:t>
            </w:r>
            <w:proofErr w:type="spellStart"/>
            <w:r w:rsidRPr="000311AE">
              <w:rPr>
                <w:rFonts w:ascii="Times New Roman" w:hAnsi="Times New Roman" w:cs="Times New Roman"/>
                <w:b/>
                <w:bCs/>
              </w:rPr>
              <w:t>buffering</w:t>
            </w:r>
            <w:proofErr w:type="spellEnd"/>
            <w:r w:rsidRPr="000311AE">
              <w:rPr>
                <w:rFonts w:ascii="Times New Roman" w:hAnsi="Times New Roman" w:cs="Times New Roman"/>
                <w:b/>
                <w:bCs/>
              </w:rPr>
              <w:t xml:space="preserve"> через повільне з'єднання</w:t>
            </w:r>
          </w:p>
          <w:p w14:paraId="32DD8A2E" w14:textId="2A1C401F" w:rsidR="00E7638D" w:rsidRPr="00E7638D" w:rsidRDefault="0000231F" w:rsidP="00E7638D">
            <w:pPr>
              <w:pStyle w:val="a9"/>
              <w:numPr>
                <w:ilvl w:val="0"/>
                <w:numId w:val="152"/>
              </w:numPr>
              <w:spacing w:line="240" w:lineRule="auto"/>
              <w:jc w:val="both"/>
              <w:rPr>
                <w:rFonts w:ascii="Times New Roman" w:hAnsi="Times New Roman" w:cs="Times New Roman"/>
                <w:lang w:val="en-US"/>
              </w:rPr>
            </w:pPr>
            <w:r w:rsidRPr="00E7638D">
              <w:rPr>
                <w:rFonts w:ascii="Times New Roman" w:hAnsi="Times New Roman" w:cs="Times New Roman"/>
              </w:rPr>
              <w:t xml:space="preserve">На кроці 13-14: З'єднання користувача дуже повільне (&lt;2 </w:t>
            </w:r>
            <w:proofErr w:type="spellStart"/>
            <w:r w:rsidRPr="00E7638D">
              <w:rPr>
                <w:rFonts w:ascii="Times New Roman" w:hAnsi="Times New Roman" w:cs="Times New Roman"/>
              </w:rPr>
              <w:t>Mbps</w:t>
            </w:r>
            <w:proofErr w:type="spellEnd"/>
            <w:r w:rsidRPr="00E7638D">
              <w:rPr>
                <w:rFonts w:ascii="Times New Roman" w:hAnsi="Times New Roman" w:cs="Times New Roman"/>
              </w:rPr>
              <w:t>)</w:t>
            </w:r>
          </w:p>
          <w:p w14:paraId="1C1C475A" w14:textId="1A1829B9" w:rsidR="00E7638D" w:rsidRPr="00E7638D" w:rsidRDefault="0000231F" w:rsidP="00E7638D">
            <w:pPr>
              <w:pStyle w:val="a9"/>
              <w:numPr>
                <w:ilvl w:val="0"/>
                <w:numId w:val="152"/>
              </w:numPr>
              <w:spacing w:line="240" w:lineRule="auto"/>
              <w:jc w:val="both"/>
              <w:rPr>
                <w:rFonts w:ascii="Times New Roman" w:hAnsi="Times New Roman" w:cs="Times New Roman"/>
                <w:lang w:val="en-US"/>
              </w:rPr>
            </w:pPr>
            <w:r w:rsidRPr="00E7638D">
              <w:rPr>
                <w:rFonts w:ascii="Times New Roman" w:hAnsi="Times New Roman" w:cs="Times New Roman"/>
              </w:rPr>
              <w:t xml:space="preserve">Відео постійно зупиняється для </w:t>
            </w:r>
            <w:proofErr w:type="spellStart"/>
            <w:r w:rsidRPr="00E7638D">
              <w:rPr>
                <w:rFonts w:ascii="Times New Roman" w:hAnsi="Times New Roman" w:cs="Times New Roman"/>
              </w:rPr>
              <w:t>buffering</w:t>
            </w:r>
            <w:proofErr w:type="spellEnd"/>
            <w:r w:rsidRPr="00E7638D">
              <w:rPr>
                <w:rFonts w:ascii="Times New Roman" w:hAnsi="Times New Roman" w:cs="Times New Roman"/>
              </w:rPr>
              <w:t xml:space="preserve"> кожні 10-20 секунд</w:t>
            </w:r>
          </w:p>
          <w:p w14:paraId="5D078EB7" w14:textId="364EE37D" w:rsidR="00E7638D" w:rsidRPr="00E7638D" w:rsidRDefault="0000231F" w:rsidP="00E7638D">
            <w:pPr>
              <w:pStyle w:val="a9"/>
              <w:numPr>
                <w:ilvl w:val="0"/>
                <w:numId w:val="152"/>
              </w:numPr>
              <w:spacing w:line="240" w:lineRule="auto"/>
              <w:jc w:val="both"/>
              <w:rPr>
                <w:rFonts w:ascii="Times New Roman" w:hAnsi="Times New Roman" w:cs="Times New Roman"/>
                <w:lang w:val="en-US"/>
              </w:rPr>
            </w:pPr>
            <w:r w:rsidRPr="00E7638D">
              <w:rPr>
                <w:rFonts w:ascii="Times New Roman" w:hAnsi="Times New Roman" w:cs="Times New Roman"/>
              </w:rPr>
              <w:t>Система автоматично знижує якість до мінімальної (360p або 240p)</w:t>
            </w:r>
          </w:p>
          <w:p w14:paraId="44F24FB4" w14:textId="1D695EB2" w:rsidR="00E7638D" w:rsidRPr="00E7638D" w:rsidRDefault="0000231F" w:rsidP="00E7638D">
            <w:pPr>
              <w:pStyle w:val="a9"/>
              <w:numPr>
                <w:ilvl w:val="0"/>
                <w:numId w:val="152"/>
              </w:numPr>
              <w:spacing w:line="240" w:lineRule="auto"/>
              <w:jc w:val="both"/>
              <w:rPr>
                <w:rFonts w:ascii="Times New Roman" w:hAnsi="Times New Roman" w:cs="Times New Roman"/>
                <w:lang w:val="en-US"/>
              </w:rPr>
            </w:pPr>
            <w:r w:rsidRPr="00E7638D">
              <w:rPr>
                <w:rFonts w:ascii="Times New Roman" w:hAnsi="Times New Roman" w:cs="Times New Roman"/>
              </w:rPr>
              <w:t xml:space="preserve">Якщо </w:t>
            </w:r>
            <w:proofErr w:type="spellStart"/>
            <w:r w:rsidRPr="00E7638D">
              <w:rPr>
                <w:rFonts w:ascii="Times New Roman" w:hAnsi="Times New Roman" w:cs="Times New Roman"/>
              </w:rPr>
              <w:t>buffering</w:t>
            </w:r>
            <w:proofErr w:type="spellEnd"/>
            <w:r w:rsidRPr="00E7638D">
              <w:rPr>
                <w:rFonts w:ascii="Times New Roman" w:hAnsi="Times New Roman" w:cs="Times New Roman"/>
              </w:rPr>
              <w:t xml:space="preserve"> продовжується навіть на мінімальній якості:</w:t>
            </w:r>
          </w:p>
          <w:p w14:paraId="76CC0157" w14:textId="45C0FBEC" w:rsidR="00E7638D" w:rsidRPr="00E7638D" w:rsidRDefault="0000231F" w:rsidP="00E7638D">
            <w:pPr>
              <w:pStyle w:val="a9"/>
              <w:numPr>
                <w:ilvl w:val="0"/>
                <w:numId w:val="152"/>
              </w:numPr>
              <w:spacing w:line="240" w:lineRule="auto"/>
              <w:jc w:val="both"/>
              <w:rPr>
                <w:rFonts w:ascii="Times New Roman" w:hAnsi="Times New Roman" w:cs="Times New Roman"/>
                <w:lang w:val="en-US"/>
              </w:rPr>
            </w:pPr>
            <w:r w:rsidRPr="00E7638D">
              <w:rPr>
                <w:rFonts w:ascii="Times New Roman" w:hAnsi="Times New Roman" w:cs="Times New Roman"/>
              </w:rPr>
              <w:t xml:space="preserve">Система показує повідомлення: "Ваше з'єднання занадто повільне для плавного відтворення. Рекомендації: перевірте </w:t>
            </w:r>
            <w:proofErr w:type="spellStart"/>
            <w:r w:rsidRPr="00E7638D">
              <w:rPr>
                <w:rFonts w:ascii="Times New Roman" w:hAnsi="Times New Roman" w:cs="Times New Roman"/>
              </w:rPr>
              <w:t>WiFi</w:t>
            </w:r>
            <w:proofErr w:type="spellEnd"/>
            <w:r w:rsidRPr="00E7638D">
              <w:rPr>
                <w:rFonts w:ascii="Times New Roman" w:hAnsi="Times New Roman" w:cs="Times New Roman"/>
              </w:rPr>
              <w:t xml:space="preserve"> з'єднання, закрийте інші вкладки/програми, спробуйте завантажити для </w:t>
            </w:r>
            <w:proofErr w:type="spellStart"/>
            <w:r w:rsidRPr="00E7638D">
              <w:rPr>
                <w:rFonts w:ascii="Times New Roman" w:hAnsi="Times New Roman" w:cs="Times New Roman"/>
              </w:rPr>
              <w:t>офлайн</w:t>
            </w:r>
            <w:proofErr w:type="spellEnd"/>
            <w:r w:rsidRPr="00E7638D">
              <w:rPr>
                <w:rFonts w:ascii="Times New Roman" w:hAnsi="Times New Roman" w:cs="Times New Roman"/>
              </w:rPr>
              <w:t xml:space="preserve"> перегляду"</w:t>
            </w:r>
          </w:p>
          <w:p w14:paraId="5CAB98EB" w14:textId="7EC247FE" w:rsidR="00E7638D" w:rsidRPr="00E7638D" w:rsidRDefault="0000231F" w:rsidP="00E7638D">
            <w:pPr>
              <w:pStyle w:val="a9"/>
              <w:numPr>
                <w:ilvl w:val="0"/>
                <w:numId w:val="152"/>
              </w:numPr>
              <w:spacing w:line="240" w:lineRule="auto"/>
              <w:jc w:val="both"/>
              <w:rPr>
                <w:rFonts w:ascii="Times New Roman" w:hAnsi="Times New Roman" w:cs="Times New Roman"/>
                <w:lang w:val="en-US"/>
              </w:rPr>
            </w:pPr>
            <w:r w:rsidRPr="00E7638D">
              <w:rPr>
                <w:rFonts w:ascii="Times New Roman" w:hAnsi="Times New Roman" w:cs="Times New Roman"/>
              </w:rPr>
              <w:t xml:space="preserve">Система може пропонувати завантаження контенту для </w:t>
            </w:r>
            <w:proofErr w:type="spellStart"/>
            <w:r w:rsidRPr="00E7638D">
              <w:rPr>
                <w:rFonts w:ascii="Times New Roman" w:hAnsi="Times New Roman" w:cs="Times New Roman"/>
              </w:rPr>
              <w:t>офлайн</w:t>
            </w:r>
            <w:proofErr w:type="spellEnd"/>
            <w:r w:rsidRPr="00E7638D">
              <w:rPr>
                <w:rFonts w:ascii="Times New Roman" w:hAnsi="Times New Roman" w:cs="Times New Roman"/>
              </w:rPr>
              <w:t xml:space="preserve"> перегляду (якщо доступно)</w:t>
            </w:r>
          </w:p>
          <w:p w14:paraId="1B118487" w14:textId="1A9F10FF" w:rsidR="00E7638D" w:rsidRPr="00E7638D" w:rsidRDefault="0000231F" w:rsidP="00E7638D">
            <w:pPr>
              <w:pStyle w:val="a9"/>
              <w:numPr>
                <w:ilvl w:val="0"/>
                <w:numId w:val="152"/>
              </w:numPr>
              <w:spacing w:line="240" w:lineRule="auto"/>
              <w:jc w:val="both"/>
              <w:rPr>
                <w:rFonts w:ascii="Times New Roman" w:hAnsi="Times New Roman" w:cs="Times New Roman"/>
                <w:lang w:val="en-US"/>
              </w:rPr>
            </w:pPr>
            <w:r w:rsidRPr="00E7638D">
              <w:rPr>
                <w:rFonts w:ascii="Times New Roman" w:hAnsi="Times New Roman" w:cs="Times New Roman"/>
              </w:rPr>
              <w:t xml:space="preserve">Користувач може продовжити з </w:t>
            </w:r>
            <w:proofErr w:type="spellStart"/>
            <w:r w:rsidRPr="00E7638D">
              <w:rPr>
                <w:rFonts w:ascii="Times New Roman" w:hAnsi="Times New Roman" w:cs="Times New Roman"/>
              </w:rPr>
              <w:t>buffering</w:t>
            </w:r>
            <w:proofErr w:type="spellEnd"/>
            <w:r w:rsidRPr="00E7638D">
              <w:rPr>
                <w:rFonts w:ascii="Times New Roman" w:hAnsi="Times New Roman" w:cs="Times New Roman"/>
              </w:rPr>
              <w:t xml:space="preserve"> або завершити перегляд</w:t>
            </w:r>
          </w:p>
          <w:p w14:paraId="7D5B3B53" w14:textId="093FF117" w:rsidR="00E7638D" w:rsidRPr="00E7638D" w:rsidRDefault="0000231F" w:rsidP="00E7638D">
            <w:pPr>
              <w:pStyle w:val="a9"/>
              <w:numPr>
                <w:ilvl w:val="0"/>
                <w:numId w:val="152"/>
              </w:numPr>
              <w:spacing w:line="240" w:lineRule="auto"/>
              <w:jc w:val="both"/>
              <w:rPr>
                <w:rFonts w:ascii="Times New Roman" w:hAnsi="Times New Roman" w:cs="Times New Roman"/>
                <w:lang w:val="en-US"/>
              </w:rPr>
            </w:pPr>
            <w:proofErr w:type="spellStart"/>
            <w:r w:rsidRPr="00E7638D">
              <w:rPr>
                <w:rFonts w:ascii="Times New Roman" w:hAnsi="Times New Roman" w:cs="Times New Roman"/>
              </w:rPr>
              <w:t>Use</w:t>
            </w:r>
            <w:proofErr w:type="spellEnd"/>
            <w:r w:rsidRPr="00E7638D">
              <w:rPr>
                <w:rFonts w:ascii="Times New Roman" w:hAnsi="Times New Roman" w:cs="Times New Roman"/>
              </w:rPr>
              <w:t xml:space="preserve"> </w:t>
            </w:r>
            <w:proofErr w:type="spellStart"/>
            <w:r w:rsidRPr="00E7638D">
              <w:rPr>
                <w:rFonts w:ascii="Times New Roman" w:hAnsi="Times New Roman" w:cs="Times New Roman"/>
              </w:rPr>
              <w:t>case</w:t>
            </w:r>
            <w:proofErr w:type="spellEnd"/>
            <w:r w:rsidRPr="00E7638D">
              <w:rPr>
                <w:rFonts w:ascii="Times New Roman" w:hAnsi="Times New Roman" w:cs="Times New Roman"/>
              </w:rPr>
              <w:t xml:space="preserve"> продовжується з низькою якістю та частим </w:t>
            </w:r>
            <w:proofErr w:type="spellStart"/>
            <w:r w:rsidRPr="00E7638D">
              <w:rPr>
                <w:rFonts w:ascii="Times New Roman" w:hAnsi="Times New Roman" w:cs="Times New Roman"/>
              </w:rPr>
              <w:t>buffering</w:t>
            </w:r>
            <w:proofErr w:type="spellEnd"/>
          </w:p>
          <w:p w14:paraId="231FFC65" w14:textId="46A9DB9F" w:rsidR="00E7638D" w:rsidRDefault="0000231F" w:rsidP="00E7638D">
            <w:pPr>
              <w:spacing w:after="0" w:line="240" w:lineRule="auto"/>
              <w:jc w:val="both"/>
              <w:rPr>
                <w:rFonts w:ascii="Times New Roman" w:hAnsi="Times New Roman" w:cs="Times New Roman"/>
                <w:lang w:val="en-US"/>
              </w:rPr>
            </w:pPr>
            <w:r w:rsidRPr="000311AE">
              <w:rPr>
                <w:rFonts w:ascii="Times New Roman" w:hAnsi="Times New Roman" w:cs="Times New Roman"/>
                <w:b/>
                <w:bCs/>
              </w:rPr>
              <w:t>Н5: DRM ліцензія не отримана або застаріла</w:t>
            </w:r>
          </w:p>
          <w:p w14:paraId="13CEFF0F" w14:textId="0D976189" w:rsidR="00E7638D" w:rsidRPr="00E7638D" w:rsidRDefault="0000231F" w:rsidP="00E7638D">
            <w:pPr>
              <w:pStyle w:val="a9"/>
              <w:numPr>
                <w:ilvl w:val="0"/>
                <w:numId w:val="153"/>
              </w:numPr>
              <w:spacing w:line="240" w:lineRule="auto"/>
              <w:jc w:val="both"/>
              <w:rPr>
                <w:rFonts w:ascii="Times New Roman" w:hAnsi="Times New Roman" w:cs="Times New Roman"/>
                <w:lang w:val="en-US"/>
              </w:rPr>
            </w:pPr>
            <w:r w:rsidRPr="00E7638D">
              <w:rPr>
                <w:rFonts w:ascii="Times New Roman" w:hAnsi="Times New Roman" w:cs="Times New Roman"/>
              </w:rPr>
              <w:t>На кроці 11: При спробі завантажити захищений контент DRM ліцензійний сервер недоступний або відмовляє у ліцензії</w:t>
            </w:r>
          </w:p>
          <w:p w14:paraId="0D510508" w14:textId="1C75F5AB" w:rsidR="00E7638D" w:rsidRPr="00E7638D" w:rsidRDefault="0000231F" w:rsidP="00E7638D">
            <w:pPr>
              <w:pStyle w:val="a9"/>
              <w:numPr>
                <w:ilvl w:val="0"/>
                <w:numId w:val="153"/>
              </w:numPr>
              <w:spacing w:line="240" w:lineRule="auto"/>
              <w:jc w:val="both"/>
              <w:rPr>
                <w:rFonts w:ascii="Times New Roman" w:hAnsi="Times New Roman" w:cs="Times New Roman"/>
                <w:lang w:val="en-US"/>
              </w:rPr>
            </w:pPr>
            <w:r w:rsidRPr="00E7638D">
              <w:rPr>
                <w:rFonts w:ascii="Times New Roman" w:hAnsi="Times New Roman" w:cs="Times New Roman"/>
              </w:rPr>
              <w:t>Плеєр не може розшифрувати та відтворити відео</w:t>
            </w:r>
          </w:p>
          <w:p w14:paraId="5CBA1E2B" w14:textId="783E1CD8" w:rsidR="00E7638D" w:rsidRPr="00E7638D" w:rsidRDefault="0000231F" w:rsidP="00E7638D">
            <w:pPr>
              <w:pStyle w:val="a9"/>
              <w:numPr>
                <w:ilvl w:val="0"/>
                <w:numId w:val="153"/>
              </w:numPr>
              <w:spacing w:line="240" w:lineRule="auto"/>
              <w:jc w:val="both"/>
              <w:rPr>
                <w:rFonts w:ascii="Times New Roman" w:hAnsi="Times New Roman" w:cs="Times New Roman"/>
                <w:lang w:val="en-US"/>
              </w:rPr>
            </w:pPr>
            <w:r w:rsidRPr="00E7638D">
              <w:rPr>
                <w:rFonts w:ascii="Times New Roman" w:hAnsi="Times New Roman" w:cs="Times New Roman"/>
              </w:rPr>
              <w:t>Система показує: "Виникла проблема з авторизацією відтворення. Код помилки: DRM_LICENSE_ERROR"</w:t>
            </w:r>
          </w:p>
          <w:p w14:paraId="4FFDEBF1" w14:textId="6C464305" w:rsidR="00E7638D" w:rsidRPr="00E7638D" w:rsidRDefault="0000231F" w:rsidP="00E7638D">
            <w:pPr>
              <w:pStyle w:val="a9"/>
              <w:numPr>
                <w:ilvl w:val="0"/>
                <w:numId w:val="153"/>
              </w:numPr>
              <w:spacing w:line="240" w:lineRule="auto"/>
              <w:jc w:val="both"/>
              <w:rPr>
                <w:rFonts w:ascii="Times New Roman" w:hAnsi="Times New Roman" w:cs="Times New Roman"/>
                <w:lang w:val="en-US"/>
              </w:rPr>
            </w:pPr>
            <w:r w:rsidRPr="00E7638D">
              <w:rPr>
                <w:rFonts w:ascii="Times New Roman" w:hAnsi="Times New Roman" w:cs="Times New Roman"/>
              </w:rPr>
              <w:t>Система автоматично намагається отримати ліцензію повторно (до 3 спроб)</w:t>
            </w:r>
          </w:p>
          <w:p w14:paraId="60B40CAE" w14:textId="5B152DC8" w:rsidR="00E7638D" w:rsidRPr="00E7638D" w:rsidRDefault="0000231F" w:rsidP="00E7638D">
            <w:pPr>
              <w:pStyle w:val="a9"/>
              <w:numPr>
                <w:ilvl w:val="0"/>
                <w:numId w:val="153"/>
              </w:numPr>
              <w:spacing w:line="240" w:lineRule="auto"/>
              <w:jc w:val="both"/>
              <w:rPr>
                <w:rFonts w:ascii="Times New Roman" w:hAnsi="Times New Roman" w:cs="Times New Roman"/>
                <w:lang w:val="en-US"/>
              </w:rPr>
            </w:pPr>
            <w:r w:rsidRPr="00E7638D">
              <w:rPr>
                <w:rFonts w:ascii="Times New Roman" w:hAnsi="Times New Roman" w:cs="Times New Roman"/>
              </w:rPr>
              <w:t>Якщо не вдається: "Неможливо відтворити відео через технічні обмеження. Спробуйте на іншому пристрої або зверніться до підтримки"</w:t>
            </w:r>
          </w:p>
          <w:p w14:paraId="351E28B0" w14:textId="12595593" w:rsidR="00E7638D" w:rsidRPr="00E7638D" w:rsidRDefault="0000231F" w:rsidP="00E7638D">
            <w:pPr>
              <w:pStyle w:val="a9"/>
              <w:numPr>
                <w:ilvl w:val="0"/>
                <w:numId w:val="153"/>
              </w:numPr>
              <w:spacing w:line="240" w:lineRule="auto"/>
              <w:jc w:val="both"/>
              <w:rPr>
                <w:rFonts w:ascii="Times New Roman" w:hAnsi="Times New Roman" w:cs="Times New Roman"/>
                <w:lang w:val="en-US"/>
              </w:rPr>
            </w:pPr>
            <w:r w:rsidRPr="00E7638D">
              <w:rPr>
                <w:rFonts w:ascii="Times New Roman" w:hAnsi="Times New Roman" w:cs="Times New Roman"/>
              </w:rPr>
              <w:t xml:space="preserve">Система </w:t>
            </w:r>
            <w:proofErr w:type="spellStart"/>
            <w:r w:rsidRPr="00E7638D">
              <w:rPr>
                <w:rFonts w:ascii="Times New Roman" w:hAnsi="Times New Roman" w:cs="Times New Roman"/>
              </w:rPr>
              <w:t>логує</w:t>
            </w:r>
            <w:proofErr w:type="spellEnd"/>
            <w:r w:rsidRPr="00E7638D">
              <w:rPr>
                <w:rFonts w:ascii="Times New Roman" w:hAnsi="Times New Roman" w:cs="Times New Roman"/>
              </w:rPr>
              <w:t xml:space="preserve"> DRM помилку з деталями для </w:t>
            </w:r>
            <w:proofErr w:type="spellStart"/>
            <w:r w:rsidRPr="00E7638D">
              <w:rPr>
                <w:rFonts w:ascii="Times New Roman" w:hAnsi="Times New Roman" w:cs="Times New Roman"/>
              </w:rPr>
              <w:t>troubleshooting</w:t>
            </w:r>
            <w:proofErr w:type="spellEnd"/>
          </w:p>
          <w:p w14:paraId="53A6F24A" w14:textId="1635573D" w:rsidR="00E7638D" w:rsidRPr="00E7638D" w:rsidRDefault="0000231F" w:rsidP="00E7638D">
            <w:pPr>
              <w:pStyle w:val="a9"/>
              <w:numPr>
                <w:ilvl w:val="0"/>
                <w:numId w:val="153"/>
              </w:numPr>
              <w:spacing w:line="240" w:lineRule="auto"/>
              <w:jc w:val="both"/>
              <w:rPr>
                <w:rFonts w:ascii="Times New Roman" w:hAnsi="Times New Roman" w:cs="Times New Roman"/>
                <w:lang w:val="en-US"/>
              </w:rPr>
            </w:pPr>
            <w:proofErr w:type="spellStart"/>
            <w:r w:rsidRPr="00E7638D">
              <w:rPr>
                <w:rFonts w:ascii="Times New Roman" w:hAnsi="Times New Roman" w:cs="Times New Roman"/>
              </w:rPr>
              <w:t>Use</w:t>
            </w:r>
            <w:proofErr w:type="spellEnd"/>
            <w:r w:rsidRPr="00E7638D">
              <w:rPr>
                <w:rFonts w:ascii="Times New Roman" w:hAnsi="Times New Roman" w:cs="Times New Roman"/>
              </w:rPr>
              <w:t xml:space="preserve"> </w:t>
            </w:r>
            <w:proofErr w:type="spellStart"/>
            <w:r w:rsidRPr="00E7638D">
              <w:rPr>
                <w:rFonts w:ascii="Times New Roman" w:hAnsi="Times New Roman" w:cs="Times New Roman"/>
              </w:rPr>
              <w:t>case</w:t>
            </w:r>
            <w:proofErr w:type="spellEnd"/>
            <w:r w:rsidRPr="00E7638D">
              <w:rPr>
                <w:rFonts w:ascii="Times New Roman" w:hAnsi="Times New Roman" w:cs="Times New Roman"/>
              </w:rPr>
              <w:t xml:space="preserve"> завершено з DRM помилкою</w:t>
            </w:r>
          </w:p>
          <w:p w14:paraId="119ACCE8" w14:textId="74509D14" w:rsidR="00E7638D" w:rsidRDefault="0000231F" w:rsidP="00E7638D">
            <w:pPr>
              <w:spacing w:after="0" w:line="240" w:lineRule="auto"/>
              <w:jc w:val="both"/>
              <w:rPr>
                <w:rFonts w:ascii="Times New Roman" w:hAnsi="Times New Roman" w:cs="Times New Roman"/>
                <w:lang w:val="en-US"/>
              </w:rPr>
            </w:pPr>
            <w:r w:rsidRPr="000311AE">
              <w:rPr>
                <w:rFonts w:ascii="Times New Roman" w:hAnsi="Times New Roman" w:cs="Times New Roman"/>
                <w:b/>
                <w:bCs/>
              </w:rPr>
              <w:t>Н6: Несумісність пристрою/браузера з високою якістю</w:t>
            </w:r>
          </w:p>
          <w:p w14:paraId="305FBC4C" w14:textId="035128F8" w:rsidR="00E7638D" w:rsidRPr="00E7638D" w:rsidRDefault="0000231F" w:rsidP="00E7638D">
            <w:pPr>
              <w:pStyle w:val="a9"/>
              <w:numPr>
                <w:ilvl w:val="0"/>
                <w:numId w:val="154"/>
              </w:numPr>
              <w:spacing w:line="240" w:lineRule="auto"/>
              <w:jc w:val="both"/>
              <w:rPr>
                <w:rFonts w:ascii="Times New Roman" w:hAnsi="Times New Roman" w:cs="Times New Roman"/>
                <w:lang w:val="en-US"/>
              </w:rPr>
            </w:pPr>
            <w:r w:rsidRPr="00E7638D">
              <w:rPr>
                <w:rFonts w:ascii="Times New Roman" w:hAnsi="Times New Roman" w:cs="Times New Roman"/>
              </w:rPr>
              <w:t>Користувач намагається дивитися 4K контент на пристрої, що не підтримує 4K (старий монітор, мобільний пристрій)</w:t>
            </w:r>
          </w:p>
          <w:p w14:paraId="7795CB73" w14:textId="6E2226D2" w:rsidR="00E7638D" w:rsidRPr="00E7638D" w:rsidRDefault="0000231F" w:rsidP="00E7638D">
            <w:pPr>
              <w:pStyle w:val="a9"/>
              <w:numPr>
                <w:ilvl w:val="0"/>
                <w:numId w:val="154"/>
              </w:numPr>
              <w:spacing w:line="240" w:lineRule="auto"/>
              <w:jc w:val="both"/>
              <w:rPr>
                <w:rFonts w:ascii="Times New Roman" w:hAnsi="Times New Roman" w:cs="Times New Roman"/>
                <w:lang w:val="en-US"/>
              </w:rPr>
            </w:pPr>
            <w:r w:rsidRPr="00E7638D">
              <w:rPr>
                <w:rFonts w:ascii="Times New Roman" w:hAnsi="Times New Roman" w:cs="Times New Roman"/>
              </w:rPr>
              <w:t xml:space="preserve">Або браузер не підтримує </w:t>
            </w:r>
            <w:proofErr w:type="spellStart"/>
            <w:r w:rsidRPr="00E7638D">
              <w:rPr>
                <w:rFonts w:ascii="Times New Roman" w:hAnsi="Times New Roman" w:cs="Times New Roman"/>
              </w:rPr>
              <w:t>кодек</w:t>
            </w:r>
            <w:proofErr w:type="spellEnd"/>
            <w:r w:rsidRPr="00E7638D">
              <w:rPr>
                <w:rFonts w:ascii="Times New Roman" w:hAnsi="Times New Roman" w:cs="Times New Roman"/>
              </w:rPr>
              <w:t xml:space="preserve"> HEVC для 4K</w:t>
            </w:r>
          </w:p>
          <w:p w14:paraId="0E8D2342" w14:textId="00BFFBD6" w:rsidR="00E7638D" w:rsidRPr="00E7638D" w:rsidRDefault="0000231F" w:rsidP="00E7638D">
            <w:pPr>
              <w:pStyle w:val="a9"/>
              <w:numPr>
                <w:ilvl w:val="0"/>
                <w:numId w:val="154"/>
              </w:numPr>
              <w:spacing w:line="240" w:lineRule="auto"/>
              <w:jc w:val="both"/>
              <w:rPr>
                <w:rFonts w:ascii="Times New Roman" w:hAnsi="Times New Roman" w:cs="Times New Roman"/>
                <w:lang w:val="en-US"/>
              </w:rPr>
            </w:pPr>
            <w:r w:rsidRPr="00E7638D">
              <w:rPr>
                <w:rFonts w:ascii="Times New Roman" w:hAnsi="Times New Roman" w:cs="Times New Roman"/>
              </w:rPr>
              <w:t xml:space="preserve">Система автоматично обмежує максимальну доступну якість до 1080p або </w:t>
            </w:r>
            <w:proofErr w:type="spellStart"/>
            <w:r w:rsidRPr="00E7638D">
              <w:rPr>
                <w:rFonts w:ascii="Times New Roman" w:hAnsi="Times New Roman" w:cs="Times New Roman"/>
              </w:rPr>
              <w:t>lower</w:t>
            </w:r>
            <w:proofErr w:type="spellEnd"/>
          </w:p>
          <w:p w14:paraId="6A986F1E" w14:textId="7440FBD2" w:rsidR="00E7638D" w:rsidRPr="00E7638D" w:rsidRDefault="0000231F" w:rsidP="00E7638D">
            <w:pPr>
              <w:pStyle w:val="a9"/>
              <w:numPr>
                <w:ilvl w:val="0"/>
                <w:numId w:val="154"/>
              </w:numPr>
              <w:spacing w:line="240" w:lineRule="auto"/>
              <w:jc w:val="both"/>
              <w:rPr>
                <w:rFonts w:ascii="Times New Roman" w:hAnsi="Times New Roman" w:cs="Times New Roman"/>
                <w:lang w:val="en-US"/>
              </w:rPr>
            </w:pPr>
            <w:r w:rsidRPr="00E7638D">
              <w:rPr>
                <w:rFonts w:ascii="Times New Roman" w:hAnsi="Times New Roman" w:cs="Times New Roman"/>
              </w:rPr>
              <w:t>У меню якості опція 4K показується як недоступна (</w:t>
            </w:r>
            <w:proofErr w:type="spellStart"/>
            <w:r w:rsidRPr="00E7638D">
              <w:rPr>
                <w:rFonts w:ascii="Times New Roman" w:hAnsi="Times New Roman" w:cs="Times New Roman"/>
              </w:rPr>
              <w:t>grayed</w:t>
            </w:r>
            <w:proofErr w:type="spellEnd"/>
            <w:r w:rsidRPr="00E7638D">
              <w:rPr>
                <w:rFonts w:ascii="Times New Roman" w:hAnsi="Times New Roman" w:cs="Times New Roman"/>
              </w:rPr>
              <w:t xml:space="preserve"> </w:t>
            </w:r>
            <w:proofErr w:type="spellStart"/>
            <w:r w:rsidRPr="00E7638D">
              <w:rPr>
                <w:rFonts w:ascii="Times New Roman" w:hAnsi="Times New Roman" w:cs="Times New Roman"/>
              </w:rPr>
              <w:t>out</w:t>
            </w:r>
            <w:proofErr w:type="spellEnd"/>
            <w:r w:rsidRPr="00E7638D">
              <w:rPr>
                <w:rFonts w:ascii="Times New Roman" w:hAnsi="Times New Roman" w:cs="Times New Roman"/>
              </w:rPr>
              <w:t>) з поясненням: "4K недоступно на цьому пристрої"</w:t>
            </w:r>
          </w:p>
          <w:p w14:paraId="75357A15" w14:textId="6ADC6636" w:rsidR="00E7638D" w:rsidRPr="00E7638D" w:rsidRDefault="0000231F" w:rsidP="00E7638D">
            <w:pPr>
              <w:pStyle w:val="a9"/>
              <w:numPr>
                <w:ilvl w:val="0"/>
                <w:numId w:val="154"/>
              </w:numPr>
              <w:spacing w:line="240" w:lineRule="auto"/>
              <w:jc w:val="both"/>
              <w:rPr>
                <w:rFonts w:ascii="Times New Roman" w:hAnsi="Times New Roman" w:cs="Times New Roman"/>
                <w:lang w:val="en-US"/>
              </w:rPr>
            </w:pPr>
            <w:r w:rsidRPr="00E7638D">
              <w:rPr>
                <w:rFonts w:ascii="Times New Roman" w:hAnsi="Times New Roman" w:cs="Times New Roman"/>
              </w:rPr>
              <w:t>Користувач може дивитися у максимально доступній якості для його пристрою</w:t>
            </w:r>
          </w:p>
          <w:p w14:paraId="714161C4" w14:textId="541993EA" w:rsidR="00E7638D" w:rsidRPr="00E7638D" w:rsidRDefault="0000231F" w:rsidP="00E7638D">
            <w:pPr>
              <w:pStyle w:val="a9"/>
              <w:numPr>
                <w:ilvl w:val="0"/>
                <w:numId w:val="154"/>
              </w:numPr>
              <w:spacing w:line="240" w:lineRule="auto"/>
              <w:jc w:val="both"/>
              <w:rPr>
                <w:rFonts w:ascii="Times New Roman" w:hAnsi="Times New Roman" w:cs="Times New Roman"/>
                <w:lang w:val="en-US"/>
              </w:rPr>
            </w:pPr>
            <w:proofErr w:type="spellStart"/>
            <w:r w:rsidRPr="00E7638D">
              <w:rPr>
                <w:rFonts w:ascii="Times New Roman" w:hAnsi="Times New Roman" w:cs="Times New Roman"/>
              </w:rPr>
              <w:t>Use</w:t>
            </w:r>
            <w:proofErr w:type="spellEnd"/>
            <w:r w:rsidRPr="00E7638D">
              <w:rPr>
                <w:rFonts w:ascii="Times New Roman" w:hAnsi="Times New Roman" w:cs="Times New Roman"/>
              </w:rPr>
              <w:t xml:space="preserve"> </w:t>
            </w:r>
            <w:proofErr w:type="spellStart"/>
            <w:r w:rsidRPr="00E7638D">
              <w:rPr>
                <w:rFonts w:ascii="Times New Roman" w:hAnsi="Times New Roman" w:cs="Times New Roman"/>
              </w:rPr>
              <w:t>case</w:t>
            </w:r>
            <w:proofErr w:type="spellEnd"/>
            <w:r w:rsidRPr="00E7638D">
              <w:rPr>
                <w:rFonts w:ascii="Times New Roman" w:hAnsi="Times New Roman" w:cs="Times New Roman"/>
              </w:rPr>
              <w:t xml:space="preserve"> продовжується з обмеженою якістю</w:t>
            </w:r>
          </w:p>
          <w:p w14:paraId="3CB16E92" w14:textId="31219AEE" w:rsidR="00E7638D" w:rsidRDefault="0000231F" w:rsidP="00E7638D">
            <w:pPr>
              <w:spacing w:after="0" w:line="240" w:lineRule="auto"/>
              <w:jc w:val="both"/>
              <w:rPr>
                <w:rFonts w:ascii="Times New Roman" w:hAnsi="Times New Roman" w:cs="Times New Roman"/>
                <w:lang w:val="en-US"/>
              </w:rPr>
            </w:pPr>
            <w:r w:rsidRPr="000311AE">
              <w:rPr>
                <w:rFonts w:ascii="Times New Roman" w:hAnsi="Times New Roman" w:cs="Times New Roman"/>
                <w:b/>
                <w:bCs/>
              </w:rPr>
              <w:t>Н7: Помилка синхронізації прогресу</w:t>
            </w:r>
          </w:p>
          <w:p w14:paraId="5DC659BD" w14:textId="1381638B" w:rsidR="00E7638D" w:rsidRPr="00E7638D" w:rsidRDefault="0000231F" w:rsidP="00E7638D">
            <w:pPr>
              <w:pStyle w:val="a9"/>
              <w:numPr>
                <w:ilvl w:val="0"/>
                <w:numId w:val="155"/>
              </w:numPr>
              <w:spacing w:line="240" w:lineRule="auto"/>
              <w:jc w:val="both"/>
              <w:rPr>
                <w:rFonts w:ascii="Times New Roman" w:hAnsi="Times New Roman" w:cs="Times New Roman"/>
                <w:lang w:val="en-US"/>
              </w:rPr>
            </w:pPr>
            <w:r w:rsidRPr="00E7638D">
              <w:rPr>
                <w:rFonts w:ascii="Times New Roman" w:hAnsi="Times New Roman" w:cs="Times New Roman"/>
              </w:rPr>
              <w:t>На кроці 17: Сервіс синхронізації прогресу недоступний або повертає помилку</w:t>
            </w:r>
          </w:p>
          <w:p w14:paraId="4FC1C96E" w14:textId="49B31856" w:rsidR="00E7638D" w:rsidRPr="00E7638D" w:rsidRDefault="0000231F" w:rsidP="00E7638D">
            <w:pPr>
              <w:pStyle w:val="a9"/>
              <w:numPr>
                <w:ilvl w:val="0"/>
                <w:numId w:val="155"/>
              </w:numPr>
              <w:spacing w:line="240" w:lineRule="auto"/>
              <w:jc w:val="both"/>
              <w:rPr>
                <w:rFonts w:ascii="Times New Roman" w:hAnsi="Times New Roman" w:cs="Times New Roman"/>
                <w:lang w:val="en-US"/>
              </w:rPr>
            </w:pPr>
            <w:r w:rsidRPr="00E7638D">
              <w:rPr>
                <w:rFonts w:ascii="Times New Roman" w:hAnsi="Times New Roman" w:cs="Times New Roman"/>
              </w:rPr>
              <w:t xml:space="preserve">Прогрес перегляду НЕ зберігається у </w:t>
            </w:r>
            <w:proofErr w:type="spellStart"/>
            <w:r w:rsidRPr="00E7638D">
              <w:rPr>
                <w:rFonts w:ascii="Times New Roman" w:hAnsi="Times New Roman" w:cs="Times New Roman"/>
              </w:rPr>
              <w:t>cloud</w:t>
            </w:r>
            <w:proofErr w:type="spellEnd"/>
          </w:p>
          <w:p w14:paraId="14E2CF08" w14:textId="30199169" w:rsidR="00E7638D" w:rsidRPr="00E7638D" w:rsidRDefault="0000231F" w:rsidP="00E7638D">
            <w:pPr>
              <w:pStyle w:val="a9"/>
              <w:numPr>
                <w:ilvl w:val="0"/>
                <w:numId w:val="155"/>
              </w:numPr>
              <w:spacing w:line="240" w:lineRule="auto"/>
              <w:jc w:val="both"/>
              <w:rPr>
                <w:rFonts w:ascii="Times New Roman" w:hAnsi="Times New Roman" w:cs="Times New Roman"/>
                <w:lang w:val="en-US"/>
              </w:rPr>
            </w:pPr>
            <w:r w:rsidRPr="00E7638D">
              <w:rPr>
                <w:rFonts w:ascii="Times New Roman" w:hAnsi="Times New Roman" w:cs="Times New Roman"/>
              </w:rPr>
              <w:t xml:space="preserve">Локально прогрес зберігається у </w:t>
            </w:r>
            <w:proofErr w:type="spellStart"/>
            <w:r w:rsidRPr="00E7638D">
              <w:rPr>
                <w:rFonts w:ascii="Times New Roman" w:hAnsi="Times New Roman" w:cs="Times New Roman"/>
              </w:rPr>
              <w:t>browser</w:t>
            </w:r>
            <w:proofErr w:type="spellEnd"/>
            <w:r w:rsidRPr="00E7638D">
              <w:rPr>
                <w:rFonts w:ascii="Times New Roman" w:hAnsi="Times New Roman" w:cs="Times New Roman"/>
              </w:rPr>
              <w:t xml:space="preserve"> </w:t>
            </w:r>
            <w:proofErr w:type="spellStart"/>
            <w:r w:rsidRPr="00E7638D">
              <w:rPr>
                <w:rFonts w:ascii="Times New Roman" w:hAnsi="Times New Roman" w:cs="Times New Roman"/>
              </w:rPr>
              <w:t>localStorage</w:t>
            </w:r>
            <w:proofErr w:type="spellEnd"/>
            <w:r w:rsidRPr="00E7638D">
              <w:rPr>
                <w:rFonts w:ascii="Times New Roman" w:hAnsi="Times New Roman" w:cs="Times New Roman"/>
              </w:rPr>
              <w:t xml:space="preserve"> як </w:t>
            </w:r>
            <w:proofErr w:type="spellStart"/>
            <w:r w:rsidRPr="00E7638D">
              <w:rPr>
                <w:rFonts w:ascii="Times New Roman" w:hAnsi="Times New Roman" w:cs="Times New Roman"/>
              </w:rPr>
              <w:t>fallback</w:t>
            </w:r>
            <w:proofErr w:type="spellEnd"/>
          </w:p>
          <w:p w14:paraId="37A5A89A" w14:textId="5BA77D4F" w:rsidR="00E7638D" w:rsidRPr="00E7638D" w:rsidRDefault="0000231F" w:rsidP="00E7638D">
            <w:pPr>
              <w:pStyle w:val="a9"/>
              <w:numPr>
                <w:ilvl w:val="0"/>
                <w:numId w:val="155"/>
              </w:numPr>
              <w:spacing w:line="240" w:lineRule="auto"/>
              <w:jc w:val="both"/>
              <w:rPr>
                <w:rFonts w:ascii="Times New Roman" w:hAnsi="Times New Roman" w:cs="Times New Roman"/>
                <w:lang w:val="en-US"/>
              </w:rPr>
            </w:pPr>
            <w:r w:rsidRPr="00E7638D">
              <w:rPr>
                <w:rFonts w:ascii="Times New Roman" w:hAnsi="Times New Roman" w:cs="Times New Roman"/>
              </w:rPr>
              <w:t>Система показує тимчасове повідомлення: "Прогрес перегляду зберігається тільки локально. Синхронізація між пристроями тимчасово недоступна"</w:t>
            </w:r>
          </w:p>
          <w:p w14:paraId="0528F28C" w14:textId="738D0DB3" w:rsidR="00E7638D" w:rsidRPr="00E7638D" w:rsidRDefault="0000231F" w:rsidP="00E7638D">
            <w:pPr>
              <w:pStyle w:val="a9"/>
              <w:numPr>
                <w:ilvl w:val="0"/>
                <w:numId w:val="155"/>
              </w:numPr>
              <w:spacing w:line="240" w:lineRule="auto"/>
              <w:jc w:val="both"/>
              <w:rPr>
                <w:rFonts w:ascii="Times New Roman" w:hAnsi="Times New Roman" w:cs="Times New Roman"/>
                <w:lang w:val="en-US"/>
              </w:rPr>
            </w:pPr>
            <w:r w:rsidRPr="00E7638D">
              <w:rPr>
                <w:rFonts w:ascii="Times New Roman" w:hAnsi="Times New Roman" w:cs="Times New Roman"/>
              </w:rPr>
              <w:t xml:space="preserve">При відновленні роботи сервісу: система автоматично синхронізує </w:t>
            </w:r>
            <w:r w:rsidRPr="00E7638D">
              <w:rPr>
                <w:rFonts w:ascii="Times New Roman" w:hAnsi="Times New Roman" w:cs="Times New Roman"/>
              </w:rPr>
              <w:lastRenderedPageBreak/>
              <w:t>збережений прогрес</w:t>
            </w:r>
          </w:p>
          <w:p w14:paraId="0CBC5BFC" w14:textId="3FE86BED" w:rsidR="00E7638D" w:rsidRPr="00E7638D" w:rsidRDefault="0000231F" w:rsidP="00E7638D">
            <w:pPr>
              <w:pStyle w:val="a9"/>
              <w:numPr>
                <w:ilvl w:val="0"/>
                <w:numId w:val="155"/>
              </w:numPr>
              <w:spacing w:line="240" w:lineRule="auto"/>
              <w:jc w:val="both"/>
              <w:rPr>
                <w:rFonts w:ascii="Times New Roman" w:hAnsi="Times New Roman" w:cs="Times New Roman"/>
                <w:lang w:val="en-US"/>
              </w:rPr>
            </w:pPr>
            <w:proofErr w:type="spellStart"/>
            <w:r w:rsidRPr="00E7638D">
              <w:rPr>
                <w:rFonts w:ascii="Times New Roman" w:hAnsi="Times New Roman" w:cs="Times New Roman"/>
              </w:rPr>
              <w:t>Use</w:t>
            </w:r>
            <w:proofErr w:type="spellEnd"/>
            <w:r w:rsidRPr="00E7638D">
              <w:rPr>
                <w:rFonts w:ascii="Times New Roman" w:hAnsi="Times New Roman" w:cs="Times New Roman"/>
              </w:rPr>
              <w:t xml:space="preserve"> </w:t>
            </w:r>
            <w:proofErr w:type="spellStart"/>
            <w:r w:rsidRPr="00E7638D">
              <w:rPr>
                <w:rFonts w:ascii="Times New Roman" w:hAnsi="Times New Roman" w:cs="Times New Roman"/>
              </w:rPr>
              <w:t>case</w:t>
            </w:r>
            <w:proofErr w:type="spellEnd"/>
            <w:r w:rsidRPr="00E7638D">
              <w:rPr>
                <w:rFonts w:ascii="Times New Roman" w:hAnsi="Times New Roman" w:cs="Times New Roman"/>
              </w:rPr>
              <w:t xml:space="preserve"> продовжується з локальним збереженням</w:t>
            </w:r>
          </w:p>
          <w:p w14:paraId="559E36A7" w14:textId="2985CAA8" w:rsidR="00E7638D" w:rsidRDefault="0000231F" w:rsidP="00E7638D">
            <w:pPr>
              <w:spacing w:after="0" w:line="240" w:lineRule="auto"/>
              <w:jc w:val="both"/>
              <w:rPr>
                <w:rFonts w:ascii="Times New Roman" w:hAnsi="Times New Roman" w:cs="Times New Roman"/>
                <w:lang w:val="en-US"/>
              </w:rPr>
            </w:pPr>
            <w:r w:rsidRPr="000311AE">
              <w:rPr>
                <w:rFonts w:ascii="Times New Roman" w:hAnsi="Times New Roman" w:cs="Times New Roman"/>
                <w:b/>
                <w:bCs/>
              </w:rPr>
              <w:t>Н8: Одночасний перегляд з кількох пристроїв (перевищення ліміту)</w:t>
            </w:r>
          </w:p>
          <w:p w14:paraId="452AC726" w14:textId="3C3892F9" w:rsidR="00E7638D" w:rsidRPr="00E7638D" w:rsidRDefault="0000231F" w:rsidP="00E7638D">
            <w:pPr>
              <w:pStyle w:val="a9"/>
              <w:numPr>
                <w:ilvl w:val="0"/>
                <w:numId w:val="156"/>
              </w:numPr>
              <w:spacing w:line="240" w:lineRule="auto"/>
              <w:jc w:val="both"/>
              <w:rPr>
                <w:rFonts w:ascii="Times New Roman" w:hAnsi="Times New Roman" w:cs="Times New Roman"/>
                <w:lang w:val="en-US"/>
              </w:rPr>
            </w:pPr>
            <w:r w:rsidRPr="00E7638D">
              <w:rPr>
                <w:rFonts w:ascii="Times New Roman" w:hAnsi="Times New Roman" w:cs="Times New Roman"/>
              </w:rPr>
              <w:t xml:space="preserve">Тарифний план дозволяє 2 одночасних </w:t>
            </w:r>
            <w:proofErr w:type="spellStart"/>
            <w:r w:rsidRPr="00E7638D">
              <w:rPr>
                <w:rFonts w:ascii="Times New Roman" w:hAnsi="Times New Roman" w:cs="Times New Roman"/>
              </w:rPr>
              <w:t>streams</w:t>
            </w:r>
            <w:proofErr w:type="spellEnd"/>
          </w:p>
          <w:p w14:paraId="5E276565" w14:textId="3F6844C9" w:rsidR="00E7638D" w:rsidRPr="00E7638D" w:rsidRDefault="0000231F" w:rsidP="00E7638D">
            <w:pPr>
              <w:pStyle w:val="a9"/>
              <w:numPr>
                <w:ilvl w:val="0"/>
                <w:numId w:val="156"/>
              </w:numPr>
              <w:spacing w:line="240" w:lineRule="auto"/>
              <w:jc w:val="both"/>
              <w:rPr>
                <w:rFonts w:ascii="Times New Roman" w:hAnsi="Times New Roman" w:cs="Times New Roman"/>
                <w:lang w:val="en-US"/>
              </w:rPr>
            </w:pPr>
            <w:r w:rsidRPr="00E7638D">
              <w:rPr>
                <w:rFonts w:ascii="Times New Roman" w:hAnsi="Times New Roman" w:cs="Times New Roman"/>
              </w:rPr>
              <w:t>Користувач вже дивиться на 2 пристроях і намагається запустити на 3-ому</w:t>
            </w:r>
          </w:p>
          <w:p w14:paraId="5D089777" w14:textId="1399CA75" w:rsidR="00E7638D" w:rsidRPr="00E7638D" w:rsidRDefault="0000231F" w:rsidP="00E7638D">
            <w:pPr>
              <w:pStyle w:val="a9"/>
              <w:numPr>
                <w:ilvl w:val="0"/>
                <w:numId w:val="156"/>
              </w:numPr>
              <w:spacing w:line="240" w:lineRule="auto"/>
              <w:jc w:val="both"/>
              <w:rPr>
                <w:rFonts w:ascii="Times New Roman" w:hAnsi="Times New Roman" w:cs="Times New Roman"/>
                <w:lang w:val="en-US"/>
              </w:rPr>
            </w:pPr>
            <w:r w:rsidRPr="00E7638D">
              <w:rPr>
                <w:rFonts w:ascii="Times New Roman" w:hAnsi="Times New Roman" w:cs="Times New Roman"/>
              </w:rPr>
              <w:t xml:space="preserve">На кроці 6: Система виявляє перевищення ліміту одночасних </w:t>
            </w:r>
            <w:proofErr w:type="spellStart"/>
            <w:r w:rsidRPr="00E7638D">
              <w:rPr>
                <w:rFonts w:ascii="Times New Roman" w:hAnsi="Times New Roman" w:cs="Times New Roman"/>
              </w:rPr>
              <w:t>streams</w:t>
            </w:r>
            <w:proofErr w:type="spellEnd"/>
          </w:p>
          <w:p w14:paraId="12DAB7F5" w14:textId="44214356" w:rsidR="00E7638D" w:rsidRPr="00E7638D" w:rsidRDefault="0000231F" w:rsidP="00E7638D">
            <w:pPr>
              <w:pStyle w:val="a9"/>
              <w:numPr>
                <w:ilvl w:val="0"/>
                <w:numId w:val="156"/>
              </w:numPr>
              <w:spacing w:line="240" w:lineRule="auto"/>
              <w:jc w:val="both"/>
              <w:rPr>
                <w:rFonts w:ascii="Times New Roman" w:hAnsi="Times New Roman" w:cs="Times New Roman"/>
                <w:lang w:val="en-US"/>
              </w:rPr>
            </w:pPr>
            <w:r w:rsidRPr="00E7638D">
              <w:rPr>
                <w:rFonts w:ascii="Times New Roman" w:hAnsi="Times New Roman" w:cs="Times New Roman"/>
              </w:rPr>
              <w:t>Система показує: "Досягнуто ліміту одночасних переглядів. Ваш план дозволяє 2 пристрої одночасно. Зупиніть перегляд на іншому пристрої або оновіть план"</w:t>
            </w:r>
          </w:p>
          <w:p w14:paraId="668A392C" w14:textId="35114FE2" w:rsidR="00E7638D" w:rsidRPr="00E7638D" w:rsidRDefault="0000231F" w:rsidP="00E7638D">
            <w:pPr>
              <w:pStyle w:val="a9"/>
              <w:numPr>
                <w:ilvl w:val="0"/>
                <w:numId w:val="156"/>
              </w:numPr>
              <w:spacing w:line="240" w:lineRule="auto"/>
              <w:jc w:val="both"/>
              <w:rPr>
                <w:rFonts w:ascii="Times New Roman" w:hAnsi="Times New Roman" w:cs="Times New Roman"/>
                <w:lang w:val="en-US"/>
              </w:rPr>
            </w:pPr>
            <w:r w:rsidRPr="00E7638D">
              <w:rPr>
                <w:rFonts w:ascii="Times New Roman" w:hAnsi="Times New Roman" w:cs="Times New Roman"/>
              </w:rPr>
              <w:t xml:space="preserve">Система показує список активних </w:t>
            </w:r>
            <w:proofErr w:type="spellStart"/>
            <w:r w:rsidRPr="00E7638D">
              <w:rPr>
                <w:rFonts w:ascii="Times New Roman" w:hAnsi="Times New Roman" w:cs="Times New Roman"/>
              </w:rPr>
              <w:t>streams</w:t>
            </w:r>
            <w:proofErr w:type="spellEnd"/>
            <w:r w:rsidRPr="00E7638D">
              <w:rPr>
                <w:rFonts w:ascii="Times New Roman" w:hAnsi="Times New Roman" w:cs="Times New Roman"/>
              </w:rPr>
              <w:t xml:space="preserve">: "Пристрій 1: </w:t>
            </w:r>
            <w:proofErr w:type="spellStart"/>
            <w:r w:rsidRPr="00E7638D">
              <w:rPr>
                <w:rFonts w:ascii="Times New Roman" w:hAnsi="Times New Roman" w:cs="Times New Roman"/>
              </w:rPr>
              <w:t>Watching</w:t>
            </w:r>
            <w:proofErr w:type="spellEnd"/>
            <w:r w:rsidRPr="00E7638D">
              <w:rPr>
                <w:rFonts w:ascii="Times New Roman" w:hAnsi="Times New Roman" w:cs="Times New Roman"/>
              </w:rPr>
              <w:t xml:space="preserve"> [назва] на [пристрій]", "Пристрій 2: </w:t>
            </w:r>
            <w:proofErr w:type="spellStart"/>
            <w:r w:rsidRPr="00E7638D">
              <w:rPr>
                <w:rFonts w:ascii="Times New Roman" w:hAnsi="Times New Roman" w:cs="Times New Roman"/>
              </w:rPr>
              <w:t>Watching</w:t>
            </w:r>
            <w:proofErr w:type="spellEnd"/>
            <w:r w:rsidRPr="00E7638D">
              <w:rPr>
                <w:rFonts w:ascii="Times New Roman" w:hAnsi="Times New Roman" w:cs="Times New Roman"/>
              </w:rPr>
              <w:t xml:space="preserve"> [назва] на [пристрій]"</w:t>
            </w:r>
          </w:p>
          <w:p w14:paraId="39850888" w14:textId="2482EBE2" w:rsidR="00E7638D" w:rsidRPr="00E7638D" w:rsidRDefault="0000231F" w:rsidP="00E7638D">
            <w:pPr>
              <w:pStyle w:val="a9"/>
              <w:numPr>
                <w:ilvl w:val="0"/>
                <w:numId w:val="156"/>
              </w:numPr>
              <w:spacing w:line="240" w:lineRule="auto"/>
              <w:jc w:val="both"/>
              <w:rPr>
                <w:rFonts w:ascii="Times New Roman" w:hAnsi="Times New Roman" w:cs="Times New Roman"/>
                <w:lang w:val="en-US"/>
              </w:rPr>
            </w:pPr>
            <w:r w:rsidRPr="00E7638D">
              <w:rPr>
                <w:rFonts w:ascii="Times New Roman" w:hAnsi="Times New Roman" w:cs="Times New Roman"/>
              </w:rPr>
              <w:t xml:space="preserve">Користувач може примусово закрити один з активних </w:t>
            </w:r>
            <w:proofErr w:type="spellStart"/>
            <w:r w:rsidRPr="00E7638D">
              <w:rPr>
                <w:rFonts w:ascii="Times New Roman" w:hAnsi="Times New Roman" w:cs="Times New Roman"/>
              </w:rPr>
              <w:t>streams</w:t>
            </w:r>
            <w:proofErr w:type="spellEnd"/>
            <w:r w:rsidRPr="00E7638D">
              <w:rPr>
                <w:rFonts w:ascii="Times New Roman" w:hAnsi="Times New Roman" w:cs="Times New Roman"/>
              </w:rPr>
              <w:t xml:space="preserve"> кнопкою "Зупинити перегляд"</w:t>
            </w:r>
          </w:p>
          <w:p w14:paraId="3CB5F436" w14:textId="1D7F67A4" w:rsidR="00E7638D" w:rsidRPr="00E7638D" w:rsidRDefault="0000231F" w:rsidP="00E7638D">
            <w:pPr>
              <w:pStyle w:val="a9"/>
              <w:numPr>
                <w:ilvl w:val="0"/>
                <w:numId w:val="156"/>
              </w:numPr>
              <w:spacing w:line="240" w:lineRule="auto"/>
              <w:jc w:val="both"/>
              <w:rPr>
                <w:rFonts w:ascii="Times New Roman" w:hAnsi="Times New Roman" w:cs="Times New Roman"/>
                <w:lang w:val="en-US"/>
              </w:rPr>
            </w:pPr>
            <w:r w:rsidRPr="00E7638D">
              <w:rPr>
                <w:rFonts w:ascii="Times New Roman" w:hAnsi="Times New Roman" w:cs="Times New Roman"/>
              </w:rPr>
              <w:t xml:space="preserve">Або оновити тарифний план для більшої кількості одночасних </w:t>
            </w:r>
            <w:proofErr w:type="spellStart"/>
            <w:r w:rsidRPr="00E7638D">
              <w:rPr>
                <w:rFonts w:ascii="Times New Roman" w:hAnsi="Times New Roman" w:cs="Times New Roman"/>
              </w:rPr>
              <w:t>streams</w:t>
            </w:r>
            <w:proofErr w:type="spellEnd"/>
          </w:p>
          <w:p w14:paraId="05019A36" w14:textId="43218C94" w:rsidR="00E7638D" w:rsidRPr="00E7638D" w:rsidRDefault="0000231F" w:rsidP="00E7638D">
            <w:pPr>
              <w:pStyle w:val="a9"/>
              <w:numPr>
                <w:ilvl w:val="0"/>
                <w:numId w:val="156"/>
              </w:numPr>
              <w:spacing w:line="240" w:lineRule="auto"/>
              <w:jc w:val="both"/>
              <w:rPr>
                <w:rFonts w:ascii="Times New Roman" w:hAnsi="Times New Roman" w:cs="Times New Roman"/>
                <w:lang w:val="en-US"/>
              </w:rPr>
            </w:pPr>
            <w:proofErr w:type="spellStart"/>
            <w:r w:rsidRPr="00E7638D">
              <w:rPr>
                <w:rFonts w:ascii="Times New Roman" w:hAnsi="Times New Roman" w:cs="Times New Roman"/>
              </w:rPr>
              <w:t>Use</w:t>
            </w:r>
            <w:proofErr w:type="spellEnd"/>
            <w:r w:rsidRPr="00E7638D">
              <w:rPr>
                <w:rFonts w:ascii="Times New Roman" w:hAnsi="Times New Roman" w:cs="Times New Roman"/>
              </w:rPr>
              <w:t xml:space="preserve"> </w:t>
            </w:r>
            <w:proofErr w:type="spellStart"/>
            <w:r w:rsidRPr="00E7638D">
              <w:rPr>
                <w:rFonts w:ascii="Times New Roman" w:hAnsi="Times New Roman" w:cs="Times New Roman"/>
              </w:rPr>
              <w:t>case</w:t>
            </w:r>
            <w:proofErr w:type="spellEnd"/>
            <w:r w:rsidRPr="00E7638D">
              <w:rPr>
                <w:rFonts w:ascii="Times New Roman" w:hAnsi="Times New Roman" w:cs="Times New Roman"/>
              </w:rPr>
              <w:t xml:space="preserve"> завершено без доступу через ліміт</w:t>
            </w:r>
          </w:p>
          <w:p w14:paraId="262F0911" w14:textId="136E2EAF" w:rsidR="00E7638D" w:rsidRDefault="0000231F" w:rsidP="00E7638D">
            <w:pPr>
              <w:spacing w:after="0" w:line="240" w:lineRule="auto"/>
              <w:jc w:val="both"/>
              <w:rPr>
                <w:rFonts w:ascii="Times New Roman" w:hAnsi="Times New Roman" w:cs="Times New Roman"/>
                <w:lang w:val="en-US"/>
              </w:rPr>
            </w:pPr>
            <w:r w:rsidRPr="000311AE">
              <w:rPr>
                <w:rFonts w:ascii="Times New Roman" w:hAnsi="Times New Roman" w:cs="Times New Roman"/>
                <w:b/>
                <w:bCs/>
              </w:rPr>
              <w:t>Н9: Відсутність субтитрів/</w:t>
            </w:r>
            <w:proofErr w:type="spellStart"/>
            <w:r w:rsidRPr="000311AE">
              <w:rPr>
                <w:rFonts w:ascii="Times New Roman" w:hAnsi="Times New Roman" w:cs="Times New Roman"/>
                <w:b/>
                <w:bCs/>
              </w:rPr>
              <w:t>аудіодоріжки</w:t>
            </w:r>
            <w:proofErr w:type="spellEnd"/>
            <w:r w:rsidRPr="000311AE">
              <w:rPr>
                <w:rFonts w:ascii="Times New Roman" w:hAnsi="Times New Roman" w:cs="Times New Roman"/>
                <w:b/>
                <w:bCs/>
              </w:rPr>
              <w:t xml:space="preserve"> для обраної мови</w:t>
            </w:r>
          </w:p>
          <w:p w14:paraId="5269759A" w14:textId="1861DAD4" w:rsidR="00E7638D" w:rsidRPr="00E7638D" w:rsidRDefault="0000231F" w:rsidP="00E7638D">
            <w:pPr>
              <w:pStyle w:val="a9"/>
              <w:numPr>
                <w:ilvl w:val="0"/>
                <w:numId w:val="157"/>
              </w:numPr>
              <w:spacing w:line="240" w:lineRule="auto"/>
              <w:jc w:val="both"/>
              <w:rPr>
                <w:rFonts w:ascii="Times New Roman" w:hAnsi="Times New Roman" w:cs="Times New Roman"/>
                <w:lang w:val="en-US"/>
              </w:rPr>
            </w:pPr>
            <w:r w:rsidRPr="00E7638D">
              <w:rPr>
                <w:rFonts w:ascii="Times New Roman" w:hAnsi="Times New Roman" w:cs="Times New Roman"/>
              </w:rPr>
              <w:t>Користувач намагається увімкнути українські субтитри, але вони відсутні для цього контенту</w:t>
            </w:r>
          </w:p>
          <w:p w14:paraId="1F3FC99D" w14:textId="7D8BDE10" w:rsidR="00E7638D" w:rsidRPr="00E7638D" w:rsidRDefault="0000231F" w:rsidP="00E7638D">
            <w:pPr>
              <w:pStyle w:val="a9"/>
              <w:numPr>
                <w:ilvl w:val="0"/>
                <w:numId w:val="157"/>
              </w:numPr>
              <w:spacing w:line="240" w:lineRule="auto"/>
              <w:jc w:val="both"/>
              <w:rPr>
                <w:rFonts w:ascii="Times New Roman" w:hAnsi="Times New Roman" w:cs="Times New Roman"/>
                <w:lang w:val="en-US"/>
              </w:rPr>
            </w:pPr>
            <w:r w:rsidRPr="00E7638D">
              <w:rPr>
                <w:rFonts w:ascii="Times New Roman" w:hAnsi="Times New Roman" w:cs="Times New Roman"/>
              </w:rPr>
              <w:t>Система показує: "Українські субтитри тимчасово недоступні для цього фільму"</w:t>
            </w:r>
          </w:p>
          <w:p w14:paraId="6BD01875" w14:textId="002E8C67" w:rsidR="00E7638D" w:rsidRPr="00E7638D" w:rsidRDefault="0000231F" w:rsidP="00E7638D">
            <w:pPr>
              <w:pStyle w:val="a9"/>
              <w:numPr>
                <w:ilvl w:val="0"/>
                <w:numId w:val="157"/>
              </w:numPr>
              <w:spacing w:line="240" w:lineRule="auto"/>
              <w:jc w:val="both"/>
              <w:rPr>
                <w:rFonts w:ascii="Times New Roman" w:hAnsi="Times New Roman" w:cs="Times New Roman"/>
                <w:lang w:val="en-US"/>
              </w:rPr>
            </w:pPr>
            <w:r w:rsidRPr="00E7638D">
              <w:rPr>
                <w:rFonts w:ascii="Times New Roman" w:hAnsi="Times New Roman" w:cs="Times New Roman"/>
              </w:rPr>
              <w:t>Система пропонує доступні альтернативи (інші мови)</w:t>
            </w:r>
          </w:p>
          <w:p w14:paraId="37E30129" w14:textId="3717508C" w:rsidR="00E7638D" w:rsidRPr="00E7638D" w:rsidRDefault="0000231F" w:rsidP="00E7638D">
            <w:pPr>
              <w:pStyle w:val="a9"/>
              <w:numPr>
                <w:ilvl w:val="0"/>
                <w:numId w:val="157"/>
              </w:numPr>
              <w:spacing w:line="240" w:lineRule="auto"/>
              <w:jc w:val="both"/>
              <w:rPr>
                <w:rFonts w:ascii="Times New Roman" w:hAnsi="Times New Roman" w:cs="Times New Roman"/>
                <w:lang w:val="en-US"/>
              </w:rPr>
            </w:pPr>
            <w:r w:rsidRPr="00E7638D">
              <w:rPr>
                <w:rFonts w:ascii="Times New Roman" w:hAnsi="Times New Roman" w:cs="Times New Roman"/>
              </w:rPr>
              <w:t>Користувач може дивитися без субтитрів або з іншою мовою</w:t>
            </w:r>
          </w:p>
          <w:p w14:paraId="13709504" w14:textId="3F3CBEF3" w:rsidR="00E7638D" w:rsidRPr="00E7638D" w:rsidRDefault="0000231F" w:rsidP="00E7638D">
            <w:pPr>
              <w:pStyle w:val="a9"/>
              <w:numPr>
                <w:ilvl w:val="0"/>
                <w:numId w:val="157"/>
              </w:numPr>
              <w:spacing w:line="240" w:lineRule="auto"/>
              <w:jc w:val="both"/>
              <w:rPr>
                <w:rFonts w:ascii="Times New Roman" w:hAnsi="Times New Roman" w:cs="Times New Roman"/>
                <w:lang w:val="en-US"/>
              </w:rPr>
            </w:pPr>
            <w:r w:rsidRPr="00E7638D">
              <w:rPr>
                <w:rFonts w:ascii="Times New Roman" w:hAnsi="Times New Roman" w:cs="Times New Roman"/>
              </w:rPr>
              <w:t xml:space="preserve">Система </w:t>
            </w:r>
            <w:proofErr w:type="spellStart"/>
            <w:r w:rsidRPr="00E7638D">
              <w:rPr>
                <w:rFonts w:ascii="Times New Roman" w:hAnsi="Times New Roman" w:cs="Times New Roman"/>
              </w:rPr>
              <w:t>логує</w:t>
            </w:r>
            <w:proofErr w:type="spellEnd"/>
            <w:r w:rsidRPr="00E7638D">
              <w:rPr>
                <w:rFonts w:ascii="Times New Roman" w:hAnsi="Times New Roman" w:cs="Times New Roman"/>
              </w:rPr>
              <w:t xml:space="preserve"> запит на відсутню мову для </w:t>
            </w:r>
            <w:proofErr w:type="spellStart"/>
            <w:r w:rsidRPr="00E7638D">
              <w:rPr>
                <w:rFonts w:ascii="Times New Roman" w:hAnsi="Times New Roman" w:cs="Times New Roman"/>
              </w:rPr>
              <w:t>content</w:t>
            </w:r>
            <w:proofErr w:type="spellEnd"/>
            <w:r w:rsidRPr="00E7638D">
              <w:rPr>
                <w:rFonts w:ascii="Times New Roman" w:hAnsi="Times New Roman" w:cs="Times New Roman"/>
              </w:rPr>
              <w:t xml:space="preserve"> </w:t>
            </w:r>
            <w:proofErr w:type="spellStart"/>
            <w:r w:rsidRPr="00E7638D">
              <w:rPr>
                <w:rFonts w:ascii="Times New Roman" w:hAnsi="Times New Roman" w:cs="Times New Roman"/>
              </w:rPr>
              <w:t>team</w:t>
            </w:r>
            <w:proofErr w:type="spellEnd"/>
          </w:p>
          <w:p w14:paraId="44E1545C" w14:textId="2EFD9AFD" w:rsidR="00E7638D" w:rsidRPr="00E7638D" w:rsidRDefault="0000231F" w:rsidP="00E7638D">
            <w:pPr>
              <w:pStyle w:val="a9"/>
              <w:numPr>
                <w:ilvl w:val="0"/>
                <w:numId w:val="157"/>
              </w:numPr>
              <w:spacing w:line="240" w:lineRule="auto"/>
              <w:jc w:val="both"/>
              <w:rPr>
                <w:rFonts w:ascii="Times New Roman" w:hAnsi="Times New Roman" w:cs="Times New Roman"/>
                <w:lang w:val="en-US"/>
              </w:rPr>
            </w:pPr>
            <w:proofErr w:type="spellStart"/>
            <w:r w:rsidRPr="00E7638D">
              <w:rPr>
                <w:rFonts w:ascii="Times New Roman" w:hAnsi="Times New Roman" w:cs="Times New Roman"/>
              </w:rPr>
              <w:t>Use</w:t>
            </w:r>
            <w:proofErr w:type="spellEnd"/>
            <w:r w:rsidRPr="00E7638D">
              <w:rPr>
                <w:rFonts w:ascii="Times New Roman" w:hAnsi="Times New Roman" w:cs="Times New Roman"/>
              </w:rPr>
              <w:t xml:space="preserve"> </w:t>
            </w:r>
            <w:proofErr w:type="spellStart"/>
            <w:r w:rsidRPr="00E7638D">
              <w:rPr>
                <w:rFonts w:ascii="Times New Roman" w:hAnsi="Times New Roman" w:cs="Times New Roman"/>
              </w:rPr>
              <w:t>case</w:t>
            </w:r>
            <w:proofErr w:type="spellEnd"/>
            <w:r w:rsidRPr="00E7638D">
              <w:rPr>
                <w:rFonts w:ascii="Times New Roman" w:hAnsi="Times New Roman" w:cs="Times New Roman"/>
              </w:rPr>
              <w:t xml:space="preserve"> продовжується без бажаних субтитрів</w:t>
            </w:r>
          </w:p>
          <w:p w14:paraId="2475B341" w14:textId="5616D474" w:rsidR="00E7638D" w:rsidRDefault="0000231F" w:rsidP="00E7638D">
            <w:pPr>
              <w:spacing w:after="0" w:line="240" w:lineRule="auto"/>
              <w:jc w:val="both"/>
              <w:rPr>
                <w:rFonts w:ascii="Times New Roman" w:hAnsi="Times New Roman" w:cs="Times New Roman"/>
                <w:lang w:val="en-US"/>
              </w:rPr>
            </w:pPr>
            <w:r w:rsidRPr="000311AE">
              <w:rPr>
                <w:rFonts w:ascii="Times New Roman" w:hAnsi="Times New Roman" w:cs="Times New Roman"/>
                <w:b/>
                <w:bCs/>
              </w:rPr>
              <w:t>Н10: Втрата з'єднання під час перегляду</w:t>
            </w:r>
          </w:p>
          <w:p w14:paraId="0E4F314A" w14:textId="55A2A73A" w:rsidR="00E7638D" w:rsidRPr="00E7638D" w:rsidRDefault="0000231F" w:rsidP="00E7638D">
            <w:pPr>
              <w:pStyle w:val="a9"/>
              <w:numPr>
                <w:ilvl w:val="0"/>
                <w:numId w:val="158"/>
              </w:numPr>
              <w:spacing w:line="240" w:lineRule="auto"/>
              <w:jc w:val="both"/>
              <w:rPr>
                <w:rFonts w:ascii="Times New Roman" w:hAnsi="Times New Roman" w:cs="Times New Roman"/>
                <w:lang w:val="en-US"/>
              </w:rPr>
            </w:pPr>
            <w:r w:rsidRPr="00E7638D">
              <w:rPr>
                <w:rFonts w:ascii="Times New Roman" w:hAnsi="Times New Roman" w:cs="Times New Roman"/>
              </w:rPr>
              <w:t>Під час відтворення інтернет-з'єднання повністю втрачене</w:t>
            </w:r>
          </w:p>
          <w:p w14:paraId="69687FC8" w14:textId="036888D9" w:rsidR="00E7638D" w:rsidRPr="00E7638D" w:rsidRDefault="0000231F" w:rsidP="00E7638D">
            <w:pPr>
              <w:pStyle w:val="a9"/>
              <w:numPr>
                <w:ilvl w:val="0"/>
                <w:numId w:val="158"/>
              </w:numPr>
              <w:spacing w:line="240" w:lineRule="auto"/>
              <w:jc w:val="both"/>
              <w:rPr>
                <w:rFonts w:ascii="Times New Roman" w:hAnsi="Times New Roman" w:cs="Times New Roman"/>
                <w:lang w:val="en-US"/>
              </w:rPr>
            </w:pPr>
            <w:r w:rsidRPr="00E7638D">
              <w:rPr>
                <w:rFonts w:ascii="Times New Roman" w:hAnsi="Times New Roman" w:cs="Times New Roman"/>
              </w:rPr>
              <w:t>Плеєр не може завантажити наступні сегменти відео</w:t>
            </w:r>
          </w:p>
          <w:p w14:paraId="1065E1EC" w14:textId="620D8137" w:rsidR="00E7638D" w:rsidRPr="00E7638D" w:rsidRDefault="0000231F" w:rsidP="00E7638D">
            <w:pPr>
              <w:pStyle w:val="a9"/>
              <w:numPr>
                <w:ilvl w:val="0"/>
                <w:numId w:val="158"/>
              </w:numPr>
              <w:spacing w:line="240" w:lineRule="auto"/>
              <w:jc w:val="both"/>
              <w:rPr>
                <w:rFonts w:ascii="Times New Roman" w:hAnsi="Times New Roman" w:cs="Times New Roman"/>
                <w:lang w:val="en-US"/>
              </w:rPr>
            </w:pPr>
            <w:r w:rsidRPr="00E7638D">
              <w:rPr>
                <w:rFonts w:ascii="Times New Roman" w:hAnsi="Times New Roman" w:cs="Times New Roman"/>
              </w:rPr>
              <w:t>Відтворення зупиняється, система показує: "З'єднання втрачено. Перевіряємо підключення..."</w:t>
            </w:r>
          </w:p>
          <w:p w14:paraId="5D072CCC" w14:textId="25B08B27" w:rsidR="00E7638D" w:rsidRPr="00E7638D" w:rsidRDefault="0000231F" w:rsidP="00E7638D">
            <w:pPr>
              <w:pStyle w:val="a9"/>
              <w:numPr>
                <w:ilvl w:val="0"/>
                <w:numId w:val="158"/>
              </w:numPr>
              <w:spacing w:line="240" w:lineRule="auto"/>
              <w:jc w:val="both"/>
              <w:rPr>
                <w:rFonts w:ascii="Times New Roman" w:hAnsi="Times New Roman" w:cs="Times New Roman"/>
                <w:lang w:val="en-US"/>
              </w:rPr>
            </w:pPr>
            <w:r w:rsidRPr="00E7638D">
              <w:rPr>
                <w:rFonts w:ascii="Times New Roman" w:hAnsi="Times New Roman" w:cs="Times New Roman"/>
              </w:rPr>
              <w:t>Система автоматично намагається відновити підключення кожні 5 секунд</w:t>
            </w:r>
          </w:p>
          <w:p w14:paraId="029A2437" w14:textId="572A90A1" w:rsidR="00E7638D" w:rsidRPr="00E7638D" w:rsidRDefault="0000231F" w:rsidP="00E7638D">
            <w:pPr>
              <w:pStyle w:val="a9"/>
              <w:numPr>
                <w:ilvl w:val="0"/>
                <w:numId w:val="158"/>
              </w:numPr>
              <w:spacing w:line="240" w:lineRule="auto"/>
              <w:jc w:val="both"/>
              <w:rPr>
                <w:rFonts w:ascii="Times New Roman" w:hAnsi="Times New Roman" w:cs="Times New Roman"/>
                <w:lang w:val="en-US"/>
              </w:rPr>
            </w:pPr>
            <w:r w:rsidRPr="00E7638D">
              <w:rPr>
                <w:rFonts w:ascii="Times New Roman" w:hAnsi="Times New Roman" w:cs="Times New Roman"/>
              </w:rPr>
              <w:t>Поточна позиція відтворення зберігається</w:t>
            </w:r>
          </w:p>
          <w:p w14:paraId="49AEB558" w14:textId="32C41462" w:rsidR="00E7638D" w:rsidRPr="00E7638D" w:rsidRDefault="0000231F" w:rsidP="00E7638D">
            <w:pPr>
              <w:pStyle w:val="a9"/>
              <w:numPr>
                <w:ilvl w:val="0"/>
                <w:numId w:val="158"/>
              </w:numPr>
              <w:spacing w:line="240" w:lineRule="auto"/>
              <w:jc w:val="both"/>
              <w:rPr>
                <w:rFonts w:ascii="Times New Roman" w:hAnsi="Times New Roman" w:cs="Times New Roman"/>
                <w:lang w:val="en-US"/>
              </w:rPr>
            </w:pPr>
            <w:r w:rsidRPr="00E7638D">
              <w:rPr>
                <w:rFonts w:ascii="Times New Roman" w:hAnsi="Times New Roman" w:cs="Times New Roman"/>
              </w:rPr>
              <w:t>Якщо з'єднання відновлюється: відтворення автоматично продовжується з збереженої позиції</w:t>
            </w:r>
          </w:p>
          <w:p w14:paraId="1E4EF4EC" w14:textId="2EE3F3F4" w:rsidR="00E7638D" w:rsidRPr="00E7638D" w:rsidRDefault="0000231F" w:rsidP="00E7638D">
            <w:pPr>
              <w:pStyle w:val="a9"/>
              <w:numPr>
                <w:ilvl w:val="0"/>
                <w:numId w:val="158"/>
              </w:numPr>
              <w:spacing w:line="240" w:lineRule="auto"/>
              <w:jc w:val="both"/>
              <w:rPr>
                <w:rFonts w:ascii="Times New Roman" w:hAnsi="Times New Roman" w:cs="Times New Roman"/>
                <w:lang w:val="en-US"/>
              </w:rPr>
            </w:pPr>
            <w:r w:rsidRPr="00E7638D">
              <w:rPr>
                <w:rFonts w:ascii="Times New Roman" w:hAnsi="Times New Roman" w:cs="Times New Roman"/>
              </w:rPr>
              <w:t>Якщо з'єднання не відновлюється протягом 2 хвилин: "Не вдалося відновити з'єднання. Перевірте ваш інтернет та спробуйте знову пізніше"</w:t>
            </w:r>
          </w:p>
          <w:p w14:paraId="5B6DE6DF" w14:textId="497F0DB9" w:rsidR="0000231F" w:rsidRPr="00E7638D" w:rsidRDefault="0000231F" w:rsidP="00E7638D">
            <w:pPr>
              <w:pStyle w:val="a9"/>
              <w:numPr>
                <w:ilvl w:val="0"/>
                <w:numId w:val="158"/>
              </w:numPr>
              <w:spacing w:line="240" w:lineRule="auto"/>
              <w:jc w:val="both"/>
              <w:rPr>
                <w:rFonts w:ascii="Times New Roman" w:hAnsi="Times New Roman" w:cs="Times New Roman"/>
              </w:rPr>
            </w:pPr>
            <w:proofErr w:type="spellStart"/>
            <w:r w:rsidRPr="00E7638D">
              <w:rPr>
                <w:rFonts w:ascii="Times New Roman" w:hAnsi="Times New Roman" w:cs="Times New Roman"/>
              </w:rPr>
              <w:t>Use</w:t>
            </w:r>
            <w:proofErr w:type="spellEnd"/>
            <w:r w:rsidRPr="00E7638D">
              <w:rPr>
                <w:rFonts w:ascii="Times New Roman" w:hAnsi="Times New Roman" w:cs="Times New Roman"/>
              </w:rPr>
              <w:t xml:space="preserve"> </w:t>
            </w:r>
            <w:proofErr w:type="spellStart"/>
            <w:r w:rsidRPr="00E7638D">
              <w:rPr>
                <w:rFonts w:ascii="Times New Roman" w:hAnsi="Times New Roman" w:cs="Times New Roman"/>
              </w:rPr>
              <w:t>case</w:t>
            </w:r>
            <w:proofErr w:type="spellEnd"/>
            <w:r w:rsidRPr="00E7638D">
              <w:rPr>
                <w:rFonts w:ascii="Times New Roman" w:hAnsi="Times New Roman" w:cs="Times New Roman"/>
              </w:rPr>
              <w:t xml:space="preserve"> завершено або продовжується після відновлення з'єднання</w:t>
            </w:r>
          </w:p>
        </w:tc>
      </w:tr>
      <w:tr w:rsidR="0000231F" w:rsidRPr="000311AE" w14:paraId="3F0CFAF7" w14:textId="77777777" w:rsidTr="00271F70">
        <w:tc>
          <w:tcPr>
            <w:tcW w:w="0" w:type="auto"/>
            <w:hideMark/>
          </w:tcPr>
          <w:p w14:paraId="63A99323"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lastRenderedPageBreak/>
              <w:t>Критерії приймання</w:t>
            </w:r>
          </w:p>
        </w:tc>
        <w:tc>
          <w:tcPr>
            <w:tcW w:w="0" w:type="auto"/>
            <w:hideMark/>
          </w:tcPr>
          <w:p w14:paraId="0FFEE516" w14:textId="6C488F48" w:rsidR="00E7638D" w:rsidRPr="00E7638D" w:rsidRDefault="0000231F" w:rsidP="00E7638D">
            <w:pPr>
              <w:pStyle w:val="a9"/>
              <w:numPr>
                <w:ilvl w:val="0"/>
                <w:numId w:val="159"/>
              </w:numPr>
              <w:spacing w:line="240" w:lineRule="auto"/>
              <w:ind w:left="400"/>
              <w:jc w:val="both"/>
              <w:rPr>
                <w:rFonts w:ascii="Times New Roman" w:hAnsi="Times New Roman" w:cs="Times New Roman"/>
                <w:lang w:val="en-US"/>
              </w:rPr>
            </w:pPr>
            <w:r w:rsidRPr="00E7638D">
              <w:rPr>
                <w:rFonts w:ascii="Times New Roman" w:hAnsi="Times New Roman" w:cs="Times New Roman"/>
              </w:rPr>
              <w:t>Користувачі з активною підпискою мають доступ до контенту у максимально доступній якості згідно US 7 (критерій 1)</w:t>
            </w:r>
          </w:p>
          <w:p w14:paraId="49998ACE" w14:textId="3A532D7C" w:rsidR="00E7638D" w:rsidRPr="00E7638D" w:rsidRDefault="0000231F" w:rsidP="00E7638D">
            <w:pPr>
              <w:pStyle w:val="a9"/>
              <w:numPr>
                <w:ilvl w:val="0"/>
                <w:numId w:val="159"/>
              </w:numPr>
              <w:spacing w:line="240" w:lineRule="auto"/>
              <w:ind w:left="400"/>
              <w:jc w:val="both"/>
              <w:rPr>
                <w:rFonts w:ascii="Times New Roman" w:hAnsi="Times New Roman" w:cs="Times New Roman"/>
                <w:lang w:val="en-US"/>
              </w:rPr>
            </w:pPr>
            <w:r w:rsidRPr="00E7638D">
              <w:rPr>
                <w:rFonts w:ascii="Times New Roman" w:hAnsi="Times New Roman" w:cs="Times New Roman"/>
              </w:rPr>
              <w:t>Система автоматично адаптує якість відео відповідно до швидкості інтернет-з'єднання користувача згідно US 7 (критерій 2)</w:t>
            </w:r>
          </w:p>
          <w:p w14:paraId="3CD137A5" w14:textId="33522139" w:rsidR="00E7638D" w:rsidRPr="00E7638D" w:rsidRDefault="0000231F" w:rsidP="00E7638D">
            <w:pPr>
              <w:pStyle w:val="a9"/>
              <w:numPr>
                <w:ilvl w:val="0"/>
                <w:numId w:val="159"/>
              </w:numPr>
              <w:spacing w:line="240" w:lineRule="auto"/>
              <w:ind w:left="400"/>
              <w:jc w:val="both"/>
              <w:rPr>
                <w:rFonts w:ascii="Times New Roman" w:hAnsi="Times New Roman" w:cs="Times New Roman"/>
                <w:lang w:val="en-US"/>
              </w:rPr>
            </w:pPr>
            <w:r w:rsidRPr="00E7638D">
              <w:rPr>
                <w:rFonts w:ascii="Times New Roman" w:hAnsi="Times New Roman" w:cs="Times New Roman"/>
              </w:rPr>
              <w:t>Прогрес перегляду автоматично зберігається та синхронізується між пристроями для продовження у майбутньому згідно US 7 (критерій 3)</w:t>
            </w:r>
          </w:p>
          <w:p w14:paraId="7F79465A" w14:textId="6C37EDA3" w:rsidR="00E7638D" w:rsidRPr="00E7638D" w:rsidRDefault="0000231F" w:rsidP="00E7638D">
            <w:pPr>
              <w:pStyle w:val="a9"/>
              <w:numPr>
                <w:ilvl w:val="0"/>
                <w:numId w:val="159"/>
              </w:numPr>
              <w:spacing w:line="240" w:lineRule="auto"/>
              <w:ind w:left="400"/>
              <w:jc w:val="both"/>
              <w:rPr>
                <w:rFonts w:ascii="Times New Roman" w:hAnsi="Times New Roman" w:cs="Times New Roman"/>
                <w:lang w:val="en-US"/>
              </w:rPr>
            </w:pPr>
            <w:r w:rsidRPr="00E7638D">
              <w:rPr>
                <w:rFonts w:ascii="Times New Roman" w:hAnsi="Times New Roman" w:cs="Times New Roman"/>
              </w:rPr>
              <w:t>Користувачі без активної підписки бачать тільки трейлер з чітким закликом до оформлення підписки згідно US 7 (критерій 4)</w:t>
            </w:r>
          </w:p>
          <w:p w14:paraId="3CB9B3ED" w14:textId="4CC2B12B" w:rsidR="00E7638D" w:rsidRPr="00E7638D" w:rsidRDefault="0000231F" w:rsidP="00E7638D">
            <w:pPr>
              <w:pStyle w:val="a9"/>
              <w:numPr>
                <w:ilvl w:val="0"/>
                <w:numId w:val="159"/>
              </w:numPr>
              <w:spacing w:line="240" w:lineRule="auto"/>
              <w:ind w:left="400"/>
              <w:jc w:val="both"/>
              <w:rPr>
                <w:rFonts w:ascii="Times New Roman" w:hAnsi="Times New Roman" w:cs="Times New Roman"/>
                <w:lang w:val="en-US"/>
              </w:rPr>
            </w:pPr>
            <w:proofErr w:type="spellStart"/>
            <w:r w:rsidRPr="00E7638D">
              <w:rPr>
                <w:rFonts w:ascii="Times New Roman" w:hAnsi="Times New Roman" w:cs="Times New Roman"/>
              </w:rPr>
              <w:lastRenderedPageBreak/>
              <w:t>Відеоплеєр</w:t>
            </w:r>
            <w:proofErr w:type="spellEnd"/>
            <w:r w:rsidRPr="00E7638D">
              <w:rPr>
                <w:rFonts w:ascii="Times New Roman" w:hAnsi="Times New Roman" w:cs="Times New Roman"/>
              </w:rPr>
              <w:t xml:space="preserve"> підтримує адаптивний </w:t>
            </w:r>
            <w:proofErr w:type="spellStart"/>
            <w:r w:rsidRPr="00E7638D">
              <w:rPr>
                <w:rFonts w:ascii="Times New Roman" w:hAnsi="Times New Roman" w:cs="Times New Roman"/>
              </w:rPr>
              <w:t>стрімінг</w:t>
            </w:r>
            <w:proofErr w:type="spellEnd"/>
            <w:r w:rsidRPr="00E7638D">
              <w:rPr>
                <w:rFonts w:ascii="Times New Roman" w:hAnsi="Times New Roman" w:cs="Times New Roman"/>
              </w:rPr>
              <w:t xml:space="preserve"> (HLS/DASH) згідно </w:t>
            </w:r>
            <w:proofErr w:type="spellStart"/>
            <w:r w:rsidRPr="00E7638D">
              <w:rPr>
                <w:rFonts w:ascii="Times New Roman" w:hAnsi="Times New Roman" w:cs="Times New Roman"/>
              </w:rPr>
              <w:t>залежностей</w:t>
            </w:r>
            <w:proofErr w:type="spellEnd"/>
            <w:r w:rsidRPr="00E7638D">
              <w:rPr>
                <w:rFonts w:ascii="Times New Roman" w:hAnsi="Times New Roman" w:cs="Times New Roman"/>
              </w:rPr>
              <w:t xml:space="preserve"> US 7</w:t>
            </w:r>
          </w:p>
          <w:p w14:paraId="342EB0A3" w14:textId="572E8DCB" w:rsidR="00E7638D" w:rsidRPr="00E7638D" w:rsidRDefault="0000231F" w:rsidP="00E7638D">
            <w:pPr>
              <w:pStyle w:val="a9"/>
              <w:numPr>
                <w:ilvl w:val="0"/>
                <w:numId w:val="159"/>
              </w:numPr>
              <w:spacing w:line="240" w:lineRule="auto"/>
              <w:ind w:left="400"/>
              <w:jc w:val="both"/>
              <w:rPr>
                <w:rFonts w:ascii="Times New Roman" w:hAnsi="Times New Roman" w:cs="Times New Roman"/>
                <w:lang w:val="en-US"/>
              </w:rPr>
            </w:pPr>
            <w:r w:rsidRPr="00E7638D">
              <w:rPr>
                <w:rFonts w:ascii="Times New Roman" w:hAnsi="Times New Roman" w:cs="Times New Roman"/>
              </w:rPr>
              <w:t xml:space="preserve">Потужна CDN мережа забезпечує швидке завантаження контенту згідно </w:t>
            </w:r>
            <w:proofErr w:type="spellStart"/>
            <w:r w:rsidRPr="00E7638D">
              <w:rPr>
                <w:rFonts w:ascii="Times New Roman" w:hAnsi="Times New Roman" w:cs="Times New Roman"/>
              </w:rPr>
              <w:t>залежностей</w:t>
            </w:r>
            <w:proofErr w:type="spellEnd"/>
            <w:r w:rsidRPr="00E7638D">
              <w:rPr>
                <w:rFonts w:ascii="Times New Roman" w:hAnsi="Times New Roman" w:cs="Times New Roman"/>
              </w:rPr>
              <w:t xml:space="preserve"> US 7</w:t>
            </w:r>
          </w:p>
          <w:p w14:paraId="29D30BDF" w14:textId="0919C82D" w:rsidR="00E7638D" w:rsidRPr="00E7638D" w:rsidRDefault="0000231F" w:rsidP="00E7638D">
            <w:pPr>
              <w:pStyle w:val="a9"/>
              <w:numPr>
                <w:ilvl w:val="0"/>
                <w:numId w:val="159"/>
              </w:numPr>
              <w:spacing w:line="240" w:lineRule="auto"/>
              <w:ind w:left="400"/>
              <w:jc w:val="both"/>
              <w:rPr>
                <w:rFonts w:ascii="Times New Roman" w:hAnsi="Times New Roman" w:cs="Times New Roman"/>
                <w:lang w:val="en-US"/>
              </w:rPr>
            </w:pPr>
            <w:r w:rsidRPr="00E7638D">
              <w:rPr>
                <w:rFonts w:ascii="Times New Roman" w:hAnsi="Times New Roman" w:cs="Times New Roman"/>
              </w:rPr>
              <w:t xml:space="preserve">Система перевірки підписок функціонує та блокує доступ для неактивних підписок згідно </w:t>
            </w:r>
            <w:proofErr w:type="spellStart"/>
            <w:r w:rsidRPr="00E7638D">
              <w:rPr>
                <w:rFonts w:ascii="Times New Roman" w:hAnsi="Times New Roman" w:cs="Times New Roman"/>
              </w:rPr>
              <w:t>залежностей</w:t>
            </w:r>
            <w:proofErr w:type="spellEnd"/>
            <w:r w:rsidRPr="00E7638D">
              <w:rPr>
                <w:rFonts w:ascii="Times New Roman" w:hAnsi="Times New Roman" w:cs="Times New Roman"/>
              </w:rPr>
              <w:t xml:space="preserve"> US 7</w:t>
            </w:r>
          </w:p>
          <w:p w14:paraId="154291AA" w14:textId="1BCF46E7" w:rsidR="00E7638D" w:rsidRPr="00E7638D" w:rsidRDefault="0000231F" w:rsidP="00E7638D">
            <w:pPr>
              <w:pStyle w:val="a9"/>
              <w:numPr>
                <w:ilvl w:val="0"/>
                <w:numId w:val="159"/>
              </w:numPr>
              <w:spacing w:line="240" w:lineRule="auto"/>
              <w:ind w:left="400"/>
              <w:jc w:val="both"/>
              <w:rPr>
                <w:rFonts w:ascii="Times New Roman" w:hAnsi="Times New Roman" w:cs="Times New Roman"/>
                <w:lang w:val="en-US"/>
              </w:rPr>
            </w:pPr>
            <w:r w:rsidRPr="00E7638D">
              <w:rPr>
                <w:rFonts w:ascii="Times New Roman" w:hAnsi="Times New Roman" w:cs="Times New Roman"/>
              </w:rPr>
              <w:t xml:space="preserve">Сервіс синхронізації прогресу працює між всіма пристроями згідно </w:t>
            </w:r>
            <w:proofErr w:type="spellStart"/>
            <w:r w:rsidRPr="00E7638D">
              <w:rPr>
                <w:rFonts w:ascii="Times New Roman" w:hAnsi="Times New Roman" w:cs="Times New Roman"/>
              </w:rPr>
              <w:t>залежностей</w:t>
            </w:r>
            <w:proofErr w:type="spellEnd"/>
            <w:r w:rsidRPr="00E7638D">
              <w:rPr>
                <w:rFonts w:ascii="Times New Roman" w:hAnsi="Times New Roman" w:cs="Times New Roman"/>
              </w:rPr>
              <w:t xml:space="preserve"> US 7</w:t>
            </w:r>
          </w:p>
          <w:p w14:paraId="500B7DB9" w14:textId="5681A805" w:rsidR="00E7638D" w:rsidRPr="00E7638D" w:rsidRDefault="0000231F" w:rsidP="00E7638D">
            <w:pPr>
              <w:pStyle w:val="a9"/>
              <w:numPr>
                <w:ilvl w:val="0"/>
                <w:numId w:val="159"/>
              </w:numPr>
              <w:spacing w:line="240" w:lineRule="auto"/>
              <w:ind w:left="400"/>
              <w:jc w:val="both"/>
              <w:rPr>
                <w:rFonts w:ascii="Times New Roman" w:hAnsi="Times New Roman" w:cs="Times New Roman"/>
                <w:lang w:val="en-US"/>
              </w:rPr>
            </w:pPr>
            <w:r w:rsidRPr="00E7638D">
              <w:rPr>
                <w:rFonts w:ascii="Times New Roman" w:hAnsi="Times New Roman" w:cs="Times New Roman"/>
              </w:rPr>
              <w:t xml:space="preserve">DRM захист застосовується для преміум контенту згідно </w:t>
            </w:r>
            <w:proofErr w:type="spellStart"/>
            <w:r w:rsidRPr="00E7638D">
              <w:rPr>
                <w:rFonts w:ascii="Times New Roman" w:hAnsi="Times New Roman" w:cs="Times New Roman"/>
              </w:rPr>
              <w:t>залежностей</w:t>
            </w:r>
            <w:proofErr w:type="spellEnd"/>
            <w:r w:rsidRPr="00E7638D">
              <w:rPr>
                <w:rFonts w:ascii="Times New Roman" w:hAnsi="Times New Roman" w:cs="Times New Roman"/>
              </w:rPr>
              <w:t xml:space="preserve"> US 7</w:t>
            </w:r>
          </w:p>
          <w:p w14:paraId="345EEEE8" w14:textId="2C627A07" w:rsidR="00E7638D" w:rsidRPr="00E7638D" w:rsidRDefault="0000231F" w:rsidP="00E7638D">
            <w:pPr>
              <w:pStyle w:val="a9"/>
              <w:numPr>
                <w:ilvl w:val="0"/>
                <w:numId w:val="159"/>
              </w:numPr>
              <w:spacing w:line="240" w:lineRule="auto"/>
              <w:ind w:left="400"/>
              <w:jc w:val="both"/>
              <w:rPr>
                <w:rFonts w:ascii="Times New Roman" w:hAnsi="Times New Roman" w:cs="Times New Roman"/>
                <w:lang w:val="en-US"/>
              </w:rPr>
            </w:pPr>
            <w:r w:rsidRPr="00E7638D">
              <w:rPr>
                <w:rFonts w:ascii="Times New Roman" w:hAnsi="Times New Roman" w:cs="Times New Roman"/>
              </w:rPr>
              <w:t>Множинні якості відео доступні: 4K, 1080p, 720p, 480p, 360p</w:t>
            </w:r>
          </w:p>
          <w:p w14:paraId="6F18C631" w14:textId="1D32CB41" w:rsidR="00E7638D" w:rsidRPr="00E7638D" w:rsidRDefault="0000231F" w:rsidP="00E7638D">
            <w:pPr>
              <w:pStyle w:val="a9"/>
              <w:numPr>
                <w:ilvl w:val="0"/>
                <w:numId w:val="159"/>
              </w:numPr>
              <w:spacing w:line="240" w:lineRule="auto"/>
              <w:ind w:left="400"/>
              <w:jc w:val="both"/>
              <w:rPr>
                <w:rFonts w:ascii="Times New Roman" w:hAnsi="Times New Roman" w:cs="Times New Roman"/>
                <w:lang w:val="en-US"/>
              </w:rPr>
            </w:pPr>
            <w:proofErr w:type="spellStart"/>
            <w:r w:rsidRPr="00E7638D">
              <w:rPr>
                <w:rFonts w:ascii="Times New Roman" w:hAnsi="Times New Roman" w:cs="Times New Roman"/>
              </w:rPr>
              <w:t>Seamless</w:t>
            </w:r>
            <w:proofErr w:type="spellEnd"/>
            <w:r w:rsidRPr="00E7638D">
              <w:rPr>
                <w:rFonts w:ascii="Times New Roman" w:hAnsi="Times New Roman" w:cs="Times New Roman"/>
              </w:rPr>
              <w:t xml:space="preserve"> переключення між якостями без зупинки відтворення</w:t>
            </w:r>
          </w:p>
          <w:p w14:paraId="74B2448A" w14:textId="7FD3A617" w:rsidR="00E7638D" w:rsidRPr="00E7638D" w:rsidRDefault="0000231F" w:rsidP="00E7638D">
            <w:pPr>
              <w:pStyle w:val="a9"/>
              <w:numPr>
                <w:ilvl w:val="0"/>
                <w:numId w:val="159"/>
              </w:numPr>
              <w:spacing w:line="240" w:lineRule="auto"/>
              <w:ind w:left="400"/>
              <w:jc w:val="both"/>
              <w:rPr>
                <w:rFonts w:ascii="Times New Roman" w:hAnsi="Times New Roman" w:cs="Times New Roman"/>
                <w:lang w:val="en-US"/>
              </w:rPr>
            </w:pPr>
            <w:r w:rsidRPr="00E7638D">
              <w:rPr>
                <w:rFonts w:ascii="Times New Roman" w:hAnsi="Times New Roman" w:cs="Times New Roman"/>
              </w:rPr>
              <w:t xml:space="preserve">Множинні </w:t>
            </w:r>
            <w:proofErr w:type="spellStart"/>
            <w:r w:rsidRPr="00E7638D">
              <w:rPr>
                <w:rFonts w:ascii="Times New Roman" w:hAnsi="Times New Roman" w:cs="Times New Roman"/>
              </w:rPr>
              <w:t>аудіодоріжки</w:t>
            </w:r>
            <w:proofErr w:type="spellEnd"/>
            <w:r w:rsidRPr="00E7638D">
              <w:rPr>
                <w:rFonts w:ascii="Times New Roman" w:hAnsi="Times New Roman" w:cs="Times New Roman"/>
              </w:rPr>
              <w:t xml:space="preserve"> та субтитри доступні (якщо є)</w:t>
            </w:r>
          </w:p>
          <w:p w14:paraId="4F33ADD1" w14:textId="08BDA14A" w:rsidR="00E7638D" w:rsidRPr="00E7638D" w:rsidRDefault="0000231F" w:rsidP="00E7638D">
            <w:pPr>
              <w:pStyle w:val="a9"/>
              <w:numPr>
                <w:ilvl w:val="0"/>
                <w:numId w:val="159"/>
              </w:numPr>
              <w:spacing w:line="240" w:lineRule="auto"/>
              <w:ind w:left="400"/>
              <w:jc w:val="both"/>
              <w:rPr>
                <w:rFonts w:ascii="Times New Roman" w:hAnsi="Times New Roman" w:cs="Times New Roman"/>
                <w:lang w:val="en-US"/>
              </w:rPr>
            </w:pPr>
            <w:r w:rsidRPr="00E7638D">
              <w:rPr>
                <w:rFonts w:ascii="Times New Roman" w:hAnsi="Times New Roman" w:cs="Times New Roman"/>
              </w:rPr>
              <w:t>Picture-</w:t>
            </w:r>
            <w:proofErr w:type="spellStart"/>
            <w:r w:rsidRPr="00E7638D">
              <w:rPr>
                <w:rFonts w:ascii="Times New Roman" w:hAnsi="Times New Roman" w:cs="Times New Roman"/>
              </w:rPr>
              <w:t>in</w:t>
            </w:r>
            <w:proofErr w:type="spellEnd"/>
            <w:r w:rsidRPr="00E7638D">
              <w:rPr>
                <w:rFonts w:ascii="Times New Roman" w:hAnsi="Times New Roman" w:cs="Times New Roman"/>
              </w:rPr>
              <w:t>-Picture режим підтримується</w:t>
            </w:r>
          </w:p>
          <w:p w14:paraId="38D8FDAD" w14:textId="1F7E41E1" w:rsidR="00E7638D" w:rsidRPr="00E7638D" w:rsidRDefault="0000231F" w:rsidP="00E7638D">
            <w:pPr>
              <w:pStyle w:val="a9"/>
              <w:numPr>
                <w:ilvl w:val="0"/>
                <w:numId w:val="159"/>
              </w:numPr>
              <w:spacing w:line="240" w:lineRule="auto"/>
              <w:ind w:left="400"/>
              <w:jc w:val="both"/>
              <w:rPr>
                <w:rFonts w:ascii="Times New Roman" w:hAnsi="Times New Roman" w:cs="Times New Roman"/>
                <w:lang w:val="en-US"/>
              </w:rPr>
            </w:pPr>
            <w:r w:rsidRPr="00E7638D">
              <w:rPr>
                <w:rFonts w:ascii="Times New Roman" w:hAnsi="Times New Roman" w:cs="Times New Roman"/>
              </w:rPr>
              <w:t>Швидкість відтворення регулюється (0.5x - 2x)</w:t>
            </w:r>
          </w:p>
          <w:p w14:paraId="6544BD17" w14:textId="0119C154" w:rsidR="00E7638D" w:rsidRPr="00E7638D" w:rsidRDefault="0000231F" w:rsidP="00E7638D">
            <w:pPr>
              <w:pStyle w:val="a9"/>
              <w:numPr>
                <w:ilvl w:val="0"/>
                <w:numId w:val="159"/>
              </w:numPr>
              <w:spacing w:line="240" w:lineRule="auto"/>
              <w:ind w:left="400"/>
              <w:jc w:val="both"/>
              <w:rPr>
                <w:rFonts w:ascii="Times New Roman" w:hAnsi="Times New Roman" w:cs="Times New Roman"/>
                <w:lang w:val="en-US"/>
              </w:rPr>
            </w:pPr>
            <w:r w:rsidRPr="00E7638D">
              <w:rPr>
                <w:rFonts w:ascii="Times New Roman" w:hAnsi="Times New Roman" w:cs="Times New Roman"/>
              </w:rPr>
              <w:t>Автоматичне відтворення наступного епізоду для серіалів</w:t>
            </w:r>
          </w:p>
          <w:p w14:paraId="0FBDDB42" w14:textId="4F1DC171" w:rsidR="00E7638D" w:rsidRPr="00E7638D" w:rsidRDefault="0000231F" w:rsidP="00E7638D">
            <w:pPr>
              <w:pStyle w:val="a9"/>
              <w:numPr>
                <w:ilvl w:val="0"/>
                <w:numId w:val="159"/>
              </w:numPr>
              <w:spacing w:line="240" w:lineRule="auto"/>
              <w:ind w:left="400"/>
              <w:jc w:val="both"/>
              <w:rPr>
                <w:rFonts w:ascii="Times New Roman" w:hAnsi="Times New Roman" w:cs="Times New Roman"/>
                <w:lang w:val="en-US"/>
              </w:rPr>
            </w:pPr>
            <w:proofErr w:type="spellStart"/>
            <w:r w:rsidRPr="00E7638D">
              <w:rPr>
                <w:rFonts w:ascii="Times New Roman" w:hAnsi="Times New Roman" w:cs="Times New Roman"/>
              </w:rPr>
              <w:t>Thumbnails</w:t>
            </w:r>
            <w:proofErr w:type="spellEnd"/>
            <w:r w:rsidRPr="00E7638D">
              <w:rPr>
                <w:rFonts w:ascii="Times New Roman" w:hAnsi="Times New Roman" w:cs="Times New Roman"/>
              </w:rPr>
              <w:t xml:space="preserve"> </w:t>
            </w:r>
            <w:proofErr w:type="spellStart"/>
            <w:r w:rsidRPr="00E7638D">
              <w:rPr>
                <w:rFonts w:ascii="Times New Roman" w:hAnsi="Times New Roman" w:cs="Times New Roman"/>
              </w:rPr>
              <w:t>preview</w:t>
            </w:r>
            <w:proofErr w:type="spellEnd"/>
            <w:r w:rsidRPr="00E7638D">
              <w:rPr>
                <w:rFonts w:ascii="Times New Roman" w:hAnsi="Times New Roman" w:cs="Times New Roman"/>
              </w:rPr>
              <w:t xml:space="preserve"> на </w:t>
            </w:r>
            <w:proofErr w:type="spellStart"/>
            <w:r w:rsidRPr="00E7638D">
              <w:rPr>
                <w:rFonts w:ascii="Times New Roman" w:hAnsi="Times New Roman" w:cs="Times New Roman"/>
              </w:rPr>
              <w:t>timeline</w:t>
            </w:r>
            <w:proofErr w:type="spellEnd"/>
            <w:r w:rsidRPr="00E7638D">
              <w:rPr>
                <w:rFonts w:ascii="Times New Roman" w:hAnsi="Times New Roman" w:cs="Times New Roman"/>
              </w:rPr>
              <w:t xml:space="preserve"> для швидкої навігації</w:t>
            </w:r>
          </w:p>
          <w:p w14:paraId="2119CD38" w14:textId="01719DC7" w:rsidR="00E7638D" w:rsidRPr="00E7638D" w:rsidRDefault="0000231F" w:rsidP="00E7638D">
            <w:pPr>
              <w:pStyle w:val="a9"/>
              <w:numPr>
                <w:ilvl w:val="0"/>
                <w:numId w:val="159"/>
              </w:numPr>
              <w:spacing w:line="240" w:lineRule="auto"/>
              <w:ind w:left="400"/>
              <w:jc w:val="both"/>
              <w:rPr>
                <w:rFonts w:ascii="Times New Roman" w:hAnsi="Times New Roman" w:cs="Times New Roman"/>
                <w:lang w:val="en-US"/>
              </w:rPr>
            </w:pPr>
            <w:r w:rsidRPr="00E7638D">
              <w:rPr>
                <w:rFonts w:ascii="Times New Roman" w:hAnsi="Times New Roman" w:cs="Times New Roman"/>
              </w:rPr>
              <w:t>Збережений прогрес оновлюється кожні 10 секунд</w:t>
            </w:r>
          </w:p>
          <w:p w14:paraId="35D6100E" w14:textId="402502C9" w:rsidR="00E7638D" w:rsidRPr="00E7638D" w:rsidRDefault="0000231F" w:rsidP="00E7638D">
            <w:pPr>
              <w:pStyle w:val="a9"/>
              <w:numPr>
                <w:ilvl w:val="0"/>
                <w:numId w:val="159"/>
              </w:numPr>
              <w:spacing w:line="240" w:lineRule="auto"/>
              <w:ind w:left="400"/>
              <w:jc w:val="both"/>
              <w:rPr>
                <w:rFonts w:ascii="Times New Roman" w:hAnsi="Times New Roman" w:cs="Times New Roman"/>
                <w:lang w:val="en-US"/>
              </w:rPr>
            </w:pPr>
            <w:proofErr w:type="spellStart"/>
            <w:r w:rsidRPr="00E7638D">
              <w:rPr>
                <w:rFonts w:ascii="Times New Roman" w:hAnsi="Times New Roman" w:cs="Times New Roman"/>
              </w:rPr>
              <w:t>Prompt</w:t>
            </w:r>
            <w:proofErr w:type="spellEnd"/>
            <w:r w:rsidRPr="00E7638D">
              <w:rPr>
                <w:rFonts w:ascii="Times New Roman" w:hAnsi="Times New Roman" w:cs="Times New Roman"/>
              </w:rPr>
              <w:t xml:space="preserve"> пропонує продовжити з останньої позиції</w:t>
            </w:r>
          </w:p>
          <w:p w14:paraId="4E8A24C2" w14:textId="60BC502E" w:rsidR="00E7638D" w:rsidRPr="00E7638D" w:rsidRDefault="0000231F" w:rsidP="00E7638D">
            <w:pPr>
              <w:pStyle w:val="a9"/>
              <w:numPr>
                <w:ilvl w:val="0"/>
                <w:numId w:val="159"/>
              </w:numPr>
              <w:spacing w:line="240" w:lineRule="auto"/>
              <w:ind w:left="400"/>
              <w:jc w:val="both"/>
              <w:rPr>
                <w:rFonts w:ascii="Times New Roman" w:hAnsi="Times New Roman" w:cs="Times New Roman"/>
                <w:lang w:val="en-US"/>
              </w:rPr>
            </w:pPr>
            <w:r w:rsidRPr="00E7638D">
              <w:rPr>
                <w:rFonts w:ascii="Times New Roman" w:hAnsi="Times New Roman" w:cs="Times New Roman"/>
              </w:rPr>
              <w:t>Повноекранний режим працює на всіх пристроях</w:t>
            </w:r>
          </w:p>
          <w:p w14:paraId="0C3E556D" w14:textId="3F2CE5E7" w:rsidR="00E7638D" w:rsidRPr="00E7638D" w:rsidRDefault="0000231F" w:rsidP="00E7638D">
            <w:pPr>
              <w:pStyle w:val="a9"/>
              <w:numPr>
                <w:ilvl w:val="0"/>
                <w:numId w:val="159"/>
              </w:numPr>
              <w:spacing w:line="240" w:lineRule="auto"/>
              <w:ind w:left="400"/>
              <w:jc w:val="both"/>
              <w:rPr>
                <w:rFonts w:ascii="Times New Roman" w:hAnsi="Times New Roman" w:cs="Times New Roman"/>
                <w:lang w:val="en-US"/>
              </w:rPr>
            </w:pPr>
            <w:r w:rsidRPr="00E7638D">
              <w:rPr>
                <w:rFonts w:ascii="Times New Roman" w:hAnsi="Times New Roman" w:cs="Times New Roman"/>
              </w:rPr>
              <w:t>Адаптивний дизайн для різних розмірів екранів згідно FR 10</w:t>
            </w:r>
          </w:p>
          <w:p w14:paraId="62A72B64" w14:textId="0C8CE521" w:rsidR="00E7638D" w:rsidRPr="00E7638D" w:rsidRDefault="0000231F" w:rsidP="00E7638D">
            <w:pPr>
              <w:pStyle w:val="a9"/>
              <w:numPr>
                <w:ilvl w:val="0"/>
                <w:numId w:val="159"/>
              </w:numPr>
              <w:spacing w:line="240" w:lineRule="auto"/>
              <w:ind w:left="400"/>
              <w:jc w:val="both"/>
              <w:rPr>
                <w:rFonts w:ascii="Times New Roman" w:hAnsi="Times New Roman" w:cs="Times New Roman"/>
                <w:lang w:val="en-US"/>
              </w:rPr>
            </w:pPr>
            <w:r w:rsidRPr="00E7638D">
              <w:rPr>
                <w:rFonts w:ascii="Times New Roman" w:hAnsi="Times New Roman" w:cs="Times New Roman"/>
              </w:rPr>
              <w:t>Історія переглядів оновлюється після завершення</w:t>
            </w:r>
          </w:p>
          <w:p w14:paraId="2815CF18" w14:textId="2D0827BF" w:rsidR="00E7638D" w:rsidRPr="00E7638D" w:rsidRDefault="0000231F" w:rsidP="00E7638D">
            <w:pPr>
              <w:pStyle w:val="a9"/>
              <w:numPr>
                <w:ilvl w:val="0"/>
                <w:numId w:val="159"/>
              </w:numPr>
              <w:spacing w:line="240" w:lineRule="auto"/>
              <w:ind w:left="400"/>
              <w:jc w:val="both"/>
              <w:rPr>
                <w:rFonts w:ascii="Times New Roman" w:hAnsi="Times New Roman" w:cs="Times New Roman"/>
                <w:lang w:val="en-US"/>
              </w:rPr>
            </w:pPr>
            <w:r w:rsidRPr="00E7638D">
              <w:rPr>
                <w:rFonts w:ascii="Times New Roman" w:hAnsi="Times New Roman" w:cs="Times New Roman"/>
              </w:rPr>
              <w:t>Опції після завершення: схожі фільми, оцінити, додати до списку</w:t>
            </w:r>
          </w:p>
          <w:p w14:paraId="575B3073" w14:textId="2F7113C7" w:rsidR="00E7638D" w:rsidRPr="00E7638D" w:rsidRDefault="0000231F" w:rsidP="00E7638D">
            <w:pPr>
              <w:pStyle w:val="a9"/>
              <w:numPr>
                <w:ilvl w:val="0"/>
                <w:numId w:val="159"/>
              </w:numPr>
              <w:spacing w:line="240" w:lineRule="auto"/>
              <w:ind w:left="400"/>
              <w:jc w:val="both"/>
              <w:rPr>
                <w:rFonts w:ascii="Times New Roman" w:hAnsi="Times New Roman" w:cs="Times New Roman"/>
                <w:lang w:val="en-US"/>
              </w:rPr>
            </w:pPr>
            <w:r w:rsidRPr="00E7638D">
              <w:rPr>
                <w:rFonts w:ascii="Times New Roman" w:hAnsi="Times New Roman" w:cs="Times New Roman"/>
              </w:rPr>
              <w:t xml:space="preserve">Клавіатурні </w:t>
            </w:r>
            <w:proofErr w:type="spellStart"/>
            <w:r w:rsidRPr="00E7638D">
              <w:rPr>
                <w:rFonts w:ascii="Times New Roman" w:hAnsi="Times New Roman" w:cs="Times New Roman"/>
              </w:rPr>
              <w:t>shortcuts</w:t>
            </w:r>
            <w:proofErr w:type="spellEnd"/>
            <w:r w:rsidRPr="00E7638D">
              <w:rPr>
                <w:rFonts w:ascii="Times New Roman" w:hAnsi="Times New Roman" w:cs="Times New Roman"/>
              </w:rPr>
              <w:t xml:space="preserve"> (</w:t>
            </w:r>
            <w:proofErr w:type="spellStart"/>
            <w:r w:rsidRPr="00E7638D">
              <w:rPr>
                <w:rFonts w:ascii="Times New Roman" w:hAnsi="Times New Roman" w:cs="Times New Roman"/>
              </w:rPr>
              <w:t>Space</w:t>
            </w:r>
            <w:proofErr w:type="spellEnd"/>
            <w:r w:rsidRPr="00E7638D">
              <w:rPr>
                <w:rFonts w:ascii="Times New Roman" w:hAnsi="Times New Roman" w:cs="Times New Roman"/>
              </w:rPr>
              <w:t>, стрілки, F, M, тощо)</w:t>
            </w:r>
          </w:p>
          <w:p w14:paraId="48CD63D8" w14:textId="06864D64" w:rsidR="00E7638D" w:rsidRPr="00E7638D" w:rsidRDefault="0000231F" w:rsidP="00E7638D">
            <w:pPr>
              <w:pStyle w:val="a9"/>
              <w:numPr>
                <w:ilvl w:val="0"/>
                <w:numId w:val="159"/>
              </w:numPr>
              <w:spacing w:line="240" w:lineRule="auto"/>
              <w:ind w:left="400"/>
              <w:jc w:val="both"/>
              <w:rPr>
                <w:rFonts w:ascii="Times New Roman" w:hAnsi="Times New Roman" w:cs="Times New Roman"/>
                <w:lang w:val="en-US"/>
              </w:rPr>
            </w:pPr>
            <w:r w:rsidRPr="00E7638D">
              <w:rPr>
                <w:rFonts w:ascii="Times New Roman" w:hAnsi="Times New Roman" w:cs="Times New Roman"/>
              </w:rPr>
              <w:t>Ліміти одночасних переглядів застосовуються згідно тарифного плану</w:t>
            </w:r>
          </w:p>
          <w:p w14:paraId="74B3DE96" w14:textId="0E3173DB" w:rsidR="00E7638D" w:rsidRPr="00E7638D" w:rsidRDefault="0000231F" w:rsidP="00E7638D">
            <w:pPr>
              <w:pStyle w:val="a9"/>
              <w:numPr>
                <w:ilvl w:val="0"/>
                <w:numId w:val="159"/>
              </w:numPr>
              <w:spacing w:line="240" w:lineRule="auto"/>
              <w:ind w:left="400"/>
              <w:jc w:val="both"/>
              <w:rPr>
                <w:rFonts w:ascii="Times New Roman" w:hAnsi="Times New Roman" w:cs="Times New Roman"/>
                <w:lang w:val="en-US"/>
              </w:rPr>
            </w:pPr>
            <w:proofErr w:type="spellStart"/>
            <w:r w:rsidRPr="00E7638D">
              <w:rPr>
                <w:rFonts w:ascii="Times New Roman" w:hAnsi="Times New Roman" w:cs="Times New Roman"/>
              </w:rPr>
              <w:t>Fallback</w:t>
            </w:r>
            <w:proofErr w:type="spellEnd"/>
            <w:r w:rsidRPr="00E7638D">
              <w:rPr>
                <w:rFonts w:ascii="Times New Roman" w:hAnsi="Times New Roman" w:cs="Times New Roman"/>
              </w:rPr>
              <w:t xml:space="preserve"> на резервний CDN при помилках</w:t>
            </w:r>
          </w:p>
          <w:p w14:paraId="4869C4AF" w14:textId="7F635C48" w:rsidR="00E7638D" w:rsidRPr="00E7638D" w:rsidRDefault="0000231F" w:rsidP="00E7638D">
            <w:pPr>
              <w:pStyle w:val="a9"/>
              <w:numPr>
                <w:ilvl w:val="0"/>
                <w:numId w:val="159"/>
              </w:numPr>
              <w:spacing w:line="240" w:lineRule="auto"/>
              <w:ind w:left="400"/>
              <w:jc w:val="both"/>
              <w:rPr>
                <w:rFonts w:ascii="Times New Roman" w:hAnsi="Times New Roman" w:cs="Times New Roman"/>
                <w:lang w:val="en-US"/>
              </w:rPr>
            </w:pPr>
            <w:proofErr w:type="spellStart"/>
            <w:r w:rsidRPr="00E7638D">
              <w:rPr>
                <w:rFonts w:ascii="Times New Roman" w:hAnsi="Times New Roman" w:cs="Times New Roman"/>
              </w:rPr>
              <w:t>LocalStorage</w:t>
            </w:r>
            <w:proofErr w:type="spellEnd"/>
            <w:r w:rsidRPr="00E7638D">
              <w:rPr>
                <w:rFonts w:ascii="Times New Roman" w:hAnsi="Times New Roman" w:cs="Times New Roman"/>
              </w:rPr>
              <w:t xml:space="preserve"> </w:t>
            </w:r>
            <w:proofErr w:type="spellStart"/>
            <w:r w:rsidRPr="00E7638D">
              <w:rPr>
                <w:rFonts w:ascii="Times New Roman" w:hAnsi="Times New Roman" w:cs="Times New Roman"/>
              </w:rPr>
              <w:t>fallback</w:t>
            </w:r>
            <w:proofErr w:type="spellEnd"/>
            <w:r w:rsidRPr="00E7638D">
              <w:rPr>
                <w:rFonts w:ascii="Times New Roman" w:hAnsi="Times New Roman" w:cs="Times New Roman"/>
              </w:rPr>
              <w:t xml:space="preserve"> для збереження прогресу при недоступності </w:t>
            </w:r>
            <w:proofErr w:type="spellStart"/>
            <w:r w:rsidRPr="00E7638D">
              <w:rPr>
                <w:rFonts w:ascii="Times New Roman" w:hAnsi="Times New Roman" w:cs="Times New Roman"/>
              </w:rPr>
              <w:t>cloud</w:t>
            </w:r>
            <w:proofErr w:type="spellEnd"/>
            <w:r w:rsidRPr="00E7638D">
              <w:rPr>
                <w:rFonts w:ascii="Times New Roman" w:hAnsi="Times New Roman" w:cs="Times New Roman"/>
              </w:rPr>
              <w:t xml:space="preserve"> сервісу</w:t>
            </w:r>
          </w:p>
          <w:p w14:paraId="12461BD2" w14:textId="2BAD13DB" w:rsidR="00E7638D" w:rsidRPr="00E7638D" w:rsidRDefault="0000231F" w:rsidP="00E7638D">
            <w:pPr>
              <w:pStyle w:val="a9"/>
              <w:numPr>
                <w:ilvl w:val="0"/>
                <w:numId w:val="159"/>
              </w:numPr>
              <w:spacing w:line="240" w:lineRule="auto"/>
              <w:ind w:left="400"/>
              <w:jc w:val="both"/>
              <w:rPr>
                <w:rFonts w:ascii="Times New Roman" w:hAnsi="Times New Roman" w:cs="Times New Roman"/>
                <w:lang w:val="en-US"/>
              </w:rPr>
            </w:pPr>
            <w:proofErr w:type="spellStart"/>
            <w:r w:rsidRPr="00E7638D">
              <w:rPr>
                <w:rFonts w:ascii="Times New Roman" w:hAnsi="Times New Roman" w:cs="Times New Roman"/>
              </w:rPr>
              <w:t>Retry</w:t>
            </w:r>
            <w:proofErr w:type="spellEnd"/>
            <w:r w:rsidRPr="00E7638D">
              <w:rPr>
                <w:rFonts w:ascii="Times New Roman" w:hAnsi="Times New Roman" w:cs="Times New Roman"/>
              </w:rPr>
              <w:t xml:space="preserve"> механізм для DRM ліцензій</w:t>
            </w:r>
          </w:p>
          <w:p w14:paraId="0BC1A609" w14:textId="27BB578C" w:rsidR="00E7638D" w:rsidRPr="00E7638D" w:rsidRDefault="0000231F" w:rsidP="00E7638D">
            <w:pPr>
              <w:pStyle w:val="a9"/>
              <w:numPr>
                <w:ilvl w:val="0"/>
                <w:numId w:val="159"/>
              </w:numPr>
              <w:spacing w:line="240" w:lineRule="auto"/>
              <w:ind w:left="400"/>
              <w:jc w:val="both"/>
              <w:rPr>
                <w:rFonts w:ascii="Times New Roman" w:hAnsi="Times New Roman" w:cs="Times New Roman"/>
                <w:lang w:val="en-US"/>
              </w:rPr>
            </w:pPr>
            <w:r w:rsidRPr="00E7638D">
              <w:rPr>
                <w:rFonts w:ascii="Times New Roman" w:hAnsi="Times New Roman" w:cs="Times New Roman"/>
              </w:rPr>
              <w:t>Інформативні повідомлення про помилки</w:t>
            </w:r>
          </w:p>
          <w:p w14:paraId="7B7E804D" w14:textId="6ADEA8B7" w:rsidR="0000231F" w:rsidRPr="00E7638D" w:rsidRDefault="0000231F" w:rsidP="00E7638D">
            <w:pPr>
              <w:pStyle w:val="a9"/>
              <w:numPr>
                <w:ilvl w:val="0"/>
                <w:numId w:val="159"/>
              </w:numPr>
              <w:spacing w:line="240" w:lineRule="auto"/>
              <w:ind w:left="400"/>
              <w:jc w:val="both"/>
              <w:rPr>
                <w:rFonts w:ascii="Times New Roman" w:hAnsi="Times New Roman" w:cs="Times New Roman"/>
              </w:rPr>
            </w:pPr>
            <w:r w:rsidRPr="00E7638D">
              <w:rPr>
                <w:rFonts w:ascii="Times New Roman" w:hAnsi="Times New Roman" w:cs="Times New Roman"/>
              </w:rPr>
              <w:t xml:space="preserve">Аналітика сесій перегляду </w:t>
            </w:r>
            <w:proofErr w:type="spellStart"/>
            <w:r w:rsidRPr="00E7638D">
              <w:rPr>
                <w:rFonts w:ascii="Times New Roman" w:hAnsi="Times New Roman" w:cs="Times New Roman"/>
              </w:rPr>
              <w:t>логується</w:t>
            </w:r>
            <w:proofErr w:type="spellEnd"/>
          </w:p>
        </w:tc>
      </w:tr>
      <w:tr w:rsidR="0000231F" w:rsidRPr="000311AE" w14:paraId="22F4FD78" w14:textId="77777777" w:rsidTr="00271F70">
        <w:tc>
          <w:tcPr>
            <w:tcW w:w="0" w:type="auto"/>
            <w:hideMark/>
          </w:tcPr>
          <w:p w14:paraId="7004AC45"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lastRenderedPageBreak/>
              <w:t>Зв'язок із бізнес-вимогами</w:t>
            </w:r>
          </w:p>
        </w:tc>
        <w:tc>
          <w:tcPr>
            <w:tcW w:w="0" w:type="auto"/>
            <w:hideMark/>
          </w:tcPr>
          <w:p w14:paraId="7BF14EB9" w14:textId="77777777" w:rsidR="00E7638D" w:rsidRDefault="0000231F" w:rsidP="004375E2">
            <w:pPr>
              <w:spacing w:line="240" w:lineRule="auto"/>
              <w:jc w:val="both"/>
              <w:rPr>
                <w:rFonts w:ascii="Times New Roman" w:hAnsi="Times New Roman" w:cs="Times New Roman"/>
                <w:lang w:val="en-US"/>
              </w:rPr>
            </w:pPr>
            <w:r w:rsidRPr="000311AE">
              <w:rPr>
                <w:rFonts w:ascii="Times New Roman" w:hAnsi="Times New Roman" w:cs="Times New Roman"/>
                <w:b/>
                <w:bCs/>
              </w:rPr>
              <w:t xml:space="preserve">HLR 03 (Надавати користувачам можливість переглядати та шукати фільми, серіали та інший </w:t>
            </w:r>
            <w:proofErr w:type="spellStart"/>
            <w:r w:rsidRPr="000311AE">
              <w:rPr>
                <w:rFonts w:ascii="Times New Roman" w:hAnsi="Times New Roman" w:cs="Times New Roman"/>
                <w:b/>
                <w:bCs/>
              </w:rPr>
              <w:t>відеоконтент</w:t>
            </w:r>
            <w:proofErr w:type="spellEnd"/>
            <w:r w:rsidRPr="000311AE">
              <w:rPr>
                <w:rFonts w:ascii="Times New Roman" w:hAnsi="Times New Roman" w:cs="Times New Roman"/>
                <w:b/>
                <w:bCs/>
              </w:rPr>
              <w:t>):</w:t>
            </w:r>
            <w:r w:rsidRPr="000311AE">
              <w:rPr>
                <w:rFonts w:ascii="Times New Roman" w:hAnsi="Times New Roman" w:cs="Times New Roman"/>
              </w:rPr>
              <w:t xml:space="preserve"> Онлайн перегляд є основною цінністю платформи для підписників</w:t>
            </w:r>
          </w:p>
          <w:p w14:paraId="2E36232D" w14:textId="77777777" w:rsidR="00E7638D" w:rsidRDefault="0000231F" w:rsidP="004375E2">
            <w:pPr>
              <w:spacing w:line="240" w:lineRule="auto"/>
              <w:jc w:val="both"/>
              <w:rPr>
                <w:rFonts w:ascii="Times New Roman" w:hAnsi="Times New Roman" w:cs="Times New Roman"/>
                <w:lang w:val="en-US"/>
              </w:rPr>
            </w:pPr>
            <w:r w:rsidRPr="000311AE">
              <w:rPr>
                <w:rFonts w:ascii="Times New Roman" w:hAnsi="Times New Roman" w:cs="Times New Roman"/>
                <w:b/>
                <w:bCs/>
              </w:rPr>
              <w:t>HLR 04 (Забезпечувати можливість онлайн-</w:t>
            </w:r>
            <w:proofErr w:type="spellStart"/>
            <w:r w:rsidRPr="000311AE">
              <w:rPr>
                <w:rFonts w:ascii="Times New Roman" w:hAnsi="Times New Roman" w:cs="Times New Roman"/>
                <w:b/>
                <w:bCs/>
              </w:rPr>
              <w:t>просмотру</w:t>
            </w:r>
            <w:proofErr w:type="spellEnd"/>
            <w:r w:rsidRPr="000311AE">
              <w:rPr>
                <w:rFonts w:ascii="Times New Roman" w:hAnsi="Times New Roman" w:cs="Times New Roman"/>
                <w:b/>
                <w:bCs/>
              </w:rPr>
              <w:t xml:space="preserve"> та/або завантаження відео):</w:t>
            </w:r>
            <w:r w:rsidRPr="000311AE">
              <w:rPr>
                <w:rFonts w:ascii="Times New Roman" w:hAnsi="Times New Roman" w:cs="Times New Roman"/>
              </w:rPr>
              <w:t xml:space="preserve"> Система забезпечує </w:t>
            </w:r>
            <w:proofErr w:type="spellStart"/>
            <w:r w:rsidRPr="000311AE">
              <w:rPr>
                <w:rFonts w:ascii="Times New Roman" w:hAnsi="Times New Roman" w:cs="Times New Roman"/>
              </w:rPr>
              <w:t>high-quality</w:t>
            </w:r>
            <w:proofErr w:type="spellEnd"/>
            <w:r w:rsidRPr="000311AE">
              <w:rPr>
                <w:rFonts w:ascii="Times New Roman" w:hAnsi="Times New Roman" w:cs="Times New Roman"/>
              </w:rPr>
              <w:t xml:space="preserve"> онлайн </w:t>
            </w:r>
            <w:proofErr w:type="spellStart"/>
            <w:r w:rsidRPr="000311AE">
              <w:rPr>
                <w:rFonts w:ascii="Times New Roman" w:hAnsi="Times New Roman" w:cs="Times New Roman"/>
              </w:rPr>
              <w:t>стрімінг</w:t>
            </w:r>
            <w:proofErr w:type="spellEnd"/>
            <w:r w:rsidRPr="000311AE">
              <w:rPr>
                <w:rFonts w:ascii="Times New Roman" w:hAnsi="Times New Roman" w:cs="Times New Roman"/>
              </w:rPr>
              <w:t xml:space="preserve"> з </w:t>
            </w:r>
            <w:proofErr w:type="spellStart"/>
            <w:r w:rsidRPr="000311AE">
              <w:rPr>
                <w:rFonts w:ascii="Times New Roman" w:hAnsi="Times New Roman" w:cs="Times New Roman"/>
              </w:rPr>
              <w:t>adaptive</w:t>
            </w:r>
            <w:proofErr w:type="spellEnd"/>
            <w:r w:rsidRPr="000311AE">
              <w:rPr>
                <w:rFonts w:ascii="Times New Roman" w:hAnsi="Times New Roman" w:cs="Times New Roman"/>
              </w:rPr>
              <w:t xml:space="preserve"> </w:t>
            </w:r>
            <w:proofErr w:type="spellStart"/>
            <w:r w:rsidRPr="000311AE">
              <w:rPr>
                <w:rFonts w:ascii="Times New Roman" w:hAnsi="Times New Roman" w:cs="Times New Roman"/>
              </w:rPr>
              <w:t>bitrate</w:t>
            </w:r>
            <w:proofErr w:type="spellEnd"/>
            <w:r w:rsidRPr="000311AE">
              <w:rPr>
                <w:rFonts w:ascii="Times New Roman" w:hAnsi="Times New Roman" w:cs="Times New Roman"/>
              </w:rPr>
              <w:t xml:space="preserve"> для оптимального досвіду</w:t>
            </w:r>
          </w:p>
          <w:p w14:paraId="7E51CB66" w14:textId="736614BA"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t>HLR 10 (Підтримувати сучасний, зручний інтерфейс):</w:t>
            </w:r>
            <w:r w:rsidRPr="000311AE">
              <w:rPr>
                <w:rFonts w:ascii="Times New Roman" w:hAnsi="Times New Roman" w:cs="Times New Roman"/>
              </w:rPr>
              <w:t xml:space="preserve"> </w:t>
            </w:r>
            <w:proofErr w:type="spellStart"/>
            <w:r w:rsidRPr="000311AE">
              <w:rPr>
                <w:rFonts w:ascii="Times New Roman" w:hAnsi="Times New Roman" w:cs="Times New Roman"/>
              </w:rPr>
              <w:t>Медіаплеєр</w:t>
            </w:r>
            <w:proofErr w:type="spellEnd"/>
            <w:r w:rsidRPr="000311AE">
              <w:rPr>
                <w:rFonts w:ascii="Times New Roman" w:hAnsi="Times New Roman" w:cs="Times New Roman"/>
              </w:rPr>
              <w:t xml:space="preserve"> має сучасний інтерфейс з повноцінними </w:t>
            </w:r>
            <w:proofErr w:type="spellStart"/>
            <w:r w:rsidRPr="000311AE">
              <w:rPr>
                <w:rFonts w:ascii="Times New Roman" w:hAnsi="Times New Roman" w:cs="Times New Roman"/>
              </w:rPr>
              <w:t>controls</w:t>
            </w:r>
            <w:proofErr w:type="spellEnd"/>
            <w:r w:rsidRPr="000311AE">
              <w:rPr>
                <w:rFonts w:ascii="Times New Roman" w:hAnsi="Times New Roman" w:cs="Times New Roman"/>
              </w:rPr>
              <w:t>, синхронізацією між пристроями та персоналізованими налаштуваннями</w:t>
            </w:r>
          </w:p>
        </w:tc>
      </w:tr>
    </w:tbl>
    <w:p w14:paraId="214486E3" w14:textId="006448A9" w:rsidR="0000231F" w:rsidRPr="00E7638D" w:rsidRDefault="00E7638D" w:rsidP="00E7638D">
      <w:pPr>
        <w:spacing w:after="160" w:line="278" w:lineRule="auto"/>
        <w:rPr>
          <w:rFonts w:ascii="Times New Roman" w:hAnsi="Times New Roman" w:cs="Times New Roman"/>
          <w:lang w:val="en-US"/>
        </w:rPr>
      </w:pPr>
      <w:r>
        <w:rPr>
          <w:rFonts w:ascii="Times New Roman" w:hAnsi="Times New Roman" w:cs="Times New Roman"/>
        </w:rPr>
        <w:br w:type="page"/>
      </w:r>
    </w:p>
    <w:p w14:paraId="1B7AA35C" w14:textId="77777777" w:rsidR="0000231F" w:rsidRPr="000311AE" w:rsidRDefault="0000231F" w:rsidP="004375E2">
      <w:pPr>
        <w:spacing w:line="240" w:lineRule="auto"/>
        <w:jc w:val="both"/>
        <w:rPr>
          <w:rFonts w:ascii="Times New Roman" w:hAnsi="Times New Roman" w:cs="Times New Roman"/>
          <w:b/>
          <w:bCs/>
        </w:rPr>
      </w:pPr>
      <w:r w:rsidRPr="000311AE">
        <w:rPr>
          <w:rFonts w:ascii="Times New Roman" w:hAnsi="Times New Roman" w:cs="Times New Roman"/>
          <w:b/>
          <w:bCs/>
        </w:rPr>
        <w:lastRenderedPageBreak/>
        <w:t>USE CASE 08: УПРАВЛІННЯ СПИСКАМИ КОНТЕНТУ</w:t>
      </w:r>
    </w:p>
    <w:tbl>
      <w:tblPr>
        <w:tblStyle w:val="af0"/>
        <w:tblW w:w="0" w:type="auto"/>
        <w:tblLook w:val="04A0" w:firstRow="1" w:lastRow="0" w:firstColumn="1" w:lastColumn="0" w:noHBand="0" w:noVBand="1"/>
      </w:tblPr>
      <w:tblGrid>
        <w:gridCol w:w="2003"/>
        <w:gridCol w:w="7573"/>
      </w:tblGrid>
      <w:tr w:rsidR="0000231F" w:rsidRPr="000311AE" w14:paraId="67BA6E3D" w14:textId="77777777" w:rsidTr="00FD4693">
        <w:tc>
          <w:tcPr>
            <w:tcW w:w="0" w:type="auto"/>
            <w:hideMark/>
          </w:tcPr>
          <w:p w14:paraId="4AD9B40C" w14:textId="77777777" w:rsidR="0000231F" w:rsidRPr="000311AE" w:rsidRDefault="0000231F" w:rsidP="004375E2">
            <w:pPr>
              <w:spacing w:line="240" w:lineRule="auto"/>
              <w:jc w:val="both"/>
              <w:rPr>
                <w:rFonts w:ascii="Times New Roman" w:hAnsi="Times New Roman" w:cs="Times New Roman"/>
                <w:b/>
                <w:bCs/>
              </w:rPr>
            </w:pPr>
            <w:r w:rsidRPr="000311AE">
              <w:rPr>
                <w:rFonts w:ascii="Times New Roman" w:hAnsi="Times New Roman" w:cs="Times New Roman"/>
                <w:b/>
                <w:bCs/>
              </w:rPr>
              <w:t>Елемент UC</w:t>
            </w:r>
          </w:p>
        </w:tc>
        <w:tc>
          <w:tcPr>
            <w:tcW w:w="0" w:type="auto"/>
            <w:hideMark/>
          </w:tcPr>
          <w:p w14:paraId="1CDD0FF8" w14:textId="77777777" w:rsidR="0000231F" w:rsidRPr="000311AE" w:rsidRDefault="0000231F" w:rsidP="004375E2">
            <w:pPr>
              <w:spacing w:line="240" w:lineRule="auto"/>
              <w:jc w:val="both"/>
              <w:rPr>
                <w:rFonts w:ascii="Times New Roman" w:hAnsi="Times New Roman" w:cs="Times New Roman"/>
                <w:b/>
                <w:bCs/>
              </w:rPr>
            </w:pPr>
            <w:r w:rsidRPr="000311AE">
              <w:rPr>
                <w:rFonts w:ascii="Times New Roman" w:hAnsi="Times New Roman" w:cs="Times New Roman"/>
                <w:b/>
                <w:bCs/>
              </w:rPr>
              <w:t>Опис елемента</w:t>
            </w:r>
          </w:p>
        </w:tc>
      </w:tr>
      <w:tr w:rsidR="0000231F" w:rsidRPr="000311AE" w14:paraId="4624EED2" w14:textId="77777777" w:rsidTr="00FD4693">
        <w:tc>
          <w:tcPr>
            <w:tcW w:w="0" w:type="auto"/>
            <w:hideMark/>
          </w:tcPr>
          <w:p w14:paraId="76240F7F"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t xml:space="preserve">Назва </w:t>
            </w:r>
            <w:proofErr w:type="spellStart"/>
            <w:r w:rsidRPr="000311AE">
              <w:rPr>
                <w:rFonts w:ascii="Times New Roman" w:hAnsi="Times New Roman" w:cs="Times New Roman"/>
                <w:b/>
                <w:bCs/>
              </w:rPr>
              <w:t>Use</w:t>
            </w:r>
            <w:proofErr w:type="spellEnd"/>
            <w:r w:rsidRPr="000311AE">
              <w:rPr>
                <w:rFonts w:ascii="Times New Roman" w:hAnsi="Times New Roman" w:cs="Times New Roman"/>
                <w:b/>
                <w:bCs/>
              </w:rPr>
              <w:t xml:space="preserve"> </w:t>
            </w:r>
            <w:proofErr w:type="spellStart"/>
            <w:r w:rsidRPr="000311AE">
              <w:rPr>
                <w:rFonts w:ascii="Times New Roman" w:hAnsi="Times New Roman" w:cs="Times New Roman"/>
                <w:b/>
                <w:bCs/>
              </w:rPr>
              <w:t>Case</w:t>
            </w:r>
            <w:proofErr w:type="spellEnd"/>
          </w:p>
        </w:tc>
        <w:tc>
          <w:tcPr>
            <w:tcW w:w="0" w:type="auto"/>
            <w:hideMark/>
          </w:tcPr>
          <w:p w14:paraId="60736635"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rPr>
              <w:t>Створення та керування персональними списками фільмів та серіалів</w:t>
            </w:r>
          </w:p>
        </w:tc>
      </w:tr>
      <w:tr w:rsidR="0000231F" w:rsidRPr="000311AE" w14:paraId="49BB13DF" w14:textId="77777777" w:rsidTr="00FD4693">
        <w:tc>
          <w:tcPr>
            <w:tcW w:w="0" w:type="auto"/>
            <w:hideMark/>
          </w:tcPr>
          <w:p w14:paraId="11EAD9E4"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t>Пріоритет</w:t>
            </w:r>
          </w:p>
        </w:tc>
        <w:tc>
          <w:tcPr>
            <w:tcW w:w="0" w:type="auto"/>
            <w:hideMark/>
          </w:tcPr>
          <w:p w14:paraId="79B5AD02" w14:textId="40845820" w:rsidR="0000231F" w:rsidRPr="004F3A6E" w:rsidRDefault="0000231F" w:rsidP="004375E2">
            <w:pPr>
              <w:spacing w:line="240" w:lineRule="auto"/>
              <w:jc w:val="both"/>
              <w:rPr>
                <w:rFonts w:ascii="Times New Roman" w:hAnsi="Times New Roman" w:cs="Times New Roman"/>
                <w:lang w:val="en-US"/>
              </w:rPr>
            </w:pPr>
            <w:r w:rsidRPr="000311AE">
              <w:rPr>
                <w:rFonts w:ascii="Times New Roman" w:hAnsi="Times New Roman" w:cs="Times New Roman"/>
              </w:rPr>
              <w:t>Середній</w:t>
            </w:r>
          </w:p>
        </w:tc>
      </w:tr>
      <w:tr w:rsidR="0000231F" w:rsidRPr="000311AE" w14:paraId="29563C2A" w14:textId="77777777" w:rsidTr="00FD4693">
        <w:tc>
          <w:tcPr>
            <w:tcW w:w="0" w:type="auto"/>
            <w:hideMark/>
          </w:tcPr>
          <w:p w14:paraId="28F62C74"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t>Опис (короткий опис сценарію)</w:t>
            </w:r>
          </w:p>
        </w:tc>
        <w:tc>
          <w:tcPr>
            <w:tcW w:w="0" w:type="auto"/>
            <w:hideMark/>
          </w:tcPr>
          <w:p w14:paraId="07141AD6"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rPr>
              <w:t xml:space="preserve">Користувач </w:t>
            </w:r>
            <w:proofErr w:type="spellStart"/>
            <w:r w:rsidRPr="000311AE">
              <w:rPr>
                <w:rFonts w:ascii="Times New Roman" w:hAnsi="Times New Roman" w:cs="Times New Roman"/>
              </w:rPr>
              <w:t>Cinecloud</w:t>
            </w:r>
            <w:proofErr w:type="spellEnd"/>
            <w:r w:rsidRPr="000311AE">
              <w:rPr>
                <w:rFonts w:ascii="Times New Roman" w:hAnsi="Times New Roman" w:cs="Times New Roman"/>
              </w:rPr>
              <w:t xml:space="preserve"> створює та керує персональними списками фільмів та серіалів, такими як "Вподобані", "Переглянути пізніше" та власні тематичні колекції згідно US 8, щоб ефективно організовувати контент відповідно до своїх уподобань та планів перегляду. Мета сценарію - надати користувачам можливість персоналізувати свій досвід через створення власних колекцій контенту. Можливість створювати списки є важливим фактором утримання користувачів на платформі, стимулює до більш глибокого дослідження каталогу та планування майбутніх переглядів, що збільшує залученість та час, проведений на платформі.</w:t>
            </w:r>
          </w:p>
        </w:tc>
      </w:tr>
      <w:tr w:rsidR="0000231F" w:rsidRPr="000311AE" w14:paraId="7CD4BD26" w14:textId="77777777" w:rsidTr="00FD4693">
        <w:tc>
          <w:tcPr>
            <w:tcW w:w="0" w:type="auto"/>
            <w:hideMark/>
          </w:tcPr>
          <w:p w14:paraId="6C4EE87A"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t>Актори (діюча особа чи особи)</w:t>
            </w:r>
          </w:p>
        </w:tc>
        <w:tc>
          <w:tcPr>
            <w:tcW w:w="0" w:type="auto"/>
            <w:hideMark/>
          </w:tcPr>
          <w:p w14:paraId="44C531AB" w14:textId="77777777" w:rsidR="00F46275" w:rsidRDefault="0000231F" w:rsidP="004375E2">
            <w:pPr>
              <w:spacing w:line="240" w:lineRule="auto"/>
              <w:jc w:val="both"/>
              <w:rPr>
                <w:rFonts w:ascii="Times New Roman" w:hAnsi="Times New Roman" w:cs="Times New Roman"/>
                <w:lang w:val="en-US"/>
              </w:rPr>
            </w:pPr>
            <w:r w:rsidRPr="000311AE">
              <w:rPr>
                <w:rFonts w:ascii="Times New Roman" w:hAnsi="Times New Roman" w:cs="Times New Roman"/>
                <w:b/>
                <w:bCs/>
              </w:rPr>
              <w:t>Основний актор:</w:t>
            </w:r>
            <w:r w:rsidRPr="000311AE">
              <w:rPr>
                <w:rFonts w:ascii="Times New Roman" w:hAnsi="Times New Roman" w:cs="Times New Roman"/>
              </w:rPr>
              <w:t xml:space="preserve"> Авторизований користувач </w:t>
            </w:r>
            <w:proofErr w:type="spellStart"/>
            <w:r w:rsidRPr="000311AE">
              <w:rPr>
                <w:rFonts w:ascii="Times New Roman" w:hAnsi="Times New Roman" w:cs="Times New Roman"/>
              </w:rPr>
              <w:t>Cinecloud</w:t>
            </w:r>
            <w:proofErr w:type="spellEnd"/>
          </w:p>
          <w:p w14:paraId="2A398CA1" w14:textId="449FE29B"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t>Вторинні актори:</w:t>
            </w:r>
            <w:r w:rsidRPr="000311AE">
              <w:rPr>
                <w:rFonts w:ascii="Times New Roman" w:hAnsi="Times New Roman" w:cs="Times New Roman"/>
              </w:rPr>
              <w:t xml:space="preserve"> База даних користувацьких списків з підтримкою множинних колекцій згідно </w:t>
            </w:r>
            <w:proofErr w:type="spellStart"/>
            <w:r w:rsidRPr="000311AE">
              <w:rPr>
                <w:rFonts w:ascii="Times New Roman" w:hAnsi="Times New Roman" w:cs="Times New Roman"/>
              </w:rPr>
              <w:t>залежностей</w:t>
            </w:r>
            <w:proofErr w:type="spellEnd"/>
            <w:r w:rsidRPr="000311AE">
              <w:rPr>
                <w:rFonts w:ascii="Times New Roman" w:hAnsi="Times New Roman" w:cs="Times New Roman"/>
              </w:rPr>
              <w:t xml:space="preserve"> US 8, API для управління колекціями з </w:t>
            </w:r>
            <w:proofErr w:type="spellStart"/>
            <w:r w:rsidRPr="000311AE">
              <w:rPr>
                <w:rFonts w:ascii="Times New Roman" w:hAnsi="Times New Roman" w:cs="Times New Roman"/>
              </w:rPr>
              <w:t>валідацією</w:t>
            </w:r>
            <w:proofErr w:type="spellEnd"/>
            <w:r w:rsidRPr="000311AE">
              <w:rPr>
                <w:rFonts w:ascii="Times New Roman" w:hAnsi="Times New Roman" w:cs="Times New Roman"/>
              </w:rPr>
              <w:t xml:space="preserve">, Система синхронізації між пристроями згідно </w:t>
            </w:r>
            <w:proofErr w:type="spellStart"/>
            <w:r w:rsidRPr="000311AE">
              <w:rPr>
                <w:rFonts w:ascii="Times New Roman" w:hAnsi="Times New Roman" w:cs="Times New Roman"/>
              </w:rPr>
              <w:t>залежностей</w:t>
            </w:r>
            <w:proofErr w:type="spellEnd"/>
            <w:r w:rsidRPr="000311AE">
              <w:rPr>
                <w:rFonts w:ascii="Times New Roman" w:hAnsi="Times New Roman" w:cs="Times New Roman"/>
              </w:rPr>
              <w:t xml:space="preserve"> US 8, Система </w:t>
            </w:r>
            <w:proofErr w:type="spellStart"/>
            <w:r w:rsidRPr="000311AE">
              <w:rPr>
                <w:rFonts w:ascii="Times New Roman" w:hAnsi="Times New Roman" w:cs="Times New Roman"/>
              </w:rPr>
              <w:t>кешування</w:t>
            </w:r>
            <w:proofErr w:type="spellEnd"/>
            <w:r w:rsidRPr="000311AE">
              <w:rPr>
                <w:rFonts w:ascii="Times New Roman" w:hAnsi="Times New Roman" w:cs="Times New Roman"/>
              </w:rPr>
              <w:t xml:space="preserve"> для швидкого доступу до списків згідно </w:t>
            </w:r>
            <w:proofErr w:type="spellStart"/>
            <w:r w:rsidRPr="000311AE">
              <w:rPr>
                <w:rFonts w:ascii="Times New Roman" w:hAnsi="Times New Roman" w:cs="Times New Roman"/>
              </w:rPr>
              <w:t>залежностей</w:t>
            </w:r>
            <w:proofErr w:type="spellEnd"/>
            <w:r w:rsidRPr="000311AE">
              <w:rPr>
                <w:rFonts w:ascii="Times New Roman" w:hAnsi="Times New Roman" w:cs="Times New Roman"/>
              </w:rPr>
              <w:t xml:space="preserve"> US 8</w:t>
            </w:r>
          </w:p>
        </w:tc>
      </w:tr>
      <w:tr w:rsidR="0000231F" w:rsidRPr="000311AE" w14:paraId="50DF86DA" w14:textId="77777777" w:rsidTr="00FD4693">
        <w:tc>
          <w:tcPr>
            <w:tcW w:w="0" w:type="auto"/>
            <w:hideMark/>
          </w:tcPr>
          <w:p w14:paraId="086951A5"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t>Вимоги / Пов'язані вимоги</w:t>
            </w:r>
          </w:p>
        </w:tc>
        <w:tc>
          <w:tcPr>
            <w:tcW w:w="0" w:type="auto"/>
            <w:hideMark/>
          </w:tcPr>
          <w:p w14:paraId="7320B137" w14:textId="77777777" w:rsidR="00F46275" w:rsidRDefault="0000231F" w:rsidP="004375E2">
            <w:pPr>
              <w:spacing w:line="240" w:lineRule="auto"/>
              <w:jc w:val="both"/>
              <w:rPr>
                <w:rFonts w:ascii="Times New Roman" w:hAnsi="Times New Roman" w:cs="Times New Roman"/>
                <w:lang w:val="en-US"/>
              </w:rPr>
            </w:pPr>
            <w:proofErr w:type="spellStart"/>
            <w:r w:rsidRPr="000311AE">
              <w:rPr>
                <w:rFonts w:ascii="Times New Roman" w:hAnsi="Times New Roman" w:cs="Times New Roman"/>
                <w:b/>
                <w:bCs/>
              </w:rPr>
              <w:t>User</w:t>
            </w:r>
            <w:proofErr w:type="spellEnd"/>
            <w:r w:rsidRPr="000311AE">
              <w:rPr>
                <w:rFonts w:ascii="Times New Roman" w:hAnsi="Times New Roman" w:cs="Times New Roman"/>
                <w:b/>
                <w:bCs/>
              </w:rPr>
              <w:t xml:space="preserve"> </w:t>
            </w:r>
            <w:proofErr w:type="spellStart"/>
            <w:r w:rsidRPr="000311AE">
              <w:rPr>
                <w:rFonts w:ascii="Times New Roman" w:hAnsi="Times New Roman" w:cs="Times New Roman"/>
                <w:b/>
                <w:bCs/>
              </w:rPr>
              <w:t>Requirements</w:t>
            </w:r>
            <w:proofErr w:type="spellEnd"/>
            <w:r w:rsidRPr="000311AE">
              <w:rPr>
                <w:rFonts w:ascii="Times New Roman" w:hAnsi="Times New Roman" w:cs="Times New Roman"/>
                <w:b/>
                <w:bCs/>
              </w:rPr>
              <w:t>:</w:t>
            </w:r>
            <w:r w:rsidRPr="000311AE">
              <w:rPr>
                <w:rFonts w:ascii="Times New Roman" w:hAnsi="Times New Roman" w:cs="Times New Roman"/>
              </w:rPr>
              <w:t xml:space="preserve"> UR 08 (Додавати фільми до списку «Вподобані» чи «Переглянути пізніше»)</w:t>
            </w:r>
          </w:p>
          <w:p w14:paraId="3A27D011" w14:textId="2465DECA" w:rsidR="00F46275" w:rsidRDefault="0000231F" w:rsidP="004375E2">
            <w:pPr>
              <w:spacing w:line="240" w:lineRule="auto"/>
              <w:jc w:val="both"/>
              <w:rPr>
                <w:rFonts w:ascii="Times New Roman" w:hAnsi="Times New Roman" w:cs="Times New Roman"/>
                <w:lang w:val="en-US"/>
              </w:rPr>
            </w:pPr>
            <w:proofErr w:type="spellStart"/>
            <w:r w:rsidRPr="000311AE">
              <w:rPr>
                <w:rFonts w:ascii="Times New Roman" w:hAnsi="Times New Roman" w:cs="Times New Roman"/>
                <w:b/>
                <w:bCs/>
              </w:rPr>
              <w:t>Functional</w:t>
            </w:r>
            <w:proofErr w:type="spellEnd"/>
            <w:r w:rsidRPr="000311AE">
              <w:rPr>
                <w:rFonts w:ascii="Times New Roman" w:hAnsi="Times New Roman" w:cs="Times New Roman"/>
                <w:b/>
                <w:bCs/>
              </w:rPr>
              <w:t xml:space="preserve"> </w:t>
            </w:r>
            <w:proofErr w:type="spellStart"/>
            <w:r w:rsidRPr="000311AE">
              <w:rPr>
                <w:rFonts w:ascii="Times New Roman" w:hAnsi="Times New Roman" w:cs="Times New Roman"/>
                <w:b/>
                <w:bCs/>
              </w:rPr>
              <w:t>Requirements</w:t>
            </w:r>
            <w:proofErr w:type="spellEnd"/>
            <w:r w:rsidRPr="000311AE">
              <w:rPr>
                <w:rFonts w:ascii="Times New Roman" w:hAnsi="Times New Roman" w:cs="Times New Roman"/>
                <w:b/>
                <w:bCs/>
              </w:rPr>
              <w:t>:</w:t>
            </w:r>
            <w:r w:rsidRPr="000311AE">
              <w:rPr>
                <w:rFonts w:ascii="Times New Roman" w:hAnsi="Times New Roman" w:cs="Times New Roman"/>
              </w:rPr>
              <w:t xml:space="preserve"> FR 07 (Профіль користувача - зберігати та оновлювати дані)</w:t>
            </w:r>
          </w:p>
          <w:p w14:paraId="52FF4792" w14:textId="26698BE0" w:rsidR="00F46275" w:rsidRDefault="0000231F" w:rsidP="004375E2">
            <w:pPr>
              <w:spacing w:line="240" w:lineRule="auto"/>
              <w:jc w:val="both"/>
              <w:rPr>
                <w:rFonts w:ascii="Times New Roman" w:hAnsi="Times New Roman" w:cs="Times New Roman"/>
                <w:lang w:val="en-US"/>
              </w:rPr>
            </w:pPr>
            <w:proofErr w:type="spellStart"/>
            <w:r w:rsidRPr="000311AE">
              <w:rPr>
                <w:rFonts w:ascii="Times New Roman" w:hAnsi="Times New Roman" w:cs="Times New Roman"/>
                <w:b/>
                <w:bCs/>
              </w:rPr>
              <w:t>High-Level</w:t>
            </w:r>
            <w:proofErr w:type="spellEnd"/>
            <w:r w:rsidRPr="000311AE">
              <w:rPr>
                <w:rFonts w:ascii="Times New Roman" w:hAnsi="Times New Roman" w:cs="Times New Roman"/>
                <w:b/>
                <w:bCs/>
              </w:rPr>
              <w:t xml:space="preserve"> </w:t>
            </w:r>
            <w:proofErr w:type="spellStart"/>
            <w:r w:rsidRPr="000311AE">
              <w:rPr>
                <w:rFonts w:ascii="Times New Roman" w:hAnsi="Times New Roman" w:cs="Times New Roman"/>
                <w:b/>
                <w:bCs/>
              </w:rPr>
              <w:t>Requirements</w:t>
            </w:r>
            <w:proofErr w:type="spellEnd"/>
            <w:r w:rsidRPr="000311AE">
              <w:rPr>
                <w:rFonts w:ascii="Times New Roman" w:hAnsi="Times New Roman" w:cs="Times New Roman"/>
                <w:b/>
                <w:bCs/>
              </w:rPr>
              <w:t>:</w:t>
            </w:r>
            <w:r w:rsidRPr="000311AE">
              <w:rPr>
                <w:rFonts w:ascii="Times New Roman" w:hAnsi="Times New Roman" w:cs="Times New Roman"/>
              </w:rPr>
              <w:t xml:space="preserve"> HLR 03 (Надавати можливість переглядати контент), HLR 10 (Сучасний, зручний інтерфейс)</w:t>
            </w:r>
          </w:p>
          <w:p w14:paraId="4B6DDDB7" w14:textId="5C0F5366" w:rsidR="0000231F" w:rsidRPr="000311AE" w:rsidRDefault="0000231F" w:rsidP="004375E2">
            <w:pPr>
              <w:spacing w:line="240" w:lineRule="auto"/>
              <w:jc w:val="both"/>
              <w:rPr>
                <w:rFonts w:ascii="Times New Roman" w:hAnsi="Times New Roman" w:cs="Times New Roman"/>
              </w:rPr>
            </w:pPr>
            <w:proofErr w:type="spellStart"/>
            <w:r w:rsidRPr="000311AE">
              <w:rPr>
                <w:rFonts w:ascii="Times New Roman" w:hAnsi="Times New Roman" w:cs="Times New Roman"/>
                <w:b/>
                <w:bCs/>
              </w:rPr>
              <w:t>User</w:t>
            </w:r>
            <w:proofErr w:type="spellEnd"/>
            <w:r w:rsidRPr="000311AE">
              <w:rPr>
                <w:rFonts w:ascii="Times New Roman" w:hAnsi="Times New Roman" w:cs="Times New Roman"/>
                <w:b/>
                <w:bCs/>
              </w:rPr>
              <w:t xml:space="preserve"> </w:t>
            </w:r>
            <w:proofErr w:type="spellStart"/>
            <w:r w:rsidRPr="000311AE">
              <w:rPr>
                <w:rFonts w:ascii="Times New Roman" w:hAnsi="Times New Roman" w:cs="Times New Roman"/>
                <w:b/>
                <w:bCs/>
              </w:rPr>
              <w:t>Story</w:t>
            </w:r>
            <w:proofErr w:type="spellEnd"/>
            <w:r w:rsidRPr="000311AE">
              <w:rPr>
                <w:rFonts w:ascii="Times New Roman" w:hAnsi="Times New Roman" w:cs="Times New Roman"/>
                <w:b/>
                <w:bCs/>
              </w:rPr>
              <w:t>:</w:t>
            </w:r>
            <w:r w:rsidRPr="000311AE">
              <w:rPr>
                <w:rFonts w:ascii="Times New Roman" w:hAnsi="Times New Roman" w:cs="Times New Roman"/>
              </w:rPr>
              <w:t xml:space="preserve"> US 8 (Управління списками контенту)</w:t>
            </w:r>
          </w:p>
        </w:tc>
      </w:tr>
      <w:tr w:rsidR="0000231F" w:rsidRPr="000311AE" w14:paraId="1669B14B" w14:textId="77777777" w:rsidTr="00FD4693">
        <w:tc>
          <w:tcPr>
            <w:tcW w:w="0" w:type="auto"/>
            <w:hideMark/>
          </w:tcPr>
          <w:p w14:paraId="2A453D14"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t>Передумови (початковий стан)</w:t>
            </w:r>
          </w:p>
        </w:tc>
        <w:tc>
          <w:tcPr>
            <w:tcW w:w="0" w:type="auto"/>
            <w:hideMark/>
          </w:tcPr>
          <w:p w14:paraId="14E0E8E4" w14:textId="592C8106" w:rsidR="00F46275" w:rsidRPr="00F46275" w:rsidRDefault="0000231F" w:rsidP="00F46275">
            <w:pPr>
              <w:pStyle w:val="a9"/>
              <w:numPr>
                <w:ilvl w:val="0"/>
                <w:numId w:val="160"/>
              </w:numPr>
              <w:spacing w:line="240" w:lineRule="auto"/>
              <w:ind w:left="410"/>
              <w:jc w:val="both"/>
              <w:rPr>
                <w:rFonts w:ascii="Times New Roman" w:hAnsi="Times New Roman" w:cs="Times New Roman"/>
                <w:lang w:val="en-US"/>
              </w:rPr>
            </w:pPr>
            <w:r w:rsidRPr="00F46275">
              <w:rPr>
                <w:rFonts w:ascii="Times New Roman" w:hAnsi="Times New Roman" w:cs="Times New Roman"/>
              </w:rPr>
              <w:t>Користувач авторизований у системі з активною сесією</w:t>
            </w:r>
          </w:p>
          <w:p w14:paraId="5E2A0B11" w14:textId="682DAE27" w:rsidR="00F46275" w:rsidRPr="00F46275" w:rsidRDefault="0000231F" w:rsidP="00F46275">
            <w:pPr>
              <w:pStyle w:val="a9"/>
              <w:numPr>
                <w:ilvl w:val="0"/>
                <w:numId w:val="160"/>
              </w:numPr>
              <w:spacing w:line="240" w:lineRule="auto"/>
              <w:ind w:left="410"/>
              <w:jc w:val="both"/>
              <w:rPr>
                <w:rFonts w:ascii="Times New Roman" w:hAnsi="Times New Roman" w:cs="Times New Roman"/>
                <w:lang w:val="en-US"/>
              </w:rPr>
            </w:pPr>
            <w:r w:rsidRPr="00F46275">
              <w:rPr>
                <w:rFonts w:ascii="Times New Roman" w:hAnsi="Times New Roman" w:cs="Times New Roman"/>
              </w:rPr>
              <w:t xml:space="preserve">База даних користувацьких списків доступна згідно </w:t>
            </w:r>
            <w:proofErr w:type="spellStart"/>
            <w:r w:rsidRPr="00F46275">
              <w:rPr>
                <w:rFonts w:ascii="Times New Roman" w:hAnsi="Times New Roman" w:cs="Times New Roman"/>
              </w:rPr>
              <w:t>залежностей</w:t>
            </w:r>
            <w:proofErr w:type="spellEnd"/>
            <w:r w:rsidRPr="00F46275">
              <w:rPr>
                <w:rFonts w:ascii="Times New Roman" w:hAnsi="Times New Roman" w:cs="Times New Roman"/>
              </w:rPr>
              <w:t xml:space="preserve"> US 8</w:t>
            </w:r>
          </w:p>
          <w:p w14:paraId="623F7885" w14:textId="6E649EDF" w:rsidR="00F46275" w:rsidRPr="00F46275" w:rsidRDefault="0000231F" w:rsidP="00F46275">
            <w:pPr>
              <w:pStyle w:val="a9"/>
              <w:numPr>
                <w:ilvl w:val="0"/>
                <w:numId w:val="160"/>
              </w:numPr>
              <w:spacing w:line="240" w:lineRule="auto"/>
              <w:ind w:left="410"/>
              <w:jc w:val="both"/>
              <w:rPr>
                <w:rFonts w:ascii="Times New Roman" w:hAnsi="Times New Roman" w:cs="Times New Roman"/>
                <w:lang w:val="en-US"/>
              </w:rPr>
            </w:pPr>
            <w:r w:rsidRPr="00F46275">
              <w:rPr>
                <w:rFonts w:ascii="Times New Roman" w:hAnsi="Times New Roman" w:cs="Times New Roman"/>
              </w:rPr>
              <w:t>API управління колекціями функціонує</w:t>
            </w:r>
          </w:p>
          <w:p w14:paraId="7FC5F4BF" w14:textId="37CE8926" w:rsidR="00F46275" w:rsidRPr="00F46275" w:rsidRDefault="0000231F" w:rsidP="00F46275">
            <w:pPr>
              <w:pStyle w:val="a9"/>
              <w:numPr>
                <w:ilvl w:val="0"/>
                <w:numId w:val="160"/>
              </w:numPr>
              <w:spacing w:line="240" w:lineRule="auto"/>
              <w:ind w:left="410"/>
              <w:jc w:val="both"/>
              <w:rPr>
                <w:rFonts w:ascii="Times New Roman" w:hAnsi="Times New Roman" w:cs="Times New Roman"/>
                <w:lang w:val="en-US"/>
              </w:rPr>
            </w:pPr>
            <w:r w:rsidRPr="00F46275">
              <w:rPr>
                <w:rFonts w:ascii="Times New Roman" w:hAnsi="Times New Roman" w:cs="Times New Roman"/>
              </w:rPr>
              <w:t>Система синхронізації активна</w:t>
            </w:r>
          </w:p>
          <w:p w14:paraId="3D44E09D" w14:textId="16300271" w:rsidR="0000231F" w:rsidRPr="00F46275" w:rsidRDefault="0000231F" w:rsidP="00F46275">
            <w:pPr>
              <w:pStyle w:val="a9"/>
              <w:numPr>
                <w:ilvl w:val="0"/>
                <w:numId w:val="160"/>
              </w:numPr>
              <w:spacing w:line="240" w:lineRule="auto"/>
              <w:ind w:left="410"/>
              <w:jc w:val="both"/>
              <w:rPr>
                <w:rFonts w:ascii="Times New Roman" w:hAnsi="Times New Roman" w:cs="Times New Roman"/>
              </w:rPr>
            </w:pPr>
            <w:r w:rsidRPr="00F46275">
              <w:rPr>
                <w:rFonts w:ascii="Times New Roman" w:hAnsi="Times New Roman" w:cs="Times New Roman"/>
              </w:rPr>
              <w:t>Користувач переглядає каталог, детальну сторінку фільму, або розділ "Мої списки"</w:t>
            </w:r>
          </w:p>
        </w:tc>
      </w:tr>
      <w:tr w:rsidR="0000231F" w:rsidRPr="000311AE" w14:paraId="2F8BD5E0" w14:textId="77777777" w:rsidTr="00FD4693">
        <w:tc>
          <w:tcPr>
            <w:tcW w:w="0" w:type="auto"/>
            <w:hideMark/>
          </w:tcPr>
          <w:p w14:paraId="6FC33DF2"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t>Тригер</w:t>
            </w:r>
          </w:p>
        </w:tc>
        <w:tc>
          <w:tcPr>
            <w:tcW w:w="0" w:type="auto"/>
            <w:hideMark/>
          </w:tcPr>
          <w:p w14:paraId="302C537E"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rPr>
              <w:t xml:space="preserve">Користувач натискає іконку "Додати до списку" (+, </w:t>
            </w:r>
            <w:proofErr w:type="spellStart"/>
            <w:r w:rsidRPr="000311AE">
              <w:rPr>
                <w:rFonts w:ascii="Times New Roman" w:hAnsi="Times New Roman" w:cs="Times New Roman"/>
              </w:rPr>
              <w:t>bookmark</w:t>
            </w:r>
            <w:proofErr w:type="spellEnd"/>
            <w:r w:rsidRPr="000311AE">
              <w:rPr>
                <w:rFonts w:ascii="Times New Roman" w:hAnsi="Times New Roman" w:cs="Times New Roman"/>
              </w:rPr>
              <w:t xml:space="preserve">, </w:t>
            </w:r>
            <w:proofErr w:type="spellStart"/>
            <w:r w:rsidRPr="000311AE">
              <w:rPr>
                <w:rFonts w:ascii="Times New Roman" w:hAnsi="Times New Roman" w:cs="Times New Roman"/>
              </w:rPr>
              <w:t>heart</w:t>
            </w:r>
            <w:proofErr w:type="spellEnd"/>
            <w:r w:rsidRPr="000311AE">
              <w:rPr>
                <w:rFonts w:ascii="Times New Roman" w:hAnsi="Times New Roman" w:cs="Times New Roman"/>
              </w:rPr>
              <w:t>) на картці контенту, детальній сторінці фільму, або переходить до розділу "Мої списки" для управління</w:t>
            </w:r>
          </w:p>
        </w:tc>
      </w:tr>
      <w:tr w:rsidR="0000231F" w:rsidRPr="000311AE" w14:paraId="7FAD0E31" w14:textId="77777777" w:rsidTr="00FD4693">
        <w:tc>
          <w:tcPr>
            <w:tcW w:w="0" w:type="auto"/>
            <w:hideMark/>
          </w:tcPr>
          <w:p w14:paraId="2298C8B2"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t>Результат (</w:t>
            </w:r>
            <w:proofErr w:type="spellStart"/>
            <w:r w:rsidRPr="000311AE">
              <w:rPr>
                <w:rFonts w:ascii="Times New Roman" w:hAnsi="Times New Roman" w:cs="Times New Roman"/>
                <w:b/>
                <w:bCs/>
              </w:rPr>
              <w:t>післяумова</w:t>
            </w:r>
            <w:proofErr w:type="spellEnd"/>
            <w:r w:rsidRPr="000311AE">
              <w:rPr>
                <w:rFonts w:ascii="Times New Roman" w:hAnsi="Times New Roman" w:cs="Times New Roman"/>
                <w:b/>
                <w:bCs/>
              </w:rPr>
              <w:t>)</w:t>
            </w:r>
          </w:p>
        </w:tc>
        <w:tc>
          <w:tcPr>
            <w:tcW w:w="0" w:type="auto"/>
            <w:hideMark/>
          </w:tcPr>
          <w:p w14:paraId="36C14377" w14:textId="77777777" w:rsidR="00FE09E9" w:rsidRDefault="0000231F" w:rsidP="004375E2">
            <w:pPr>
              <w:spacing w:line="240" w:lineRule="auto"/>
              <w:jc w:val="both"/>
              <w:rPr>
                <w:rFonts w:ascii="Times New Roman" w:hAnsi="Times New Roman" w:cs="Times New Roman"/>
                <w:lang w:val="en-US"/>
              </w:rPr>
            </w:pPr>
            <w:r w:rsidRPr="000311AE">
              <w:rPr>
                <w:rFonts w:ascii="Times New Roman" w:hAnsi="Times New Roman" w:cs="Times New Roman"/>
                <w:b/>
                <w:bCs/>
              </w:rPr>
              <w:t>Успішний сценарій:</w:t>
            </w:r>
            <w:r w:rsidRPr="000311AE">
              <w:rPr>
                <w:rFonts w:ascii="Times New Roman" w:hAnsi="Times New Roman" w:cs="Times New Roman"/>
              </w:rPr>
              <w:t xml:space="preserve"> Фільм/серіал додано до обраного списку згідно US 8 (критерій 1), якщо фільм вже у списку - показана опція видалення згідно US 8 (критерій 2), списки відображаються у розділі "Мої списки" з можливістю сортування згідно US 8 (критерій 3), зміни синхронізовані між всіма </w:t>
            </w:r>
            <w:r w:rsidRPr="000311AE">
              <w:rPr>
                <w:rFonts w:ascii="Times New Roman" w:hAnsi="Times New Roman" w:cs="Times New Roman"/>
              </w:rPr>
              <w:lastRenderedPageBreak/>
              <w:t>пристроями згідно US 8 (критерій 5), показано підтверджуюче повідомлення</w:t>
            </w:r>
          </w:p>
          <w:p w14:paraId="2AE84349" w14:textId="77777777" w:rsidR="00FE09E9" w:rsidRDefault="0000231F" w:rsidP="004375E2">
            <w:pPr>
              <w:spacing w:line="240" w:lineRule="auto"/>
              <w:jc w:val="both"/>
              <w:rPr>
                <w:rFonts w:ascii="Times New Roman" w:hAnsi="Times New Roman" w:cs="Times New Roman"/>
                <w:lang w:val="en-US"/>
              </w:rPr>
            </w:pPr>
            <w:r w:rsidRPr="000311AE">
              <w:rPr>
                <w:rFonts w:ascii="Times New Roman" w:hAnsi="Times New Roman" w:cs="Times New Roman"/>
                <w:b/>
                <w:bCs/>
              </w:rPr>
              <w:t>Альтернативний сценарій:</w:t>
            </w:r>
            <w:r w:rsidRPr="000311AE">
              <w:rPr>
                <w:rFonts w:ascii="Times New Roman" w:hAnsi="Times New Roman" w:cs="Times New Roman"/>
              </w:rPr>
              <w:t xml:space="preserve"> Створено новий власний список, фільм видалено зі списку, список перейменовано або видалено, порожній список показує персоналізовані пропозиції згідно US 8 (критерій 4)</w:t>
            </w:r>
          </w:p>
          <w:p w14:paraId="5A5811BB" w14:textId="2F45FC2E"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t>Негативний сценарій:</w:t>
            </w:r>
            <w:r w:rsidRPr="000311AE">
              <w:rPr>
                <w:rFonts w:ascii="Times New Roman" w:hAnsi="Times New Roman" w:cs="Times New Roman"/>
              </w:rPr>
              <w:t xml:space="preserve"> Помилка додавання оброблена з повідомленням, зміни не збережені через технічну проблему</w:t>
            </w:r>
          </w:p>
        </w:tc>
      </w:tr>
      <w:tr w:rsidR="0000231F" w:rsidRPr="000311AE" w14:paraId="1467FF32" w14:textId="77777777" w:rsidTr="00FD4693">
        <w:tc>
          <w:tcPr>
            <w:tcW w:w="0" w:type="auto"/>
            <w:hideMark/>
          </w:tcPr>
          <w:p w14:paraId="2D067725"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lastRenderedPageBreak/>
              <w:t>Основний успішний сценарій</w:t>
            </w:r>
          </w:p>
        </w:tc>
        <w:tc>
          <w:tcPr>
            <w:tcW w:w="0" w:type="auto"/>
            <w:hideMark/>
          </w:tcPr>
          <w:p w14:paraId="0657E609" w14:textId="2CC43A7F" w:rsidR="00FE09E9" w:rsidRPr="00FE09E9" w:rsidRDefault="0000231F" w:rsidP="00FE09E9">
            <w:pPr>
              <w:pStyle w:val="a9"/>
              <w:numPr>
                <w:ilvl w:val="0"/>
                <w:numId w:val="162"/>
              </w:numPr>
              <w:spacing w:line="240" w:lineRule="auto"/>
              <w:ind w:left="370"/>
              <w:jc w:val="both"/>
              <w:rPr>
                <w:rFonts w:ascii="Times New Roman" w:hAnsi="Times New Roman" w:cs="Times New Roman"/>
                <w:lang w:val="en-US"/>
              </w:rPr>
            </w:pPr>
            <w:r w:rsidRPr="00FE09E9">
              <w:rPr>
                <w:rFonts w:ascii="Times New Roman" w:hAnsi="Times New Roman" w:cs="Times New Roman"/>
              </w:rPr>
              <w:t>Користувач переглядає каталог або детальну сторінку фільму/серіалу</w:t>
            </w:r>
          </w:p>
          <w:p w14:paraId="369D17FD" w14:textId="5B94EB2F" w:rsidR="00FE09E9" w:rsidRPr="00FE09E9" w:rsidRDefault="0000231F" w:rsidP="00FE09E9">
            <w:pPr>
              <w:pStyle w:val="a9"/>
              <w:numPr>
                <w:ilvl w:val="0"/>
                <w:numId w:val="162"/>
              </w:numPr>
              <w:spacing w:line="240" w:lineRule="auto"/>
              <w:ind w:left="370"/>
              <w:jc w:val="both"/>
              <w:rPr>
                <w:rFonts w:ascii="Times New Roman" w:hAnsi="Times New Roman" w:cs="Times New Roman"/>
                <w:lang w:val="en-US"/>
              </w:rPr>
            </w:pPr>
            <w:r w:rsidRPr="00FE09E9">
              <w:rPr>
                <w:rFonts w:ascii="Times New Roman" w:hAnsi="Times New Roman" w:cs="Times New Roman"/>
              </w:rPr>
              <w:t xml:space="preserve">Система відображає іконку "Додати до списку" у формі </w:t>
            </w:r>
            <w:proofErr w:type="spellStart"/>
            <w:r w:rsidRPr="00FE09E9">
              <w:rPr>
                <w:rFonts w:ascii="Times New Roman" w:hAnsi="Times New Roman" w:cs="Times New Roman"/>
              </w:rPr>
              <w:t>bookmark</w:t>
            </w:r>
            <w:proofErr w:type="spellEnd"/>
            <w:r w:rsidRPr="00FE09E9">
              <w:rPr>
                <w:rFonts w:ascii="Times New Roman" w:hAnsi="Times New Roman" w:cs="Times New Roman"/>
              </w:rPr>
              <w:t xml:space="preserve">, </w:t>
            </w:r>
            <w:proofErr w:type="spellStart"/>
            <w:r w:rsidRPr="00FE09E9">
              <w:rPr>
                <w:rFonts w:ascii="Times New Roman" w:hAnsi="Times New Roman" w:cs="Times New Roman"/>
              </w:rPr>
              <w:t>plus</w:t>
            </w:r>
            <w:proofErr w:type="spellEnd"/>
            <w:r w:rsidRPr="00FE09E9">
              <w:rPr>
                <w:rFonts w:ascii="Times New Roman" w:hAnsi="Times New Roman" w:cs="Times New Roman"/>
              </w:rPr>
              <w:t xml:space="preserve"> або </w:t>
            </w:r>
            <w:proofErr w:type="spellStart"/>
            <w:r w:rsidRPr="00FE09E9">
              <w:rPr>
                <w:rFonts w:ascii="Times New Roman" w:hAnsi="Times New Roman" w:cs="Times New Roman"/>
              </w:rPr>
              <w:t>heart</w:t>
            </w:r>
            <w:proofErr w:type="spellEnd"/>
            <w:r w:rsidRPr="00FE09E9">
              <w:rPr>
                <w:rFonts w:ascii="Times New Roman" w:hAnsi="Times New Roman" w:cs="Times New Roman"/>
              </w:rPr>
              <w:t xml:space="preserve"> </w:t>
            </w:r>
            <w:proofErr w:type="spellStart"/>
            <w:r w:rsidRPr="00FE09E9">
              <w:rPr>
                <w:rFonts w:ascii="Times New Roman" w:hAnsi="Times New Roman" w:cs="Times New Roman"/>
              </w:rPr>
              <w:t>icon</w:t>
            </w:r>
            <w:proofErr w:type="spellEnd"/>
            <w:r w:rsidRPr="00FE09E9">
              <w:rPr>
                <w:rFonts w:ascii="Times New Roman" w:hAnsi="Times New Roman" w:cs="Times New Roman"/>
              </w:rPr>
              <w:t xml:space="preserve"> біля кожного фільму</w:t>
            </w:r>
          </w:p>
          <w:p w14:paraId="2525A046" w14:textId="5D26BD93" w:rsidR="00FE09E9" w:rsidRPr="00FE09E9" w:rsidRDefault="0000231F" w:rsidP="00FE09E9">
            <w:pPr>
              <w:pStyle w:val="a9"/>
              <w:numPr>
                <w:ilvl w:val="0"/>
                <w:numId w:val="162"/>
              </w:numPr>
              <w:spacing w:line="240" w:lineRule="auto"/>
              <w:ind w:left="370"/>
              <w:jc w:val="both"/>
              <w:rPr>
                <w:rFonts w:ascii="Times New Roman" w:hAnsi="Times New Roman" w:cs="Times New Roman"/>
                <w:lang w:val="en-US"/>
              </w:rPr>
            </w:pPr>
            <w:r w:rsidRPr="00FE09E9">
              <w:rPr>
                <w:rFonts w:ascii="Times New Roman" w:hAnsi="Times New Roman" w:cs="Times New Roman"/>
              </w:rPr>
              <w:t>Користувач натискає іконку "Додати до списку" для обраного фільму</w:t>
            </w:r>
          </w:p>
          <w:p w14:paraId="21033705" w14:textId="77777777" w:rsidR="00FE09E9" w:rsidRDefault="0000231F" w:rsidP="00FE09E9">
            <w:pPr>
              <w:pStyle w:val="a9"/>
              <w:numPr>
                <w:ilvl w:val="0"/>
                <w:numId w:val="162"/>
              </w:numPr>
              <w:spacing w:line="240" w:lineRule="auto"/>
              <w:ind w:left="370"/>
              <w:jc w:val="both"/>
              <w:rPr>
                <w:rFonts w:ascii="Times New Roman" w:hAnsi="Times New Roman" w:cs="Times New Roman"/>
                <w:lang w:val="en-US"/>
              </w:rPr>
            </w:pPr>
            <w:r w:rsidRPr="00FE09E9">
              <w:rPr>
                <w:rFonts w:ascii="Times New Roman" w:hAnsi="Times New Roman" w:cs="Times New Roman"/>
              </w:rPr>
              <w:t xml:space="preserve">Система відкриває </w:t>
            </w:r>
            <w:proofErr w:type="spellStart"/>
            <w:r w:rsidRPr="00FE09E9">
              <w:rPr>
                <w:rFonts w:ascii="Times New Roman" w:hAnsi="Times New Roman" w:cs="Times New Roman"/>
              </w:rPr>
              <w:t>mini-dropdown</w:t>
            </w:r>
            <w:proofErr w:type="spellEnd"/>
            <w:r w:rsidRPr="00FE09E9">
              <w:rPr>
                <w:rFonts w:ascii="Times New Roman" w:hAnsi="Times New Roman" w:cs="Times New Roman"/>
              </w:rPr>
              <w:t xml:space="preserve"> або </w:t>
            </w:r>
            <w:proofErr w:type="spellStart"/>
            <w:r w:rsidRPr="00FE09E9">
              <w:rPr>
                <w:rFonts w:ascii="Times New Roman" w:hAnsi="Times New Roman" w:cs="Times New Roman"/>
              </w:rPr>
              <w:t>modal</w:t>
            </w:r>
            <w:proofErr w:type="spellEnd"/>
            <w:r w:rsidRPr="00FE09E9">
              <w:rPr>
                <w:rFonts w:ascii="Times New Roman" w:hAnsi="Times New Roman" w:cs="Times New Roman"/>
              </w:rPr>
              <w:t xml:space="preserve"> з попередньо створеними списками згідно US 8 (критерій 1):</w:t>
            </w:r>
          </w:p>
          <w:p w14:paraId="4D60E617" w14:textId="060A313B" w:rsidR="00FE09E9" w:rsidRDefault="0000231F" w:rsidP="00FE09E9">
            <w:pPr>
              <w:pStyle w:val="a9"/>
              <w:numPr>
                <w:ilvl w:val="1"/>
                <w:numId w:val="23"/>
              </w:numPr>
              <w:spacing w:line="240" w:lineRule="auto"/>
              <w:ind w:left="1017"/>
              <w:jc w:val="both"/>
              <w:rPr>
                <w:rFonts w:ascii="Times New Roman" w:hAnsi="Times New Roman" w:cs="Times New Roman"/>
                <w:lang w:val="en-US"/>
              </w:rPr>
            </w:pPr>
            <w:r w:rsidRPr="00FE09E9">
              <w:rPr>
                <w:rFonts w:ascii="Times New Roman" w:hAnsi="Times New Roman" w:cs="Times New Roman"/>
              </w:rPr>
              <w:t>"Вподобані" (</w:t>
            </w:r>
            <w:r w:rsidRPr="00FE09E9">
              <w:rPr>
                <w:rFonts w:ascii="Segoe UI Emoji" w:hAnsi="Segoe UI Emoji" w:cs="Segoe UI Emoji"/>
              </w:rPr>
              <w:t>❤️</w:t>
            </w:r>
            <w:r w:rsidRPr="00FE09E9">
              <w:rPr>
                <w:rFonts w:ascii="Times New Roman" w:hAnsi="Times New Roman" w:cs="Times New Roman"/>
              </w:rPr>
              <w:t xml:space="preserve"> </w:t>
            </w:r>
            <w:proofErr w:type="spellStart"/>
            <w:r w:rsidRPr="00FE09E9">
              <w:rPr>
                <w:rFonts w:ascii="Times New Roman" w:hAnsi="Times New Roman" w:cs="Times New Roman"/>
              </w:rPr>
              <w:t>Favorites</w:t>
            </w:r>
            <w:proofErr w:type="spellEnd"/>
            <w:r w:rsidRPr="00FE09E9">
              <w:rPr>
                <w:rFonts w:ascii="Times New Roman" w:hAnsi="Times New Roman" w:cs="Times New Roman"/>
              </w:rPr>
              <w:t>)</w:t>
            </w:r>
          </w:p>
          <w:p w14:paraId="3E41D7D2" w14:textId="500F6ACA" w:rsidR="00FE09E9" w:rsidRDefault="0000231F" w:rsidP="00FE09E9">
            <w:pPr>
              <w:pStyle w:val="a9"/>
              <w:numPr>
                <w:ilvl w:val="1"/>
                <w:numId w:val="23"/>
              </w:numPr>
              <w:spacing w:line="240" w:lineRule="auto"/>
              <w:ind w:left="1017"/>
              <w:jc w:val="both"/>
              <w:rPr>
                <w:rFonts w:ascii="Times New Roman" w:hAnsi="Times New Roman" w:cs="Times New Roman"/>
                <w:lang w:val="en-US"/>
              </w:rPr>
            </w:pPr>
            <w:r w:rsidRPr="00FE09E9">
              <w:rPr>
                <w:rFonts w:ascii="Times New Roman" w:hAnsi="Times New Roman" w:cs="Times New Roman"/>
              </w:rPr>
              <w:t>"Переглянути пізніше" (</w:t>
            </w:r>
            <w:r w:rsidRPr="00FE09E9">
              <w:rPr>
                <w:rFonts w:ascii="Segoe UI Emoji" w:hAnsi="Segoe UI Emoji" w:cs="Segoe UI Emoji"/>
              </w:rPr>
              <w:t>🕐</w:t>
            </w:r>
            <w:r w:rsidRPr="00FE09E9">
              <w:rPr>
                <w:rFonts w:ascii="Times New Roman" w:hAnsi="Times New Roman" w:cs="Times New Roman"/>
              </w:rPr>
              <w:t xml:space="preserve"> </w:t>
            </w:r>
            <w:proofErr w:type="spellStart"/>
            <w:r w:rsidRPr="00FE09E9">
              <w:rPr>
                <w:rFonts w:ascii="Times New Roman" w:hAnsi="Times New Roman" w:cs="Times New Roman"/>
              </w:rPr>
              <w:t>Watch</w:t>
            </w:r>
            <w:proofErr w:type="spellEnd"/>
            <w:r w:rsidRPr="00FE09E9">
              <w:rPr>
                <w:rFonts w:ascii="Times New Roman" w:hAnsi="Times New Roman" w:cs="Times New Roman"/>
              </w:rPr>
              <w:t xml:space="preserve"> </w:t>
            </w:r>
            <w:proofErr w:type="spellStart"/>
            <w:r w:rsidRPr="00FE09E9">
              <w:rPr>
                <w:rFonts w:ascii="Times New Roman" w:hAnsi="Times New Roman" w:cs="Times New Roman"/>
              </w:rPr>
              <w:t>Later</w:t>
            </w:r>
            <w:proofErr w:type="spellEnd"/>
            <w:r w:rsidRPr="00FE09E9">
              <w:rPr>
                <w:rFonts w:ascii="Times New Roman" w:hAnsi="Times New Roman" w:cs="Times New Roman"/>
              </w:rPr>
              <w:t>)</w:t>
            </w:r>
          </w:p>
          <w:p w14:paraId="46559511" w14:textId="7A80B6B9" w:rsidR="00FE09E9" w:rsidRDefault="0000231F" w:rsidP="00FE09E9">
            <w:pPr>
              <w:pStyle w:val="a9"/>
              <w:numPr>
                <w:ilvl w:val="1"/>
                <w:numId w:val="23"/>
              </w:numPr>
              <w:spacing w:line="240" w:lineRule="auto"/>
              <w:ind w:left="1017"/>
              <w:jc w:val="both"/>
              <w:rPr>
                <w:rFonts w:ascii="Times New Roman" w:hAnsi="Times New Roman" w:cs="Times New Roman"/>
                <w:lang w:val="en-US"/>
              </w:rPr>
            </w:pPr>
            <w:r w:rsidRPr="00FE09E9">
              <w:rPr>
                <w:rFonts w:ascii="Times New Roman" w:hAnsi="Times New Roman" w:cs="Times New Roman"/>
              </w:rPr>
              <w:t>[Інші власні списки користувача, якщо створені]</w:t>
            </w:r>
          </w:p>
          <w:p w14:paraId="44BB9B35" w14:textId="36EED443" w:rsidR="00FE09E9" w:rsidRPr="00FE09E9" w:rsidRDefault="0000231F" w:rsidP="00FE09E9">
            <w:pPr>
              <w:pStyle w:val="a9"/>
              <w:numPr>
                <w:ilvl w:val="1"/>
                <w:numId w:val="23"/>
              </w:numPr>
              <w:spacing w:line="240" w:lineRule="auto"/>
              <w:ind w:left="1017"/>
              <w:jc w:val="both"/>
              <w:rPr>
                <w:rFonts w:ascii="Times New Roman" w:hAnsi="Times New Roman" w:cs="Times New Roman"/>
                <w:lang w:val="en-US"/>
              </w:rPr>
            </w:pPr>
            <w:r w:rsidRPr="00FE09E9">
              <w:rPr>
                <w:rFonts w:ascii="Times New Roman" w:hAnsi="Times New Roman" w:cs="Times New Roman"/>
              </w:rPr>
              <w:t>"+ Створити новий список"</w:t>
            </w:r>
          </w:p>
          <w:p w14:paraId="5CAA34E8" w14:textId="1AA54DA6" w:rsidR="00FE09E9" w:rsidRPr="00FE09E9" w:rsidRDefault="0000231F" w:rsidP="00FE09E9">
            <w:pPr>
              <w:pStyle w:val="a9"/>
              <w:numPr>
                <w:ilvl w:val="0"/>
                <w:numId w:val="162"/>
              </w:numPr>
              <w:spacing w:line="240" w:lineRule="auto"/>
              <w:ind w:left="370"/>
              <w:jc w:val="both"/>
              <w:rPr>
                <w:rFonts w:ascii="Times New Roman" w:hAnsi="Times New Roman" w:cs="Times New Roman"/>
                <w:lang w:val="en-US"/>
              </w:rPr>
            </w:pPr>
            <w:r w:rsidRPr="00FE09E9">
              <w:rPr>
                <w:rFonts w:ascii="Times New Roman" w:hAnsi="Times New Roman" w:cs="Times New Roman"/>
              </w:rPr>
              <w:t xml:space="preserve">Кожен список у </w:t>
            </w:r>
            <w:proofErr w:type="spellStart"/>
            <w:r w:rsidRPr="00FE09E9">
              <w:rPr>
                <w:rFonts w:ascii="Times New Roman" w:hAnsi="Times New Roman" w:cs="Times New Roman"/>
              </w:rPr>
              <w:t>dropdown</w:t>
            </w:r>
            <w:proofErr w:type="spellEnd"/>
            <w:r w:rsidRPr="00FE09E9">
              <w:rPr>
                <w:rFonts w:ascii="Times New Roman" w:hAnsi="Times New Roman" w:cs="Times New Roman"/>
              </w:rPr>
              <w:t xml:space="preserve"> показує: назву списку, іконку, кількість елементів у списку, індикатор чи фільм вже у цьому списку (</w:t>
            </w:r>
            <w:proofErr w:type="spellStart"/>
            <w:r w:rsidRPr="00FE09E9">
              <w:rPr>
                <w:rFonts w:ascii="Times New Roman" w:hAnsi="Times New Roman" w:cs="Times New Roman"/>
              </w:rPr>
              <w:t>checkmark</w:t>
            </w:r>
            <w:proofErr w:type="spellEnd"/>
            <w:r w:rsidRPr="00FE09E9">
              <w:rPr>
                <w:rFonts w:ascii="Times New Roman" w:hAnsi="Times New Roman" w:cs="Times New Roman"/>
              </w:rPr>
              <w:t xml:space="preserve"> </w:t>
            </w:r>
            <w:r w:rsidRPr="00FE09E9">
              <w:rPr>
                <w:rFonts w:ascii="Segoe UI Symbol" w:hAnsi="Segoe UI Symbol" w:cs="Segoe UI Symbol"/>
              </w:rPr>
              <w:t>✓</w:t>
            </w:r>
            <w:r w:rsidRPr="00FE09E9">
              <w:rPr>
                <w:rFonts w:ascii="Times New Roman" w:hAnsi="Times New Roman" w:cs="Times New Roman"/>
              </w:rPr>
              <w:t>)</w:t>
            </w:r>
          </w:p>
          <w:p w14:paraId="404F47F6" w14:textId="5C34CB26" w:rsidR="00FE09E9" w:rsidRPr="00FE09E9" w:rsidRDefault="0000231F" w:rsidP="00FE09E9">
            <w:pPr>
              <w:pStyle w:val="a9"/>
              <w:numPr>
                <w:ilvl w:val="0"/>
                <w:numId w:val="162"/>
              </w:numPr>
              <w:spacing w:line="240" w:lineRule="auto"/>
              <w:ind w:left="370"/>
              <w:jc w:val="both"/>
              <w:rPr>
                <w:rFonts w:ascii="Times New Roman" w:hAnsi="Times New Roman" w:cs="Times New Roman"/>
                <w:lang w:val="en-US"/>
              </w:rPr>
            </w:pPr>
            <w:r w:rsidRPr="00FE09E9">
              <w:rPr>
                <w:rFonts w:ascii="Times New Roman" w:hAnsi="Times New Roman" w:cs="Times New Roman"/>
              </w:rPr>
              <w:t>Користувач обирає список "Вподобані"</w:t>
            </w:r>
          </w:p>
          <w:p w14:paraId="3F199E9F" w14:textId="1CB2AECC" w:rsidR="00FE09E9" w:rsidRPr="00FE09E9" w:rsidRDefault="0000231F" w:rsidP="00FE09E9">
            <w:pPr>
              <w:pStyle w:val="a9"/>
              <w:numPr>
                <w:ilvl w:val="0"/>
                <w:numId w:val="162"/>
              </w:numPr>
              <w:spacing w:line="240" w:lineRule="auto"/>
              <w:ind w:left="370"/>
              <w:jc w:val="both"/>
              <w:rPr>
                <w:rFonts w:ascii="Times New Roman" w:hAnsi="Times New Roman" w:cs="Times New Roman"/>
                <w:lang w:val="en-US"/>
              </w:rPr>
            </w:pPr>
            <w:r w:rsidRPr="00FE09E9">
              <w:rPr>
                <w:rFonts w:ascii="Times New Roman" w:hAnsi="Times New Roman" w:cs="Times New Roman"/>
              </w:rPr>
              <w:t>Система перевіряє, чи фільм вже присутній у цьому списку</w:t>
            </w:r>
          </w:p>
          <w:p w14:paraId="66AE027D" w14:textId="212C13BD" w:rsidR="00FE09E9" w:rsidRPr="00FE09E9" w:rsidRDefault="0000231F" w:rsidP="00FE09E9">
            <w:pPr>
              <w:pStyle w:val="a9"/>
              <w:numPr>
                <w:ilvl w:val="0"/>
                <w:numId w:val="162"/>
              </w:numPr>
              <w:spacing w:line="240" w:lineRule="auto"/>
              <w:ind w:left="370"/>
              <w:jc w:val="both"/>
              <w:rPr>
                <w:rFonts w:ascii="Times New Roman" w:hAnsi="Times New Roman" w:cs="Times New Roman"/>
                <w:lang w:val="en-US"/>
              </w:rPr>
            </w:pPr>
            <w:r w:rsidRPr="00FE09E9">
              <w:rPr>
                <w:rFonts w:ascii="Times New Roman" w:hAnsi="Times New Roman" w:cs="Times New Roman"/>
              </w:rPr>
              <w:t xml:space="preserve">Якщо фільму немає у списку: система додає запис у таблицю </w:t>
            </w:r>
            <w:proofErr w:type="spellStart"/>
            <w:r w:rsidRPr="00FE09E9">
              <w:rPr>
                <w:rFonts w:ascii="Times New Roman" w:hAnsi="Times New Roman" w:cs="Times New Roman"/>
              </w:rPr>
              <w:t>user_lists</w:t>
            </w:r>
            <w:proofErr w:type="spellEnd"/>
            <w:r w:rsidRPr="00FE09E9">
              <w:rPr>
                <w:rFonts w:ascii="Times New Roman" w:hAnsi="Times New Roman" w:cs="Times New Roman"/>
              </w:rPr>
              <w:t xml:space="preserve">: </w:t>
            </w:r>
            <w:proofErr w:type="spellStart"/>
            <w:r w:rsidRPr="00FE09E9">
              <w:rPr>
                <w:rFonts w:ascii="Times New Roman" w:hAnsi="Times New Roman" w:cs="Times New Roman"/>
              </w:rPr>
              <w:t>user_id</w:t>
            </w:r>
            <w:proofErr w:type="spellEnd"/>
            <w:r w:rsidRPr="00FE09E9">
              <w:rPr>
                <w:rFonts w:ascii="Times New Roman" w:hAnsi="Times New Roman" w:cs="Times New Roman"/>
              </w:rPr>
              <w:t xml:space="preserve">, </w:t>
            </w:r>
            <w:proofErr w:type="spellStart"/>
            <w:r w:rsidRPr="00FE09E9">
              <w:rPr>
                <w:rFonts w:ascii="Times New Roman" w:hAnsi="Times New Roman" w:cs="Times New Roman"/>
              </w:rPr>
              <w:t>list_id</w:t>
            </w:r>
            <w:proofErr w:type="spellEnd"/>
            <w:r w:rsidRPr="00FE09E9">
              <w:rPr>
                <w:rFonts w:ascii="Times New Roman" w:hAnsi="Times New Roman" w:cs="Times New Roman"/>
              </w:rPr>
              <w:t xml:space="preserve">, </w:t>
            </w:r>
            <w:proofErr w:type="spellStart"/>
            <w:r w:rsidRPr="00FE09E9">
              <w:rPr>
                <w:rFonts w:ascii="Times New Roman" w:hAnsi="Times New Roman" w:cs="Times New Roman"/>
              </w:rPr>
              <w:t>content_id</w:t>
            </w:r>
            <w:proofErr w:type="spellEnd"/>
            <w:r w:rsidRPr="00FE09E9">
              <w:rPr>
                <w:rFonts w:ascii="Times New Roman" w:hAnsi="Times New Roman" w:cs="Times New Roman"/>
              </w:rPr>
              <w:t xml:space="preserve">, </w:t>
            </w:r>
            <w:proofErr w:type="spellStart"/>
            <w:r w:rsidRPr="00FE09E9">
              <w:rPr>
                <w:rFonts w:ascii="Times New Roman" w:hAnsi="Times New Roman" w:cs="Times New Roman"/>
              </w:rPr>
              <w:t>added_date</w:t>
            </w:r>
            <w:proofErr w:type="spellEnd"/>
            <w:r w:rsidRPr="00FE09E9">
              <w:rPr>
                <w:rFonts w:ascii="Times New Roman" w:hAnsi="Times New Roman" w:cs="Times New Roman"/>
              </w:rPr>
              <w:t xml:space="preserve"> (</w:t>
            </w:r>
            <w:proofErr w:type="spellStart"/>
            <w:r w:rsidRPr="00FE09E9">
              <w:rPr>
                <w:rFonts w:ascii="Times New Roman" w:hAnsi="Times New Roman" w:cs="Times New Roman"/>
              </w:rPr>
              <w:t>timestamp</w:t>
            </w:r>
            <w:proofErr w:type="spellEnd"/>
            <w:r w:rsidRPr="00FE09E9">
              <w:rPr>
                <w:rFonts w:ascii="Times New Roman" w:hAnsi="Times New Roman" w:cs="Times New Roman"/>
              </w:rPr>
              <w:t xml:space="preserve">), </w:t>
            </w:r>
            <w:proofErr w:type="spellStart"/>
            <w:r w:rsidRPr="00FE09E9">
              <w:rPr>
                <w:rFonts w:ascii="Times New Roman" w:hAnsi="Times New Roman" w:cs="Times New Roman"/>
              </w:rPr>
              <w:t>position</w:t>
            </w:r>
            <w:proofErr w:type="spellEnd"/>
            <w:r w:rsidRPr="00FE09E9">
              <w:rPr>
                <w:rFonts w:ascii="Times New Roman" w:hAnsi="Times New Roman" w:cs="Times New Roman"/>
              </w:rPr>
              <w:t xml:space="preserve"> (для майбутнього </w:t>
            </w:r>
            <w:proofErr w:type="spellStart"/>
            <w:r w:rsidRPr="00FE09E9">
              <w:rPr>
                <w:rFonts w:ascii="Times New Roman" w:hAnsi="Times New Roman" w:cs="Times New Roman"/>
              </w:rPr>
              <w:t>reordering</w:t>
            </w:r>
            <w:proofErr w:type="spellEnd"/>
            <w:r w:rsidRPr="00FE09E9">
              <w:rPr>
                <w:rFonts w:ascii="Times New Roman" w:hAnsi="Times New Roman" w:cs="Times New Roman"/>
              </w:rPr>
              <w:t>)</w:t>
            </w:r>
          </w:p>
          <w:p w14:paraId="405E5941" w14:textId="79498D17" w:rsidR="00FE09E9" w:rsidRPr="00FE09E9" w:rsidRDefault="0000231F" w:rsidP="00FE09E9">
            <w:pPr>
              <w:pStyle w:val="a9"/>
              <w:numPr>
                <w:ilvl w:val="0"/>
                <w:numId w:val="162"/>
              </w:numPr>
              <w:spacing w:line="240" w:lineRule="auto"/>
              <w:ind w:left="370"/>
              <w:jc w:val="both"/>
              <w:rPr>
                <w:rFonts w:ascii="Times New Roman" w:hAnsi="Times New Roman" w:cs="Times New Roman"/>
                <w:lang w:val="en-US"/>
              </w:rPr>
            </w:pPr>
            <w:r w:rsidRPr="00FE09E9">
              <w:rPr>
                <w:rFonts w:ascii="Times New Roman" w:hAnsi="Times New Roman" w:cs="Times New Roman"/>
              </w:rPr>
              <w:t>Система оновлює лічильник кількості елементів у списку (+1)</w:t>
            </w:r>
          </w:p>
          <w:p w14:paraId="20B99702" w14:textId="475E26D6" w:rsidR="00FE09E9" w:rsidRPr="00FE09E9" w:rsidRDefault="0000231F" w:rsidP="00FE09E9">
            <w:pPr>
              <w:pStyle w:val="a9"/>
              <w:numPr>
                <w:ilvl w:val="0"/>
                <w:numId w:val="162"/>
              </w:numPr>
              <w:spacing w:line="240" w:lineRule="auto"/>
              <w:ind w:left="370"/>
              <w:jc w:val="both"/>
              <w:rPr>
                <w:rFonts w:ascii="Times New Roman" w:hAnsi="Times New Roman" w:cs="Times New Roman"/>
                <w:lang w:val="en-US"/>
              </w:rPr>
            </w:pPr>
            <w:r w:rsidRPr="00FE09E9">
              <w:rPr>
                <w:rFonts w:ascii="Times New Roman" w:hAnsi="Times New Roman" w:cs="Times New Roman"/>
              </w:rPr>
              <w:t xml:space="preserve">Система відображає </w:t>
            </w:r>
            <w:proofErr w:type="spellStart"/>
            <w:r w:rsidRPr="00FE09E9">
              <w:rPr>
                <w:rFonts w:ascii="Times New Roman" w:hAnsi="Times New Roman" w:cs="Times New Roman"/>
              </w:rPr>
              <w:t>toast</w:t>
            </w:r>
            <w:proofErr w:type="spellEnd"/>
            <w:r w:rsidRPr="00FE09E9">
              <w:rPr>
                <w:rFonts w:ascii="Times New Roman" w:hAnsi="Times New Roman" w:cs="Times New Roman"/>
              </w:rPr>
              <w:t xml:space="preserve"> </w:t>
            </w:r>
            <w:proofErr w:type="spellStart"/>
            <w:r w:rsidRPr="00FE09E9">
              <w:rPr>
                <w:rFonts w:ascii="Times New Roman" w:hAnsi="Times New Roman" w:cs="Times New Roman"/>
              </w:rPr>
              <w:t>notification</w:t>
            </w:r>
            <w:proofErr w:type="spellEnd"/>
            <w:r w:rsidRPr="00FE09E9">
              <w:rPr>
                <w:rFonts w:ascii="Times New Roman" w:hAnsi="Times New Roman" w:cs="Times New Roman"/>
              </w:rPr>
              <w:t xml:space="preserve">: "Додано до списку 'Вподобані' </w:t>
            </w:r>
            <w:r w:rsidRPr="00FE09E9">
              <w:rPr>
                <w:rFonts w:ascii="Segoe UI Symbol" w:hAnsi="Segoe UI Symbol" w:cs="Segoe UI Symbol"/>
              </w:rPr>
              <w:t>✓</w:t>
            </w:r>
            <w:r w:rsidRPr="00FE09E9">
              <w:rPr>
                <w:rFonts w:ascii="Times New Roman" w:hAnsi="Times New Roman" w:cs="Times New Roman"/>
              </w:rPr>
              <w:t>" з опцією "Скасувати" (</w:t>
            </w:r>
            <w:proofErr w:type="spellStart"/>
            <w:r w:rsidRPr="00FE09E9">
              <w:rPr>
                <w:rFonts w:ascii="Times New Roman" w:hAnsi="Times New Roman" w:cs="Times New Roman"/>
              </w:rPr>
              <w:t>undo</w:t>
            </w:r>
            <w:proofErr w:type="spellEnd"/>
            <w:r w:rsidRPr="00FE09E9">
              <w:rPr>
                <w:rFonts w:ascii="Times New Roman" w:hAnsi="Times New Roman" w:cs="Times New Roman"/>
              </w:rPr>
              <w:t>) протягом 5 секунд</w:t>
            </w:r>
          </w:p>
          <w:p w14:paraId="0D7ED0DA" w14:textId="38ECD3A4" w:rsidR="00FE09E9" w:rsidRPr="00FE09E9" w:rsidRDefault="0000231F" w:rsidP="00FE09E9">
            <w:pPr>
              <w:pStyle w:val="a9"/>
              <w:numPr>
                <w:ilvl w:val="0"/>
                <w:numId w:val="162"/>
              </w:numPr>
              <w:spacing w:line="240" w:lineRule="auto"/>
              <w:ind w:left="370"/>
              <w:jc w:val="both"/>
              <w:rPr>
                <w:rFonts w:ascii="Times New Roman" w:hAnsi="Times New Roman" w:cs="Times New Roman"/>
                <w:lang w:val="en-US"/>
              </w:rPr>
            </w:pPr>
            <w:r w:rsidRPr="00FE09E9">
              <w:rPr>
                <w:rFonts w:ascii="Times New Roman" w:hAnsi="Times New Roman" w:cs="Times New Roman"/>
              </w:rPr>
              <w:t xml:space="preserve">Іконка "Додати до списку" змінюється на </w:t>
            </w:r>
            <w:proofErr w:type="spellStart"/>
            <w:r w:rsidRPr="00FE09E9">
              <w:rPr>
                <w:rFonts w:ascii="Times New Roman" w:hAnsi="Times New Roman" w:cs="Times New Roman"/>
              </w:rPr>
              <w:t>filled</w:t>
            </w:r>
            <w:proofErr w:type="spellEnd"/>
            <w:r w:rsidRPr="00FE09E9">
              <w:rPr>
                <w:rFonts w:ascii="Times New Roman" w:hAnsi="Times New Roman" w:cs="Times New Roman"/>
              </w:rPr>
              <w:t>/</w:t>
            </w:r>
            <w:proofErr w:type="spellStart"/>
            <w:r w:rsidRPr="00FE09E9">
              <w:rPr>
                <w:rFonts w:ascii="Times New Roman" w:hAnsi="Times New Roman" w:cs="Times New Roman"/>
              </w:rPr>
              <w:t>colored</w:t>
            </w:r>
            <w:proofErr w:type="spellEnd"/>
            <w:r w:rsidRPr="00FE09E9">
              <w:rPr>
                <w:rFonts w:ascii="Times New Roman" w:hAnsi="Times New Roman" w:cs="Times New Roman"/>
              </w:rPr>
              <w:t xml:space="preserve"> стан, показуючи що фільм у списку</w:t>
            </w:r>
          </w:p>
          <w:p w14:paraId="6B264C04" w14:textId="001B0731" w:rsidR="00FE09E9" w:rsidRPr="00FE09E9" w:rsidRDefault="0000231F" w:rsidP="00FE09E9">
            <w:pPr>
              <w:pStyle w:val="a9"/>
              <w:numPr>
                <w:ilvl w:val="0"/>
                <w:numId w:val="162"/>
              </w:numPr>
              <w:spacing w:line="240" w:lineRule="auto"/>
              <w:ind w:left="370"/>
              <w:jc w:val="both"/>
              <w:rPr>
                <w:rFonts w:ascii="Times New Roman" w:hAnsi="Times New Roman" w:cs="Times New Roman"/>
                <w:lang w:val="en-US"/>
              </w:rPr>
            </w:pPr>
            <w:r w:rsidRPr="00FE09E9">
              <w:rPr>
                <w:rFonts w:ascii="Times New Roman" w:hAnsi="Times New Roman" w:cs="Times New Roman"/>
              </w:rPr>
              <w:t xml:space="preserve">Система синхронізує зміну між всіма пристроями користувача згідно US 8 (критерій 5) через </w:t>
            </w:r>
            <w:proofErr w:type="spellStart"/>
            <w:r w:rsidRPr="00FE09E9">
              <w:rPr>
                <w:rFonts w:ascii="Times New Roman" w:hAnsi="Times New Roman" w:cs="Times New Roman"/>
              </w:rPr>
              <w:t>cloud</w:t>
            </w:r>
            <w:proofErr w:type="spellEnd"/>
            <w:r w:rsidRPr="00FE09E9">
              <w:rPr>
                <w:rFonts w:ascii="Times New Roman" w:hAnsi="Times New Roman" w:cs="Times New Roman"/>
              </w:rPr>
              <w:t xml:space="preserve"> </w:t>
            </w:r>
            <w:proofErr w:type="spellStart"/>
            <w:r w:rsidRPr="00FE09E9">
              <w:rPr>
                <w:rFonts w:ascii="Times New Roman" w:hAnsi="Times New Roman" w:cs="Times New Roman"/>
              </w:rPr>
              <w:t>sync</w:t>
            </w:r>
            <w:proofErr w:type="spellEnd"/>
            <w:r w:rsidRPr="00FE09E9">
              <w:rPr>
                <w:rFonts w:ascii="Times New Roman" w:hAnsi="Times New Roman" w:cs="Times New Roman"/>
              </w:rPr>
              <w:t xml:space="preserve"> </w:t>
            </w:r>
            <w:proofErr w:type="spellStart"/>
            <w:r w:rsidRPr="00FE09E9">
              <w:rPr>
                <w:rFonts w:ascii="Times New Roman" w:hAnsi="Times New Roman" w:cs="Times New Roman"/>
              </w:rPr>
              <w:t>service</w:t>
            </w:r>
            <w:proofErr w:type="spellEnd"/>
          </w:p>
          <w:p w14:paraId="1CC60F30" w14:textId="4BF77207" w:rsidR="00FE09E9" w:rsidRPr="00FE09E9" w:rsidRDefault="0000231F" w:rsidP="00FE09E9">
            <w:pPr>
              <w:pStyle w:val="a9"/>
              <w:numPr>
                <w:ilvl w:val="0"/>
                <w:numId w:val="162"/>
              </w:numPr>
              <w:spacing w:line="240" w:lineRule="auto"/>
              <w:ind w:left="370"/>
              <w:jc w:val="both"/>
              <w:rPr>
                <w:rFonts w:ascii="Times New Roman" w:hAnsi="Times New Roman" w:cs="Times New Roman"/>
                <w:lang w:val="en-US"/>
              </w:rPr>
            </w:pPr>
            <w:proofErr w:type="spellStart"/>
            <w:r w:rsidRPr="00FE09E9">
              <w:rPr>
                <w:rFonts w:ascii="Times New Roman" w:hAnsi="Times New Roman" w:cs="Times New Roman"/>
              </w:rPr>
              <w:t>Dropdown</w:t>
            </w:r>
            <w:proofErr w:type="spellEnd"/>
            <w:r w:rsidRPr="00FE09E9">
              <w:rPr>
                <w:rFonts w:ascii="Times New Roman" w:hAnsi="Times New Roman" w:cs="Times New Roman"/>
              </w:rPr>
              <w:t xml:space="preserve"> автоматично закривається</w:t>
            </w:r>
          </w:p>
          <w:p w14:paraId="6C159E54" w14:textId="06927FBD" w:rsidR="0000231F" w:rsidRPr="00FE09E9" w:rsidRDefault="0000231F" w:rsidP="00FE09E9">
            <w:pPr>
              <w:pStyle w:val="a9"/>
              <w:numPr>
                <w:ilvl w:val="0"/>
                <w:numId w:val="162"/>
              </w:numPr>
              <w:spacing w:line="240" w:lineRule="auto"/>
              <w:ind w:left="370"/>
              <w:jc w:val="both"/>
              <w:rPr>
                <w:rFonts w:ascii="Times New Roman" w:hAnsi="Times New Roman" w:cs="Times New Roman"/>
              </w:rPr>
            </w:pPr>
            <w:r w:rsidRPr="00FE09E9">
              <w:rPr>
                <w:rFonts w:ascii="Times New Roman" w:hAnsi="Times New Roman" w:cs="Times New Roman"/>
              </w:rPr>
              <w:t xml:space="preserve">Якщо користувач натискає "Скасувати" у </w:t>
            </w:r>
            <w:proofErr w:type="spellStart"/>
            <w:r w:rsidRPr="00FE09E9">
              <w:rPr>
                <w:rFonts w:ascii="Times New Roman" w:hAnsi="Times New Roman" w:cs="Times New Roman"/>
              </w:rPr>
              <w:t>toast</w:t>
            </w:r>
            <w:proofErr w:type="spellEnd"/>
            <w:r w:rsidRPr="00FE09E9">
              <w:rPr>
                <w:rFonts w:ascii="Times New Roman" w:hAnsi="Times New Roman" w:cs="Times New Roman"/>
              </w:rPr>
              <w:t xml:space="preserve"> протягом 5 секунд: система видаляє фільм зі списку, відкочує зміни, показує "Скасовано"</w:t>
            </w:r>
          </w:p>
        </w:tc>
      </w:tr>
      <w:tr w:rsidR="0000231F" w:rsidRPr="000311AE" w14:paraId="52234209" w14:textId="77777777" w:rsidTr="00FD4693">
        <w:tc>
          <w:tcPr>
            <w:tcW w:w="0" w:type="auto"/>
            <w:hideMark/>
          </w:tcPr>
          <w:p w14:paraId="74B5CC3F"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t>Альтернативні сценарії</w:t>
            </w:r>
          </w:p>
        </w:tc>
        <w:tc>
          <w:tcPr>
            <w:tcW w:w="0" w:type="auto"/>
            <w:hideMark/>
          </w:tcPr>
          <w:p w14:paraId="61BA90D5" w14:textId="4D53367C" w:rsidR="002068A4" w:rsidRDefault="0000231F" w:rsidP="002068A4">
            <w:pPr>
              <w:spacing w:after="0" w:line="240" w:lineRule="auto"/>
              <w:jc w:val="both"/>
              <w:rPr>
                <w:rFonts w:ascii="Times New Roman" w:hAnsi="Times New Roman" w:cs="Times New Roman"/>
                <w:lang w:val="en-US"/>
              </w:rPr>
            </w:pPr>
            <w:r w:rsidRPr="000311AE">
              <w:rPr>
                <w:rFonts w:ascii="Times New Roman" w:hAnsi="Times New Roman" w:cs="Times New Roman"/>
                <w:b/>
                <w:bCs/>
              </w:rPr>
              <w:t>А1: Видалення фільму зі списку</w:t>
            </w:r>
          </w:p>
          <w:p w14:paraId="16E37FBA" w14:textId="2AD5586F" w:rsidR="002068A4" w:rsidRPr="002068A4" w:rsidRDefault="0000231F" w:rsidP="002068A4">
            <w:pPr>
              <w:pStyle w:val="a9"/>
              <w:numPr>
                <w:ilvl w:val="0"/>
                <w:numId w:val="172"/>
              </w:numPr>
              <w:spacing w:line="240" w:lineRule="auto"/>
              <w:jc w:val="both"/>
              <w:rPr>
                <w:rFonts w:ascii="Times New Roman" w:hAnsi="Times New Roman" w:cs="Times New Roman"/>
                <w:lang w:val="en-US"/>
              </w:rPr>
            </w:pPr>
            <w:r w:rsidRPr="002068A4">
              <w:rPr>
                <w:rFonts w:ascii="Times New Roman" w:hAnsi="Times New Roman" w:cs="Times New Roman"/>
              </w:rPr>
              <w:t>На кроці 7: Система виявляє, що фільм вже присутній у списку "Вподобані"</w:t>
            </w:r>
          </w:p>
          <w:p w14:paraId="5842DF4B" w14:textId="2AEBF034" w:rsidR="002068A4" w:rsidRPr="002068A4" w:rsidRDefault="0000231F" w:rsidP="002068A4">
            <w:pPr>
              <w:pStyle w:val="a9"/>
              <w:numPr>
                <w:ilvl w:val="0"/>
                <w:numId w:val="172"/>
              </w:numPr>
              <w:spacing w:line="240" w:lineRule="auto"/>
              <w:jc w:val="both"/>
              <w:rPr>
                <w:rFonts w:ascii="Times New Roman" w:hAnsi="Times New Roman" w:cs="Times New Roman"/>
                <w:lang w:val="en-US"/>
              </w:rPr>
            </w:pPr>
            <w:r w:rsidRPr="002068A4">
              <w:rPr>
                <w:rFonts w:ascii="Times New Roman" w:hAnsi="Times New Roman" w:cs="Times New Roman"/>
              </w:rPr>
              <w:t xml:space="preserve">Замість опції "Додати" система показує згідно US 8 (критерій 2): іконка </w:t>
            </w:r>
            <w:proofErr w:type="spellStart"/>
            <w:r w:rsidRPr="002068A4">
              <w:rPr>
                <w:rFonts w:ascii="Times New Roman" w:hAnsi="Times New Roman" w:cs="Times New Roman"/>
              </w:rPr>
              <w:t>checkmark</w:t>
            </w:r>
            <w:proofErr w:type="spellEnd"/>
            <w:r w:rsidRPr="002068A4">
              <w:rPr>
                <w:rFonts w:ascii="Times New Roman" w:hAnsi="Times New Roman" w:cs="Times New Roman"/>
              </w:rPr>
              <w:t xml:space="preserve"> (</w:t>
            </w:r>
            <w:r w:rsidRPr="002068A4">
              <w:rPr>
                <w:rFonts w:ascii="Segoe UI Symbol" w:hAnsi="Segoe UI Symbol" w:cs="Segoe UI Symbol"/>
              </w:rPr>
              <w:t>✓</w:t>
            </w:r>
            <w:r w:rsidRPr="002068A4">
              <w:rPr>
                <w:rFonts w:ascii="Times New Roman" w:hAnsi="Times New Roman" w:cs="Times New Roman"/>
              </w:rPr>
              <w:t xml:space="preserve">) біля назви списку, текст "Вже у списку", опція "Видалити зі списку" (червона іконка </w:t>
            </w:r>
            <w:proofErr w:type="spellStart"/>
            <w:r w:rsidRPr="002068A4">
              <w:rPr>
                <w:rFonts w:ascii="Times New Roman" w:hAnsi="Times New Roman" w:cs="Times New Roman"/>
              </w:rPr>
              <w:t>trash</w:t>
            </w:r>
            <w:proofErr w:type="spellEnd"/>
            <w:r w:rsidRPr="002068A4">
              <w:rPr>
                <w:rFonts w:ascii="Times New Roman" w:hAnsi="Times New Roman" w:cs="Times New Roman"/>
              </w:rPr>
              <w:t xml:space="preserve"> або X)</w:t>
            </w:r>
          </w:p>
          <w:p w14:paraId="40E7941A" w14:textId="60C4F607" w:rsidR="002068A4" w:rsidRPr="002068A4" w:rsidRDefault="0000231F" w:rsidP="002068A4">
            <w:pPr>
              <w:pStyle w:val="a9"/>
              <w:numPr>
                <w:ilvl w:val="0"/>
                <w:numId w:val="172"/>
              </w:numPr>
              <w:spacing w:line="240" w:lineRule="auto"/>
              <w:jc w:val="both"/>
              <w:rPr>
                <w:rFonts w:ascii="Times New Roman" w:hAnsi="Times New Roman" w:cs="Times New Roman"/>
                <w:lang w:val="en-US"/>
              </w:rPr>
            </w:pPr>
            <w:r w:rsidRPr="002068A4">
              <w:rPr>
                <w:rFonts w:ascii="Times New Roman" w:hAnsi="Times New Roman" w:cs="Times New Roman"/>
              </w:rPr>
              <w:t>Користувач натискає "Видалити зі списку"</w:t>
            </w:r>
          </w:p>
          <w:p w14:paraId="3010EEE9" w14:textId="27BD7181" w:rsidR="002068A4" w:rsidRPr="002068A4" w:rsidRDefault="0000231F" w:rsidP="002068A4">
            <w:pPr>
              <w:pStyle w:val="a9"/>
              <w:numPr>
                <w:ilvl w:val="0"/>
                <w:numId w:val="172"/>
              </w:numPr>
              <w:spacing w:line="240" w:lineRule="auto"/>
              <w:jc w:val="both"/>
              <w:rPr>
                <w:rFonts w:ascii="Times New Roman" w:hAnsi="Times New Roman" w:cs="Times New Roman"/>
                <w:lang w:val="en-US"/>
              </w:rPr>
            </w:pPr>
            <w:r w:rsidRPr="002068A4">
              <w:rPr>
                <w:rFonts w:ascii="Times New Roman" w:hAnsi="Times New Roman" w:cs="Times New Roman"/>
              </w:rPr>
              <w:t xml:space="preserve">Система видаляє запис з таблиці </w:t>
            </w:r>
            <w:proofErr w:type="spellStart"/>
            <w:r w:rsidRPr="002068A4">
              <w:rPr>
                <w:rFonts w:ascii="Times New Roman" w:hAnsi="Times New Roman" w:cs="Times New Roman"/>
              </w:rPr>
              <w:t>user_lists</w:t>
            </w:r>
            <w:proofErr w:type="spellEnd"/>
          </w:p>
          <w:p w14:paraId="23CDF2C8" w14:textId="6B1B5784" w:rsidR="002068A4" w:rsidRPr="002068A4" w:rsidRDefault="0000231F" w:rsidP="002068A4">
            <w:pPr>
              <w:pStyle w:val="a9"/>
              <w:numPr>
                <w:ilvl w:val="0"/>
                <w:numId w:val="172"/>
              </w:numPr>
              <w:spacing w:line="240" w:lineRule="auto"/>
              <w:jc w:val="both"/>
              <w:rPr>
                <w:rFonts w:ascii="Times New Roman" w:hAnsi="Times New Roman" w:cs="Times New Roman"/>
                <w:lang w:val="en-US"/>
              </w:rPr>
            </w:pPr>
            <w:r w:rsidRPr="002068A4">
              <w:rPr>
                <w:rFonts w:ascii="Times New Roman" w:hAnsi="Times New Roman" w:cs="Times New Roman"/>
              </w:rPr>
              <w:t>Система оновлює лічильник (-1)</w:t>
            </w:r>
          </w:p>
          <w:p w14:paraId="542FDB45" w14:textId="1E2B66C0" w:rsidR="002068A4" w:rsidRPr="002068A4" w:rsidRDefault="0000231F" w:rsidP="002068A4">
            <w:pPr>
              <w:pStyle w:val="a9"/>
              <w:numPr>
                <w:ilvl w:val="0"/>
                <w:numId w:val="172"/>
              </w:numPr>
              <w:spacing w:line="240" w:lineRule="auto"/>
              <w:jc w:val="both"/>
              <w:rPr>
                <w:rFonts w:ascii="Times New Roman" w:hAnsi="Times New Roman" w:cs="Times New Roman"/>
                <w:lang w:val="en-US"/>
              </w:rPr>
            </w:pPr>
            <w:proofErr w:type="spellStart"/>
            <w:r w:rsidRPr="002068A4">
              <w:rPr>
                <w:rFonts w:ascii="Times New Roman" w:hAnsi="Times New Roman" w:cs="Times New Roman"/>
              </w:rPr>
              <w:t>Toast</w:t>
            </w:r>
            <w:proofErr w:type="spellEnd"/>
            <w:r w:rsidRPr="002068A4">
              <w:rPr>
                <w:rFonts w:ascii="Times New Roman" w:hAnsi="Times New Roman" w:cs="Times New Roman"/>
              </w:rPr>
              <w:t xml:space="preserve"> </w:t>
            </w:r>
            <w:proofErr w:type="spellStart"/>
            <w:r w:rsidRPr="002068A4">
              <w:rPr>
                <w:rFonts w:ascii="Times New Roman" w:hAnsi="Times New Roman" w:cs="Times New Roman"/>
              </w:rPr>
              <w:t>notification</w:t>
            </w:r>
            <w:proofErr w:type="spellEnd"/>
            <w:r w:rsidRPr="002068A4">
              <w:rPr>
                <w:rFonts w:ascii="Times New Roman" w:hAnsi="Times New Roman" w:cs="Times New Roman"/>
              </w:rPr>
              <w:t xml:space="preserve">: "Видалено зі списку 'Вподобані'" з опцією </w:t>
            </w:r>
            <w:proofErr w:type="spellStart"/>
            <w:r w:rsidRPr="002068A4">
              <w:rPr>
                <w:rFonts w:ascii="Times New Roman" w:hAnsi="Times New Roman" w:cs="Times New Roman"/>
              </w:rPr>
              <w:t>undo</w:t>
            </w:r>
            <w:proofErr w:type="spellEnd"/>
          </w:p>
          <w:p w14:paraId="6DBDAF6B" w14:textId="0BB96FBF" w:rsidR="002068A4" w:rsidRPr="002068A4" w:rsidRDefault="0000231F" w:rsidP="002068A4">
            <w:pPr>
              <w:pStyle w:val="a9"/>
              <w:numPr>
                <w:ilvl w:val="0"/>
                <w:numId w:val="172"/>
              </w:numPr>
              <w:spacing w:line="240" w:lineRule="auto"/>
              <w:jc w:val="both"/>
              <w:rPr>
                <w:rFonts w:ascii="Times New Roman" w:hAnsi="Times New Roman" w:cs="Times New Roman"/>
                <w:lang w:val="en-US"/>
              </w:rPr>
            </w:pPr>
            <w:r w:rsidRPr="002068A4">
              <w:rPr>
                <w:rFonts w:ascii="Times New Roman" w:hAnsi="Times New Roman" w:cs="Times New Roman"/>
              </w:rPr>
              <w:t xml:space="preserve">Іконка повертається до </w:t>
            </w:r>
            <w:proofErr w:type="spellStart"/>
            <w:r w:rsidRPr="002068A4">
              <w:rPr>
                <w:rFonts w:ascii="Times New Roman" w:hAnsi="Times New Roman" w:cs="Times New Roman"/>
              </w:rPr>
              <w:t>unfilled</w:t>
            </w:r>
            <w:proofErr w:type="spellEnd"/>
            <w:r w:rsidRPr="002068A4">
              <w:rPr>
                <w:rFonts w:ascii="Times New Roman" w:hAnsi="Times New Roman" w:cs="Times New Roman"/>
              </w:rPr>
              <w:t xml:space="preserve"> стану</w:t>
            </w:r>
          </w:p>
          <w:p w14:paraId="3CABC48F" w14:textId="61AF5905" w:rsidR="002068A4" w:rsidRPr="002068A4" w:rsidRDefault="0000231F" w:rsidP="002068A4">
            <w:pPr>
              <w:pStyle w:val="a9"/>
              <w:numPr>
                <w:ilvl w:val="0"/>
                <w:numId w:val="172"/>
              </w:numPr>
              <w:spacing w:line="240" w:lineRule="auto"/>
              <w:jc w:val="both"/>
              <w:rPr>
                <w:rFonts w:ascii="Times New Roman" w:hAnsi="Times New Roman" w:cs="Times New Roman"/>
                <w:lang w:val="en-US"/>
              </w:rPr>
            </w:pPr>
            <w:r w:rsidRPr="002068A4">
              <w:rPr>
                <w:rFonts w:ascii="Times New Roman" w:hAnsi="Times New Roman" w:cs="Times New Roman"/>
              </w:rPr>
              <w:t>Зміна синхронізується між пристроями</w:t>
            </w:r>
          </w:p>
          <w:p w14:paraId="7FA06C16" w14:textId="04670F75" w:rsidR="002068A4" w:rsidRPr="002068A4" w:rsidRDefault="0000231F" w:rsidP="002068A4">
            <w:pPr>
              <w:pStyle w:val="a9"/>
              <w:numPr>
                <w:ilvl w:val="0"/>
                <w:numId w:val="172"/>
              </w:numPr>
              <w:spacing w:line="240" w:lineRule="auto"/>
              <w:jc w:val="both"/>
              <w:rPr>
                <w:rFonts w:ascii="Times New Roman" w:hAnsi="Times New Roman" w:cs="Times New Roman"/>
                <w:lang w:val="en-US"/>
              </w:rPr>
            </w:pPr>
            <w:proofErr w:type="spellStart"/>
            <w:r w:rsidRPr="002068A4">
              <w:rPr>
                <w:rFonts w:ascii="Times New Roman" w:hAnsi="Times New Roman" w:cs="Times New Roman"/>
              </w:rPr>
              <w:lastRenderedPageBreak/>
              <w:t>Use</w:t>
            </w:r>
            <w:proofErr w:type="spellEnd"/>
            <w:r w:rsidRPr="002068A4">
              <w:rPr>
                <w:rFonts w:ascii="Times New Roman" w:hAnsi="Times New Roman" w:cs="Times New Roman"/>
              </w:rPr>
              <w:t xml:space="preserve"> </w:t>
            </w:r>
            <w:proofErr w:type="spellStart"/>
            <w:r w:rsidRPr="002068A4">
              <w:rPr>
                <w:rFonts w:ascii="Times New Roman" w:hAnsi="Times New Roman" w:cs="Times New Roman"/>
              </w:rPr>
              <w:t>case</w:t>
            </w:r>
            <w:proofErr w:type="spellEnd"/>
            <w:r w:rsidRPr="002068A4">
              <w:rPr>
                <w:rFonts w:ascii="Times New Roman" w:hAnsi="Times New Roman" w:cs="Times New Roman"/>
              </w:rPr>
              <w:t xml:space="preserve"> завершено з видаленням</w:t>
            </w:r>
          </w:p>
          <w:p w14:paraId="635338F7" w14:textId="0F77BD28" w:rsidR="002068A4" w:rsidRDefault="0000231F" w:rsidP="002068A4">
            <w:pPr>
              <w:spacing w:after="0" w:line="240" w:lineRule="auto"/>
              <w:jc w:val="both"/>
              <w:rPr>
                <w:rFonts w:ascii="Times New Roman" w:hAnsi="Times New Roman" w:cs="Times New Roman"/>
                <w:lang w:val="en-US"/>
              </w:rPr>
            </w:pPr>
            <w:r w:rsidRPr="000311AE">
              <w:rPr>
                <w:rFonts w:ascii="Times New Roman" w:hAnsi="Times New Roman" w:cs="Times New Roman"/>
                <w:b/>
                <w:bCs/>
              </w:rPr>
              <w:t>А2: Створення нового власного списку</w:t>
            </w:r>
          </w:p>
          <w:p w14:paraId="34A85BF9" w14:textId="33E1D413" w:rsidR="002068A4" w:rsidRPr="002068A4" w:rsidRDefault="0000231F" w:rsidP="002068A4">
            <w:pPr>
              <w:pStyle w:val="a9"/>
              <w:numPr>
                <w:ilvl w:val="0"/>
                <w:numId w:val="171"/>
              </w:numPr>
              <w:spacing w:line="240" w:lineRule="auto"/>
              <w:jc w:val="both"/>
              <w:rPr>
                <w:rFonts w:ascii="Times New Roman" w:hAnsi="Times New Roman" w:cs="Times New Roman"/>
                <w:lang w:val="en-US"/>
              </w:rPr>
            </w:pPr>
            <w:r w:rsidRPr="002068A4">
              <w:rPr>
                <w:rFonts w:ascii="Times New Roman" w:hAnsi="Times New Roman" w:cs="Times New Roman"/>
              </w:rPr>
              <w:t xml:space="preserve">На кроці 6: Користувач обирає "+ Створити новий список" внизу </w:t>
            </w:r>
            <w:proofErr w:type="spellStart"/>
            <w:r w:rsidRPr="002068A4">
              <w:rPr>
                <w:rFonts w:ascii="Times New Roman" w:hAnsi="Times New Roman" w:cs="Times New Roman"/>
              </w:rPr>
              <w:t>dropdown</w:t>
            </w:r>
            <w:proofErr w:type="spellEnd"/>
          </w:p>
          <w:p w14:paraId="0D5BFBC1" w14:textId="4F089FAE" w:rsidR="002068A4" w:rsidRPr="002068A4" w:rsidRDefault="0000231F" w:rsidP="002068A4">
            <w:pPr>
              <w:pStyle w:val="a9"/>
              <w:numPr>
                <w:ilvl w:val="0"/>
                <w:numId w:val="171"/>
              </w:numPr>
              <w:spacing w:line="240" w:lineRule="auto"/>
              <w:jc w:val="both"/>
              <w:rPr>
                <w:rFonts w:ascii="Times New Roman" w:hAnsi="Times New Roman" w:cs="Times New Roman"/>
                <w:lang w:val="en-US"/>
              </w:rPr>
            </w:pPr>
            <w:r w:rsidRPr="002068A4">
              <w:rPr>
                <w:rFonts w:ascii="Times New Roman" w:hAnsi="Times New Roman" w:cs="Times New Roman"/>
              </w:rPr>
              <w:t xml:space="preserve">Система відображає </w:t>
            </w:r>
            <w:proofErr w:type="spellStart"/>
            <w:r w:rsidRPr="002068A4">
              <w:rPr>
                <w:rFonts w:ascii="Times New Roman" w:hAnsi="Times New Roman" w:cs="Times New Roman"/>
              </w:rPr>
              <w:t>inline</w:t>
            </w:r>
            <w:proofErr w:type="spellEnd"/>
            <w:r w:rsidRPr="002068A4">
              <w:rPr>
                <w:rFonts w:ascii="Times New Roman" w:hAnsi="Times New Roman" w:cs="Times New Roman"/>
              </w:rPr>
              <w:t xml:space="preserve"> форму або </w:t>
            </w:r>
            <w:proofErr w:type="spellStart"/>
            <w:r w:rsidRPr="002068A4">
              <w:rPr>
                <w:rFonts w:ascii="Times New Roman" w:hAnsi="Times New Roman" w:cs="Times New Roman"/>
              </w:rPr>
              <w:t>modal</w:t>
            </w:r>
            <w:proofErr w:type="spellEnd"/>
            <w:r w:rsidRPr="002068A4">
              <w:rPr>
                <w:rFonts w:ascii="Times New Roman" w:hAnsi="Times New Roman" w:cs="Times New Roman"/>
              </w:rPr>
              <w:t xml:space="preserve"> для створення списку:</w:t>
            </w:r>
          </w:p>
          <w:p w14:paraId="66FB585E" w14:textId="31B20ABB" w:rsidR="002068A4" w:rsidRPr="002068A4" w:rsidRDefault="0000231F" w:rsidP="002068A4">
            <w:pPr>
              <w:pStyle w:val="a9"/>
              <w:numPr>
                <w:ilvl w:val="0"/>
                <w:numId w:val="171"/>
              </w:numPr>
              <w:spacing w:line="240" w:lineRule="auto"/>
              <w:jc w:val="both"/>
              <w:rPr>
                <w:rFonts w:ascii="Times New Roman" w:hAnsi="Times New Roman" w:cs="Times New Roman"/>
                <w:lang w:val="en-US"/>
              </w:rPr>
            </w:pPr>
            <w:r w:rsidRPr="002068A4">
              <w:rPr>
                <w:rFonts w:ascii="Times New Roman" w:hAnsi="Times New Roman" w:cs="Times New Roman"/>
              </w:rPr>
              <w:t xml:space="preserve">Поле "Назва списку" (обов'язкове, </w:t>
            </w:r>
            <w:proofErr w:type="spellStart"/>
            <w:r w:rsidRPr="002068A4">
              <w:rPr>
                <w:rFonts w:ascii="Times New Roman" w:hAnsi="Times New Roman" w:cs="Times New Roman"/>
              </w:rPr>
              <w:t>макс</w:t>
            </w:r>
            <w:proofErr w:type="spellEnd"/>
            <w:r w:rsidRPr="002068A4">
              <w:rPr>
                <w:rFonts w:ascii="Times New Roman" w:hAnsi="Times New Roman" w:cs="Times New Roman"/>
              </w:rPr>
              <w:t xml:space="preserve"> 50 символів)</w:t>
            </w:r>
          </w:p>
          <w:p w14:paraId="2643B22B" w14:textId="0FE12501" w:rsidR="002068A4" w:rsidRPr="002068A4" w:rsidRDefault="0000231F" w:rsidP="002068A4">
            <w:pPr>
              <w:pStyle w:val="a9"/>
              <w:numPr>
                <w:ilvl w:val="0"/>
                <w:numId w:val="171"/>
              </w:numPr>
              <w:spacing w:line="240" w:lineRule="auto"/>
              <w:jc w:val="both"/>
              <w:rPr>
                <w:rFonts w:ascii="Times New Roman" w:hAnsi="Times New Roman" w:cs="Times New Roman"/>
                <w:lang w:val="en-US"/>
              </w:rPr>
            </w:pPr>
            <w:r w:rsidRPr="002068A4">
              <w:rPr>
                <w:rFonts w:ascii="Times New Roman" w:hAnsi="Times New Roman" w:cs="Times New Roman"/>
              </w:rPr>
              <w:t xml:space="preserve">Поле "Опис" (опціонально, </w:t>
            </w:r>
            <w:proofErr w:type="spellStart"/>
            <w:r w:rsidRPr="002068A4">
              <w:rPr>
                <w:rFonts w:ascii="Times New Roman" w:hAnsi="Times New Roman" w:cs="Times New Roman"/>
              </w:rPr>
              <w:t>макс</w:t>
            </w:r>
            <w:proofErr w:type="spellEnd"/>
            <w:r w:rsidRPr="002068A4">
              <w:rPr>
                <w:rFonts w:ascii="Times New Roman" w:hAnsi="Times New Roman" w:cs="Times New Roman"/>
              </w:rPr>
              <w:t xml:space="preserve"> 200 символів)</w:t>
            </w:r>
          </w:p>
          <w:p w14:paraId="253FC8AB" w14:textId="516ADE11" w:rsidR="002068A4" w:rsidRPr="002068A4" w:rsidRDefault="0000231F" w:rsidP="002068A4">
            <w:pPr>
              <w:pStyle w:val="a9"/>
              <w:numPr>
                <w:ilvl w:val="0"/>
                <w:numId w:val="171"/>
              </w:numPr>
              <w:spacing w:line="240" w:lineRule="auto"/>
              <w:jc w:val="both"/>
              <w:rPr>
                <w:rFonts w:ascii="Times New Roman" w:hAnsi="Times New Roman" w:cs="Times New Roman"/>
                <w:lang w:val="en-US"/>
              </w:rPr>
            </w:pPr>
            <w:proofErr w:type="spellStart"/>
            <w:r w:rsidRPr="002068A4">
              <w:rPr>
                <w:rFonts w:ascii="Times New Roman" w:hAnsi="Times New Roman" w:cs="Times New Roman"/>
              </w:rPr>
              <w:t>Checkbox</w:t>
            </w:r>
            <w:proofErr w:type="spellEnd"/>
            <w:r w:rsidRPr="002068A4">
              <w:rPr>
                <w:rFonts w:ascii="Times New Roman" w:hAnsi="Times New Roman" w:cs="Times New Roman"/>
              </w:rPr>
              <w:t xml:space="preserve"> "Приватний список" (доступний тільки мені / публічний для інших користувачів - </w:t>
            </w:r>
            <w:proofErr w:type="spellStart"/>
            <w:r w:rsidRPr="002068A4">
              <w:rPr>
                <w:rFonts w:ascii="Times New Roman" w:hAnsi="Times New Roman" w:cs="Times New Roman"/>
              </w:rPr>
              <w:t>future</w:t>
            </w:r>
            <w:proofErr w:type="spellEnd"/>
            <w:r w:rsidRPr="002068A4">
              <w:rPr>
                <w:rFonts w:ascii="Times New Roman" w:hAnsi="Times New Roman" w:cs="Times New Roman"/>
              </w:rPr>
              <w:t xml:space="preserve"> </w:t>
            </w:r>
            <w:proofErr w:type="spellStart"/>
            <w:r w:rsidRPr="002068A4">
              <w:rPr>
                <w:rFonts w:ascii="Times New Roman" w:hAnsi="Times New Roman" w:cs="Times New Roman"/>
              </w:rPr>
              <w:t>feature</w:t>
            </w:r>
            <w:proofErr w:type="spellEnd"/>
            <w:r w:rsidRPr="002068A4">
              <w:rPr>
                <w:rFonts w:ascii="Times New Roman" w:hAnsi="Times New Roman" w:cs="Times New Roman"/>
              </w:rPr>
              <w:t>)</w:t>
            </w:r>
          </w:p>
          <w:p w14:paraId="6BA304C0" w14:textId="3F3133B2" w:rsidR="002068A4" w:rsidRPr="002068A4" w:rsidRDefault="0000231F" w:rsidP="002068A4">
            <w:pPr>
              <w:pStyle w:val="a9"/>
              <w:numPr>
                <w:ilvl w:val="0"/>
                <w:numId w:val="171"/>
              </w:numPr>
              <w:spacing w:line="240" w:lineRule="auto"/>
              <w:jc w:val="both"/>
              <w:rPr>
                <w:rFonts w:ascii="Times New Roman" w:hAnsi="Times New Roman" w:cs="Times New Roman"/>
                <w:lang w:val="en-US"/>
              </w:rPr>
            </w:pPr>
            <w:r w:rsidRPr="002068A4">
              <w:rPr>
                <w:rFonts w:ascii="Times New Roman" w:hAnsi="Times New Roman" w:cs="Times New Roman"/>
              </w:rPr>
              <w:t>Кнопки "Створити" та "Скасувати"</w:t>
            </w:r>
          </w:p>
          <w:p w14:paraId="4EEFAAF2" w14:textId="0F6F4153" w:rsidR="002068A4" w:rsidRPr="002068A4" w:rsidRDefault="0000231F" w:rsidP="002068A4">
            <w:pPr>
              <w:pStyle w:val="a9"/>
              <w:numPr>
                <w:ilvl w:val="0"/>
                <w:numId w:val="171"/>
              </w:numPr>
              <w:spacing w:line="240" w:lineRule="auto"/>
              <w:jc w:val="both"/>
              <w:rPr>
                <w:rFonts w:ascii="Times New Roman" w:hAnsi="Times New Roman" w:cs="Times New Roman"/>
                <w:lang w:val="en-US"/>
              </w:rPr>
            </w:pPr>
            <w:r w:rsidRPr="002068A4">
              <w:rPr>
                <w:rFonts w:ascii="Times New Roman" w:hAnsi="Times New Roman" w:cs="Times New Roman"/>
              </w:rPr>
              <w:t>Користувач вводить назву, наприклад, "Класична фантастика"</w:t>
            </w:r>
          </w:p>
          <w:p w14:paraId="5DE4A37F" w14:textId="2A9CF1AE" w:rsidR="002068A4" w:rsidRPr="002068A4" w:rsidRDefault="0000231F" w:rsidP="002068A4">
            <w:pPr>
              <w:pStyle w:val="a9"/>
              <w:numPr>
                <w:ilvl w:val="0"/>
                <w:numId w:val="171"/>
              </w:numPr>
              <w:spacing w:line="240" w:lineRule="auto"/>
              <w:jc w:val="both"/>
              <w:rPr>
                <w:rFonts w:ascii="Times New Roman" w:hAnsi="Times New Roman" w:cs="Times New Roman"/>
                <w:lang w:val="en-US"/>
              </w:rPr>
            </w:pPr>
            <w:r w:rsidRPr="002068A4">
              <w:rPr>
                <w:rFonts w:ascii="Times New Roman" w:hAnsi="Times New Roman" w:cs="Times New Roman"/>
              </w:rPr>
              <w:t>Користувач натискає "Створити"</w:t>
            </w:r>
          </w:p>
          <w:p w14:paraId="1043C598" w14:textId="6717C333" w:rsidR="002068A4" w:rsidRPr="002068A4" w:rsidRDefault="0000231F" w:rsidP="002068A4">
            <w:pPr>
              <w:pStyle w:val="a9"/>
              <w:numPr>
                <w:ilvl w:val="0"/>
                <w:numId w:val="171"/>
              </w:numPr>
              <w:spacing w:line="240" w:lineRule="auto"/>
              <w:jc w:val="both"/>
              <w:rPr>
                <w:rFonts w:ascii="Times New Roman" w:hAnsi="Times New Roman" w:cs="Times New Roman"/>
                <w:lang w:val="en-US"/>
              </w:rPr>
            </w:pPr>
            <w:r w:rsidRPr="002068A4">
              <w:rPr>
                <w:rFonts w:ascii="Times New Roman" w:hAnsi="Times New Roman" w:cs="Times New Roman"/>
              </w:rPr>
              <w:t xml:space="preserve">Система </w:t>
            </w:r>
            <w:proofErr w:type="spellStart"/>
            <w:r w:rsidRPr="002068A4">
              <w:rPr>
                <w:rFonts w:ascii="Times New Roman" w:hAnsi="Times New Roman" w:cs="Times New Roman"/>
              </w:rPr>
              <w:t>валідує</w:t>
            </w:r>
            <w:proofErr w:type="spellEnd"/>
            <w:r w:rsidRPr="002068A4">
              <w:rPr>
                <w:rFonts w:ascii="Times New Roman" w:hAnsi="Times New Roman" w:cs="Times New Roman"/>
              </w:rPr>
              <w:t xml:space="preserve"> назву (не порожня, унікальна для цього користувача, без заборонених символів)</w:t>
            </w:r>
          </w:p>
          <w:p w14:paraId="340474B4" w14:textId="3DF5413E" w:rsidR="002068A4" w:rsidRPr="002068A4" w:rsidRDefault="0000231F" w:rsidP="002068A4">
            <w:pPr>
              <w:pStyle w:val="a9"/>
              <w:numPr>
                <w:ilvl w:val="0"/>
                <w:numId w:val="171"/>
              </w:numPr>
              <w:spacing w:line="240" w:lineRule="auto"/>
              <w:jc w:val="both"/>
              <w:rPr>
                <w:rFonts w:ascii="Times New Roman" w:hAnsi="Times New Roman" w:cs="Times New Roman"/>
                <w:lang w:val="en-US"/>
              </w:rPr>
            </w:pPr>
            <w:r w:rsidRPr="002068A4">
              <w:rPr>
                <w:rFonts w:ascii="Times New Roman" w:hAnsi="Times New Roman" w:cs="Times New Roman"/>
              </w:rPr>
              <w:t xml:space="preserve">Система створює новий список у базі даних: </w:t>
            </w:r>
            <w:proofErr w:type="spellStart"/>
            <w:r w:rsidRPr="002068A4">
              <w:rPr>
                <w:rFonts w:ascii="Times New Roman" w:hAnsi="Times New Roman" w:cs="Times New Roman"/>
              </w:rPr>
              <w:t>list_id</w:t>
            </w:r>
            <w:proofErr w:type="spellEnd"/>
            <w:r w:rsidRPr="002068A4">
              <w:rPr>
                <w:rFonts w:ascii="Times New Roman" w:hAnsi="Times New Roman" w:cs="Times New Roman"/>
              </w:rPr>
              <w:t xml:space="preserve"> (UUID), </w:t>
            </w:r>
            <w:proofErr w:type="spellStart"/>
            <w:r w:rsidRPr="002068A4">
              <w:rPr>
                <w:rFonts w:ascii="Times New Roman" w:hAnsi="Times New Roman" w:cs="Times New Roman"/>
              </w:rPr>
              <w:t>user_id</w:t>
            </w:r>
            <w:proofErr w:type="spellEnd"/>
            <w:r w:rsidRPr="002068A4">
              <w:rPr>
                <w:rFonts w:ascii="Times New Roman" w:hAnsi="Times New Roman" w:cs="Times New Roman"/>
              </w:rPr>
              <w:t xml:space="preserve">, </w:t>
            </w:r>
            <w:proofErr w:type="spellStart"/>
            <w:r w:rsidRPr="002068A4">
              <w:rPr>
                <w:rFonts w:ascii="Times New Roman" w:hAnsi="Times New Roman" w:cs="Times New Roman"/>
              </w:rPr>
              <w:t>list_name</w:t>
            </w:r>
            <w:proofErr w:type="spellEnd"/>
            <w:r w:rsidRPr="002068A4">
              <w:rPr>
                <w:rFonts w:ascii="Times New Roman" w:hAnsi="Times New Roman" w:cs="Times New Roman"/>
              </w:rPr>
              <w:t xml:space="preserve">, </w:t>
            </w:r>
            <w:proofErr w:type="spellStart"/>
            <w:r w:rsidRPr="002068A4">
              <w:rPr>
                <w:rFonts w:ascii="Times New Roman" w:hAnsi="Times New Roman" w:cs="Times New Roman"/>
              </w:rPr>
              <w:t>description</w:t>
            </w:r>
            <w:proofErr w:type="spellEnd"/>
            <w:r w:rsidRPr="002068A4">
              <w:rPr>
                <w:rFonts w:ascii="Times New Roman" w:hAnsi="Times New Roman" w:cs="Times New Roman"/>
              </w:rPr>
              <w:t xml:space="preserve">, </w:t>
            </w:r>
            <w:proofErr w:type="spellStart"/>
            <w:r w:rsidRPr="002068A4">
              <w:rPr>
                <w:rFonts w:ascii="Times New Roman" w:hAnsi="Times New Roman" w:cs="Times New Roman"/>
              </w:rPr>
              <w:t>is_private</w:t>
            </w:r>
            <w:proofErr w:type="spellEnd"/>
            <w:r w:rsidRPr="002068A4">
              <w:rPr>
                <w:rFonts w:ascii="Times New Roman" w:hAnsi="Times New Roman" w:cs="Times New Roman"/>
              </w:rPr>
              <w:t xml:space="preserve">, </w:t>
            </w:r>
            <w:proofErr w:type="spellStart"/>
            <w:r w:rsidRPr="002068A4">
              <w:rPr>
                <w:rFonts w:ascii="Times New Roman" w:hAnsi="Times New Roman" w:cs="Times New Roman"/>
              </w:rPr>
              <w:t>created_date</w:t>
            </w:r>
            <w:proofErr w:type="spellEnd"/>
            <w:r w:rsidRPr="002068A4">
              <w:rPr>
                <w:rFonts w:ascii="Times New Roman" w:hAnsi="Times New Roman" w:cs="Times New Roman"/>
              </w:rPr>
              <w:t xml:space="preserve">, </w:t>
            </w:r>
            <w:proofErr w:type="spellStart"/>
            <w:r w:rsidRPr="002068A4">
              <w:rPr>
                <w:rFonts w:ascii="Times New Roman" w:hAnsi="Times New Roman" w:cs="Times New Roman"/>
              </w:rPr>
              <w:t>item_count</w:t>
            </w:r>
            <w:proofErr w:type="spellEnd"/>
            <w:r w:rsidRPr="002068A4">
              <w:rPr>
                <w:rFonts w:ascii="Times New Roman" w:hAnsi="Times New Roman" w:cs="Times New Roman"/>
              </w:rPr>
              <w:t xml:space="preserve"> (0)</w:t>
            </w:r>
          </w:p>
          <w:p w14:paraId="1D0D1777" w14:textId="637F96C8" w:rsidR="002068A4" w:rsidRPr="002068A4" w:rsidRDefault="0000231F" w:rsidP="002068A4">
            <w:pPr>
              <w:pStyle w:val="a9"/>
              <w:numPr>
                <w:ilvl w:val="0"/>
                <w:numId w:val="171"/>
              </w:numPr>
              <w:spacing w:line="240" w:lineRule="auto"/>
              <w:jc w:val="both"/>
              <w:rPr>
                <w:rFonts w:ascii="Times New Roman" w:hAnsi="Times New Roman" w:cs="Times New Roman"/>
                <w:lang w:val="en-US"/>
              </w:rPr>
            </w:pPr>
            <w:r w:rsidRPr="002068A4">
              <w:rPr>
                <w:rFonts w:ascii="Times New Roman" w:hAnsi="Times New Roman" w:cs="Times New Roman"/>
              </w:rPr>
              <w:t>Автоматично додає поточний фільм до щойно створеного списку</w:t>
            </w:r>
          </w:p>
          <w:p w14:paraId="3C8EF946" w14:textId="642A9A76" w:rsidR="002068A4" w:rsidRPr="002068A4" w:rsidRDefault="0000231F" w:rsidP="002068A4">
            <w:pPr>
              <w:pStyle w:val="a9"/>
              <w:numPr>
                <w:ilvl w:val="0"/>
                <w:numId w:val="171"/>
              </w:numPr>
              <w:spacing w:line="240" w:lineRule="auto"/>
              <w:jc w:val="both"/>
              <w:rPr>
                <w:rFonts w:ascii="Times New Roman" w:hAnsi="Times New Roman" w:cs="Times New Roman"/>
                <w:lang w:val="en-US"/>
              </w:rPr>
            </w:pPr>
            <w:proofErr w:type="spellStart"/>
            <w:r w:rsidRPr="002068A4">
              <w:rPr>
                <w:rFonts w:ascii="Times New Roman" w:hAnsi="Times New Roman" w:cs="Times New Roman"/>
              </w:rPr>
              <w:t>Toast</w:t>
            </w:r>
            <w:proofErr w:type="spellEnd"/>
            <w:r w:rsidRPr="002068A4">
              <w:rPr>
                <w:rFonts w:ascii="Times New Roman" w:hAnsi="Times New Roman" w:cs="Times New Roman"/>
              </w:rPr>
              <w:t xml:space="preserve">: "Створено список 'Класична фантастика' та додано фільм </w:t>
            </w:r>
            <w:r w:rsidRPr="002068A4">
              <w:rPr>
                <w:rFonts w:ascii="Segoe UI Symbol" w:hAnsi="Segoe UI Symbol" w:cs="Segoe UI Symbol"/>
              </w:rPr>
              <w:t>✓</w:t>
            </w:r>
            <w:r w:rsidRPr="002068A4">
              <w:rPr>
                <w:rFonts w:ascii="Times New Roman" w:hAnsi="Times New Roman" w:cs="Times New Roman"/>
              </w:rPr>
              <w:t>"</w:t>
            </w:r>
          </w:p>
          <w:p w14:paraId="01B9066B" w14:textId="3D2488B9" w:rsidR="002068A4" w:rsidRPr="002068A4" w:rsidRDefault="0000231F" w:rsidP="002068A4">
            <w:pPr>
              <w:pStyle w:val="a9"/>
              <w:numPr>
                <w:ilvl w:val="0"/>
                <w:numId w:val="171"/>
              </w:numPr>
              <w:spacing w:line="240" w:lineRule="auto"/>
              <w:jc w:val="both"/>
              <w:rPr>
                <w:rFonts w:ascii="Times New Roman" w:hAnsi="Times New Roman" w:cs="Times New Roman"/>
                <w:lang w:val="en-US"/>
              </w:rPr>
            </w:pPr>
            <w:r w:rsidRPr="002068A4">
              <w:rPr>
                <w:rFonts w:ascii="Times New Roman" w:hAnsi="Times New Roman" w:cs="Times New Roman"/>
              </w:rPr>
              <w:t xml:space="preserve">Новий список з'являється у </w:t>
            </w:r>
            <w:proofErr w:type="spellStart"/>
            <w:r w:rsidRPr="002068A4">
              <w:rPr>
                <w:rFonts w:ascii="Times New Roman" w:hAnsi="Times New Roman" w:cs="Times New Roman"/>
              </w:rPr>
              <w:t>dropdown</w:t>
            </w:r>
            <w:proofErr w:type="spellEnd"/>
            <w:r w:rsidRPr="002068A4">
              <w:rPr>
                <w:rFonts w:ascii="Times New Roman" w:hAnsi="Times New Roman" w:cs="Times New Roman"/>
              </w:rPr>
              <w:t xml:space="preserve"> для майбутнього використання</w:t>
            </w:r>
          </w:p>
          <w:p w14:paraId="340DC628" w14:textId="2AEB458B" w:rsidR="002068A4" w:rsidRPr="002068A4" w:rsidRDefault="0000231F" w:rsidP="002068A4">
            <w:pPr>
              <w:pStyle w:val="a9"/>
              <w:numPr>
                <w:ilvl w:val="0"/>
                <w:numId w:val="171"/>
              </w:numPr>
              <w:spacing w:line="240" w:lineRule="auto"/>
              <w:jc w:val="both"/>
              <w:rPr>
                <w:rFonts w:ascii="Times New Roman" w:hAnsi="Times New Roman" w:cs="Times New Roman"/>
                <w:lang w:val="en-US"/>
              </w:rPr>
            </w:pPr>
            <w:proofErr w:type="spellStart"/>
            <w:r w:rsidRPr="002068A4">
              <w:rPr>
                <w:rFonts w:ascii="Times New Roman" w:hAnsi="Times New Roman" w:cs="Times New Roman"/>
              </w:rPr>
              <w:t>Use</w:t>
            </w:r>
            <w:proofErr w:type="spellEnd"/>
            <w:r w:rsidRPr="002068A4">
              <w:rPr>
                <w:rFonts w:ascii="Times New Roman" w:hAnsi="Times New Roman" w:cs="Times New Roman"/>
              </w:rPr>
              <w:t xml:space="preserve"> </w:t>
            </w:r>
            <w:proofErr w:type="spellStart"/>
            <w:r w:rsidRPr="002068A4">
              <w:rPr>
                <w:rFonts w:ascii="Times New Roman" w:hAnsi="Times New Roman" w:cs="Times New Roman"/>
              </w:rPr>
              <w:t>case</w:t>
            </w:r>
            <w:proofErr w:type="spellEnd"/>
            <w:r w:rsidRPr="002068A4">
              <w:rPr>
                <w:rFonts w:ascii="Times New Roman" w:hAnsi="Times New Roman" w:cs="Times New Roman"/>
              </w:rPr>
              <w:t xml:space="preserve"> завершено зі створенням нового списку</w:t>
            </w:r>
          </w:p>
          <w:p w14:paraId="4E5A3382" w14:textId="43C9E973" w:rsidR="002068A4" w:rsidRDefault="0000231F" w:rsidP="002068A4">
            <w:pPr>
              <w:spacing w:after="0" w:line="240" w:lineRule="auto"/>
              <w:jc w:val="both"/>
              <w:rPr>
                <w:rFonts w:ascii="Times New Roman" w:hAnsi="Times New Roman" w:cs="Times New Roman"/>
                <w:lang w:val="en-US"/>
              </w:rPr>
            </w:pPr>
            <w:r w:rsidRPr="000311AE">
              <w:rPr>
                <w:rFonts w:ascii="Times New Roman" w:hAnsi="Times New Roman" w:cs="Times New Roman"/>
                <w:b/>
                <w:bCs/>
              </w:rPr>
              <w:t>А3: Перегляд та управління списками у розділі "Мої списки"</w:t>
            </w:r>
          </w:p>
          <w:p w14:paraId="5467FF4E" w14:textId="4F2FE602" w:rsidR="002068A4" w:rsidRPr="002068A4" w:rsidRDefault="0000231F" w:rsidP="002068A4">
            <w:pPr>
              <w:pStyle w:val="a9"/>
              <w:numPr>
                <w:ilvl w:val="0"/>
                <w:numId w:val="170"/>
              </w:numPr>
              <w:spacing w:line="240" w:lineRule="auto"/>
              <w:jc w:val="both"/>
              <w:rPr>
                <w:rFonts w:ascii="Times New Roman" w:hAnsi="Times New Roman" w:cs="Times New Roman"/>
                <w:lang w:val="en-US"/>
              </w:rPr>
            </w:pPr>
            <w:r w:rsidRPr="002068A4">
              <w:rPr>
                <w:rFonts w:ascii="Times New Roman" w:hAnsi="Times New Roman" w:cs="Times New Roman"/>
              </w:rPr>
              <w:t>Користувач переходить до розділу "Мої списки" через головне меню або профіль</w:t>
            </w:r>
          </w:p>
          <w:p w14:paraId="110DCE69" w14:textId="0C8C6023" w:rsidR="002068A4" w:rsidRPr="002068A4" w:rsidRDefault="0000231F" w:rsidP="002068A4">
            <w:pPr>
              <w:pStyle w:val="a9"/>
              <w:numPr>
                <w:ilvl w:val="0"/>
                <w:numId w:val="170"/>
              </w:numPr>
              <w:spacing w:line="240" w:lineRule="auto"/>
              <w:jc w:val="both"/>
              <w:rPr>
                <w:rFonts w:ascii="Times New Roman" w:hAnsi="Times New Roman" w:cs="Times New Roman"/>
                <w:lang w:val="en-US"/>
              </w:rPr>
            </w:pPr>
            <w:r w:rsidRPr="002068A4">
              <w:rPr>
                <w:rFonts w:ascii="Times New Roman" w:hAnsi="Times New Roman" w:cs="Times New Roman"/>
              </w:rPr>
              <w:t>Система завантажує всі списки користувача з бази даних згідно US 8 (критерій 3)</w:t>
            </w:r>
          </w:p>
          <w:p w14:paraId="79E1F59B" w14:textId="0FE1E6E2" w:rsidR="002068A4" w:rsidRPr="002068A4" w:rsidRDefault="0000231F" w:rsidP="002068A4">
            <w:pPr>
              <w:pStyle w:val="a9"/>
              <w:numPr>
                <w:ilvl w:val="0"/>
                <w:numId w:val="170"/>
              </w:numPr>
              <w:spacing w:line="240" w:lineRule="auto"/>
              <w:jc w:val="both"/>
              <w:rPr>
                <w:rFonts w:ascii="Times New Roman" w:hAnsi="Times New Roman" w:cs="Times New Roman"/>
                <w:lang w:val="en-US"/>
              </w:rPr>
            </w:pPr>
            <w:r w:rsidRPr="002068A4">
              <w:rPr>
                <w:rFonts w:ascii="Times New Roman" w:hAnsi="Times New Roman" w:cs="Times New Roman"/>
              </w:rPr>
              <w:t>Система відображає списки у форматі карток або списку:</w:t>
            </w:r>
          </w:p>
          <w:p w14:paraId="558A97DC" w14:textId="587D419D" w:rsidR="002068A4" w:rsidRPr="002068A4" w:rsidRDefault="0000231F" w:rsidP="002068A4">
            <w:pPr>
              <w:pStyle w:val="a9"/>
              <w:numPr>
                <w:ilvl w:val="0"/>
                <w:numId w:val="170"/>
              </w:numPr>
              <w:spacing w:line="240" w:lineRule="auto"/>
              <w:jc w:val="both"/>
              <w:rPr>
                <w:rFonts w:ascii="Times New Roman" w:hAnsi="Times New Roman" w:cs="Times New Roman"/>
                <w:lang w:val="en-US"/>
              </w:rPr>
            </w:pPr>
            <w:r w:rsidRPr="002068A4">
              <w:rPr>
                <w:rFonts w:ascii="Times New Roman" w:hAnsi="Times New Roman" w:cs="Times New Roman"/>
              </w:rPr>
              <w:t xml:space="preserve">Кожен список показує: назву, кількість елементів, </w:t>
            </w:r>
            <w:proofErr w:type="spellStart"/>
            <w:r w:rsidRPr="002068A4">
              <w:rPr>
                <w:rFonts w:ascii="Times New Roman" w:hAnsi="Times New Roman" w:cs="Times New Roman"/>
              </w:rPr>
              <w:t>превью</w:t>
            </w:r>
            <w:proofErr w:type="spellEnd"/>
            <w:r w:rsidRPr="002068A4">
              <w:rPr>
                <w:rFonts w:ascii="Times New Roman" w:hAnsi="Times New Roman" w:cs="Times New Roman"/>
              </w:rPr>
              <w:t xml:space="preserve"> </w:t>
            </w:r>
            <w:proofErr w:type="spellStart"/>
            <w:r w:rsidRPr="002068A4">
              <w:rPr>
                <w:rFonts w:ascii="Times New Roman" w:hAnsi="Times New Roman" w:cs="Times New Roman"/>
              </w:rPr>
              <w:t>постерів</w:t>
            </w:r>
            <w:proofErr w:type="spellEnd"/>
            <w:r w:rsidRPr="002068A4">
              <w:rPr>
                <w:rFonts w:ascii="Times New Roman" w:hAnsi="Times New Roman" w:cs="Times New Roman"/>
              </w:rPr>
              <w:t xml:space="preserve"> (4 останніх доданих фільми у вигляді сітки), дату останнього оновлення, опції управління (</w:t>
            </w:r>
            <w:r w:rsidRPr="002068A4">
              <w:rPr>
                <w:rFonts w:ascii="Cambria Math" w:hAnsi="Cambria Math" w:cs="Cambria Math"/>
              </w:rPr>
              <w:t>⋮</w:t>
            </w:r>
            <w:r w:rsidRPr="002068A4">
              <w:rPr>
                <w:rFonts w:ascii="Times New Roman" w:hAnsi="Times New Roman" w:cs="Times New Roman"/>
              </w:rPr>
              <w:t xml:space="preserve"> </w:t>
            </w:r>
            <w:proofErr w:type="spellStart"/>
            <w:r w:rsidRPr="002068A4">
              <w:rPr>
                <w:rFonts w:ascii="Times New Roman" w:hAnsi="Times New Roman" w:cs="Times New Roman"/>
              </w:rPr>
              <w:t>menu</w:t>
            </w:r>
            <w:proofErr w:type="spellEnd"/>
            <w:r w:rsidRPr="002068A4">
              <w:rPr>
                <w:rFonts w:ascii="Times New Roman" w:hAnsi="Times New Roman" w:cs="Times New Roman"/>
              </w:rPr>
              <w:t>)</w:t>
            </w:r>
          </w:p>
          <w:p w14:paraId="49F92EBA" w14:textId="5A21EF8D" w:rsidR="002068A4" w:rsidRPr="002068A4" w:rsidRDefault="0000231F" w:rsidP="002068A4">
            <w:pPr>
              <w:pStyle w:val="a9"/>
              <w:numPr>
                <w:ilvl w:val="0"/>
                <w:numId w:val="170"/>
              </w:numPr>
              <w:spacing w:line="240" w:lineRule="auto"/>
              <w:jc w:val="both"/>
              <w:rPr>
                <w:rFonts w:ascii="Times New Roman" w:hAnsi="Times New Roman" w:cs="Times New Roman"/>
                <w:lang w:val="en-US"/>
              </w:rPr>
            </w:pPr>
            <w:r w:rsidRPr="002068A4">
              <w:rPr>
                <w:rFonts w:ascii="Times New Roman" w:hAnsi="Times New Roman" w:cs="Times New Roman"/>
              </w:rPr>
              <w:t>Стандартні списки "Вподобані" та "Переглянути пізніше" завжди зверху</w:t>
            </w:r>
          </w:p>
          <w:p w14:paraId="186C3316" w14:textId="5ED55C53" w:rsidR="002068A4" w:rsidRPr="002068A4" w:rsidRDefault="0000231F" w:rsidP="002068A4">
            <w:pPr>
              <w:pStyle w:val="a9"/>
              <w:numPr>
                <w:ilvl w:val="0"/>
                <w:numId w:val="170"/>
              </w:numPr>
              <w:spacing w:line="240" w:lineRule="auto"/>
              <w:jc w:val="both"/>
              <w:rPr>
                <w:rFonts w:ascii="Times New Roman" w:hAnsi="Times New Roman" w:cs="Times New Roman"/>
                <w:lang w:val="en-US"/>
              </w:rPr>
            </w:pPr>
            <w:r w:rsidRPr="002068A4">
              <w:rPr>
                <w:rFonts w:ascii="Times New Roman" w:hAnsi="Times New Roman" w:cs="Times New Roman"/>
              </w:rPr>
              <w:t>Власні списки відсортовані за датою створення або оновлення</w:t>
            </w:r>
          </w:p>
          <w:p w14:paraId="1D9C61D4" w14:textId="493C52FC" w:rsidR="002068A4" w:rsidRPr="002068A4" w:rsidRDefault="0000231F" w:rsidP="002068A4">
            <w:pPr>
              <w:pStyle w:val="a9"/>
              <w:numPr>
                <w:ilvl w:val="0"/>
                <w:numId w:val="170"/>
              </w:numPr>
              <w:spacing w:line="240" w:lineRule="auto"/>
              <w:jc w:val="both"/>
              <w:rPr>
                <w:rFonts w:ascii="Times New Roman" w:hAnsi="Times New Roman" w:cs="Times New Roman"/>
                <w:lang w:val="en-US"/>
              </w:rPr>
            </w:pPr>
            <w:r w:rsidRPr="002068A4">
              <w:rPr>
                <w:rFonts w:ascii="Times New Roman" w:hAnsi="Times New Roman" w:cs="Times New Roman"/>
              </w:rPr>
              <w:t>Система надає опції сортування згідно US 8 (критерій 3): за датою оновлення (останні зміни спочатку), за назвою (А-Я), за кількістю елементів (від більшого до меншого)</w:t>
            </w:r>
          </w:p>
          <w:p w14:paraId="7F5C096F" w14:textId="0B95862B" w:rsidR="002068A4" w:rsidRPr="002068A4" w:rsidRDefault="0000231F" w:rsidP="002068A4">
            <w:pPr>
              <w:pStyle w:val="a9"/>
              <w:numPr>
                <w:ilvl w:val="0"/>
                <w:numId w:val="170"/>
              </w:numPr>
              <w:spacing w:line="240" w:lineRule="auto"/>
              <w:jc w:val="both"/>
              <w:rPr>
                <w:rFonts w:ascii="Times New Roman" w:hAnsi="Times New Roman" w:cs="Times New Roman"/>
                <w:lang w:val="en-US"/>
              </w:rPr>
            </w:pPr>
            <w:r w:rsidRPr="002068A4">
              <w:rPr>
                <w:rFonts w:ascii="Times New Roman" w:hAnsi="Times New Roman" w:cs="Times New Roman"/>
              </w:rPr>
              <w:t>При кліку на список: користувач переходить до детального перегляду списку з усіма фільмами</w:t>
            </w:r>
          </w:p>
          <w:p w14:paraId="7C7230E0" w14:textId="00F034EF" w:rsidR="002068A4" w:rsidRPr="002068A4" w:rsidRDefault="0000231F" w:rsidP="002068A4">
            <w:pPr>
              <w:pStyle w:val="a9"/>
              <w:numPr>
                <w:ilvl w:val="0"/>
                <w:numId w:val="170"/>
              </w:numPr>
              <w:spacing w:line="240" w:lineRule="auto"/>
              <w:jc w:val="both"/>
              <w:rPr>
                <w:rFonts w:ascii="Times New Roman" w:hAnsi="Times New Roman" w:cs="Times New Roman"/>
                <w:lang w:val="en-US"/>
              </w:rPr>
            </w:pPr>
            <w:proofErr w:type="spellStart"/>
            <w:r w:rsidRPr="002068A4">
              <w:rPr>
                <w:rFonts w:ascii="Times New Roman" w:hAnsi="Times New Roman" w:cs="Times New Roman"/>
              </w:rPr>
              <w:t>Use</w:t>
            </w:r>
            <w:proofErr w:type="spellEnd"/>
            <w:r w:rsidRPr="002068A4">
              <w:rPr>
                <w:rFonts w:ascii="Times New Roman" w:hAnsi="Times New Roman" w:cs="Times New Roman"/>
              </w:rPr>
              <w:t xml:space="preserve"> </w:t>
            </w:r>
            <w:proofErr w:type="spellStart"/>
            <w:r w:rsidRPr="002068A4">
              <w:rPr>
                <w:rFonts w:ascii="Times New Roman" w:hAnsi="Times New Roman" w:cs="Times New Roman"/>
              </w:rPr>
              <w:t>case</w:t>
            </w:r>
            <w:proofErr w:type="spellEnd"/>
            <w:r w:rsidRPr="002068A4">
              <w:rPr>
                <w:rFonts w:ascii="Times New Roman" w:hAnsi="Times New Roman" w:cs="Times New Roman"/>
              </w:rPr>
              <w:t xml:space="preserve"> продовжується з переглядом списків</w:t>
            </w:r>
          </w:p>
          <w:p w14:paraId="066A24F3" w14:textId="2E0477BC" w:rsidR="002068A4" w:rsidRDefault="0000231F" w:rsidP="002068A4">
            <w:pPr>
              <w:spacing w:after="0" w:line="240" w:lineRule="auto"/>
              <w:jc w:val="both"/>
              <w:rPr>
                <w:rFonts w:ascii="Times New Roman" w:hAnsi="Times New Roman" w:cs="Times New Roman"/>
                <w:lang w:val="en-US"/>
              </w:rPr>
            </w:pPr>
            <w:r w:rsidRPr="000311AE">
              <w:rPr>
                <w:rFonts w:ascii="Times New Roman" w:hAnsi="Times New Roman" w:cs="Times New Roman"/>
                <w:b/>
                <w:bCs/>
              </w:rPr>
              <w:t>А4: Детальний перегляд списку</w:t>
            </w:r>
          </w:p>
          <w:p w14:paraId="7E9E79C2" w14:textId="4621DF41" w:rsidR="002068A4" w:rsidRPr="002068A4" w:rsidRDefault="0000231F" w:rsidP="002068A4">
            <w:pPr>
              <w:pStyle w:val="a9"/>
              <w:numPr>
                <w:ilvl w:val="0"/>
                <w:numId w:val="169"/>
              </w:numPr>
              <w:spacing w:line="240" w:lineRule="auto"/>
              <w:jc w:val="both"/>
              <w:rPr>
                <w:rFonts w:ascii="Times New Roman" w:hAnsi="Times New Roman" w:cs="Times New Roman"/>
                <w:lang w:val="en-US"/>
              </w:rPr>
            </w:pPr>
            <w:r w:rsidRPr="002068A4">
              <w:rPr>
                <w:rFonts w:ascii="Times New Roman" w:hAnsi="Times New Roman" w:cs="Times New Roman"/>
              </w:rPr>
              <w:t xml:space="preserve">З попереднього сценарію А3: Користувач </w:t>
            </w:r>
            <w:proofErr w:type="spellStart"/>
            <w:r w:rsidRPr="002068A4">
              <w:rPr>
                <w:rFonts w:ascii="Times New Roman" w:hAnsi="Times New Roman" w:cs="Times New Roman"/>
              </w:rPr>
              <w:t>клікає</w:t>
            </w:r>
            <w:proofErr w:type="spellEnd"/>
            <w:r w:rsidRPr="002068A4">
              <w:rPr>
                <w:rFonts w:ascii="Times New Roman" w:hAnsi="Times New Roman" w:cs="Times New Roman"/>
              </w:rPr>
              <w:t xml:space="preserve"> на список "Вподобані"</w:t>
            </w:r>
          </w:p>
          <w:p w14:paraId="0027F9EA" w14:textId="1AAD80E5" w:rsidR="002068A4" w:rsidRPr="002068A4" w:rsidRDefault="0000231F" w:rsidP="002068A4">
            <w:pPr>
              <w:pStyle w:val="a9"/>
              <w:numPr>
                <w:ilvl w:val="0"/>
                <w:numId w:val="169"/>
              </w:numPr>
              <w:spacing w:line="240" w:lineRule="auto"/>
              <w:jc w:val="both"/>
              <w:rPr>
                <w:rFonts w:ascii="Times New Roman" w:hAnsi="Times New Roman" w:cs="Times New Roman"/>
                <w:lang w:val="en-US"/>
              </w:rPr>
            </w:pPr>
            <w:r w:rsidRPr="002068A4">
              <w:rPr>
                <w:rFonts w:ascii="Times New Roman" w:hAnsi="Times New Roman" w:cs="Times New Roman"/>
              </w:rPr>
              <w:t>Система відображає сторінку списку:</w:t>
            </w:r>
          </w:p>
          <w:p w14:paraId="5FAAD2F0" w14:textId="12F4DEDB" w:rsidR="002068A4" w:rsidRPr="002068A4" w:rsidRDefault="0000231F" w:rsidP="002068A4">
            <w:pPr>
              <w:pStyle w:val="a9"/>
              <w:numPr>
                <w:ilvl w:val="0"/>
                <w:numId w:val="169"/>
              </w:numPr>
              <w:spacing w:line="240" w:lineRule="auto"/>
              <w:jc w:val="both"/>
              <w:rPr>
                <w:rFonts w:ascii="Times New Roman" w:hAnsi="Times New Roman" w:cs="Times New Roman"/>
                <w:lang w:val="en-US"/>
              </w:rPr>
            </w:pPr>
            <w:r w:rsidRPr="002068A4">
              <w:rPr>
                <w:rFonts w:ascii="Times New Roman" w:hAnsi="Times New Roman" w:cs="Times New Roman"/>
              </w:rPr>
              <w:t>Заголовок списку з назвою та описом</w:t>
            </w:r>
          </w:p>
          <w:p w14:paraId="739E0791" w14:textId="61116913" w:rsidR="002068A4" w:rsidRPr="002068A4" w:rsidRDefault="0000231F" w:rsidP="002068A4">
            <w:pPr>
              <w:pStyle w:val="a9"/>
              <w:numPr>
                <w:ilvl w:val="0"/>
                <w:numId w:val="169"/>
              </w:numPr>
              <w:spacing w:line="240" w:lineRule="auto"/>
              <w:jc w:val="both"/>
              <w:rPr>
                <w:rFonts w:ascii="Times New Roman" w:hAnsi="Times New Roman" w:cs="Times New Roman"/>
                <w:lang w:val="en-US"/>
              </w:rPr>
            </w:pPr>
            <w:r w:rsidRPr="002068A4">
              <w:rPr>
                <w:rFonts w:ascii="Times New Roman" w:hAnsi="Times New Roman" w:cs="Times New Roman"/>
              </w:rPr>
              <w:t>Загальна кількість фільмів: "42 фільми"</w:t>
            </w:r>
          </w:p>
          <w:p w14:paraId="50F5866B" w14:textId="1995F3FF" w:rsidR="002068A4" w:rsidRPr="002068A4" w:rsidRDefault="0000231F" w:rsidP="002068A4">
            <w:pPr>
              <w:pStyle w:val="a9"/>
              <w:numPr>
                <w:ilvl w:val="0"/>
                <w:numId w:val="169"/>
              </w:numPr>
              <w:spacing w:line="240" w:lineRule="auto"/>
              <w:jc w:val="both"/>
              <w:rPr>
                <w:rFonts w:ascii="Times New Roman" w:hAnsi="Times New Roman" w:cs="Times New Roman"/>
                <w:lang w:val="en-US"/>
              </w:rPr>
            </w:pPr>
            <w:r w:rsidRPr="002068A4">
              <w:rPr>
                <w:rFonts w:ascii="Times New Roman" w:hAnsi="Times New Roman" w:cs="Times New Roman"/>
              </w:rPr>
              <w:t>Опції: "Редагувати", "Поділитися" (</w:t>
            </w:r>
            <w:proofErr w:type="spellStart"/>
            <w:r w:rsidRPr="002068A4">
              <w:rPr>
                <w:rFonts w:ascii="Times New Roman" w:hAnsi="Times New Roman" w:cs="Times New Roman"/>
              </w:rPr>
              <w:t>future</w:t>
            </w:r>
            <w:proofErr w:type="spellEnd"/>
            <w:r w:rsidRPr="002068A4">
              <w:rPr>
                <w:rFonts w:ascii="Times New Roman" w:hAnsi="Times New Roman" w:cs="Times New Roman"/>
              </w:rPr>
              <w:t>), "Видалити список" (тільки для власних)</w:t>
            </w:r>
          </w:p>
          <w:p w14:paraId="7280F72C" w14:textId="1DBBD66B" w:rsidR="002068A4" w:rsidRPr="002068A4" w:rsidRDefault="0000231F" w:rsidP="002068A4">
            <w:pPr>
              <w:pStyle w:val="a9"/>
              <w:numPr>
                <w:ilvl w:val="0"/>
                <w:numId w:val="169"/>
              </w:numPr>
              <w:spacing w:line="240" w:lineRule="auto"/>
              <w:jc w:val="both"/>
              <w:rPr>
                <w:rFonts w:ascii="Times New Roman" w:hAnsi="Times New Roman" w:cs="Times New Roman"/>
                <w:lang w:val="en-US"/>
              </w:rPr>
            </w:pPr>
            <w:r w:rsidRPr="002068A4">
              <w:rPr>
                <w:rFonts w:ascii="Times New Roman" w:hAnsi="Times New Roman" w:cs="Times New Roman"/>
              </w:rPr>
              <w:t>Фільтри та сортування: за датою додавання, за назвою, за рейтингом, за жанром</w:t>
            </w:r>
          </w:p>
          <w:p w14:paraId="2BD0DB49" w14:textId="150DD4A1" w:rsidR="002068A4" w:rsidRPr="002068A4" w:rsidRDefault="0000231F" w:rsidP="002068A4">
            <w:pPr>
              <w:pStyle w:val="a9"/>
              <w:numPr>
                <w:ilvl w:val="0"/>
                <w:numId w:val="169"/>
              </w:numPr>
              <w:spacing w:line="240" w:lineRule="auto"/>
              <w:jc w:val="both"/>
              <w:rPr>
                <w:rFonts w:ascii="Times New Roman" w:hAnsi="Times New Roman" w:cs="Times New Roman"/>
                <w:lang w:val="en-US"/>
              </w:rPr>
            </w:pPr>
            <w:r w:rsidRPr="002068A4">
              <w:rPr>
                <w:rFonts w:ascii="Times New Roman" w:hAnsi="Times New Roman" w:cs="Times New Roman"/>
              </w:rPr>
              <w:lastRenderedPageBreak/>
              <w:t>Сітка карток фільмів зі списку (аналогічно до каталогу)</w:t>
            </w:r>
          </w:p>
          <w:p w14:paraId="2543D303" w14:textId="4FF77A05" w:rsidR="002068A4" w:rsidRPr="002068A4" w:rsidRDefault="0000231F" w:rsidP="002068A4">
            <w:pPr>
              <w:pStyle w:val="a9"/>
              <w:numPr>
                <w:ilvl w:val="0"/>
                <w:numId w:val="169"/>
              </w:numPr>
              <w:spacing w:line="240" w:lineRule="auto"/>
              <w:jc w:val="both"/>
              <w:rPr>
                <w:rFonts w:ascii="Times New Roman" w:hAnsi="Times New Roman" w:cs="Times New Roman"/>
                <w:lang w:val="en-US"/>
              </w:rPr>
            </w:pPr>
            <w:r w:rsidRPr="002068A4">
              <w:rPr>
                <w:rFonts w:ascii="Times New Roman" w:hAnsi="Times New Roman" w:cs="Times New Roman"/>
              </w:rPr>
              <w:t>Кожна картка має іконку "Видалити зі списку" (X у куточку)</w:t>
            </w:r>
          </w:p>
          <w:p w14:paraId="20FED21C" w14:textId="325C119A" w:rsidR="002068A4" w:rsidRPr="002068A4" w:rsidRDefault="0000231F" w:rsidP="002068A4">
            <w:pPr>
              <w:pStyle w:val="a9"/>
              <w:numPr>
                <w:ilvl w:val="0"/>
                <w:numId w:val="169"/>
              </w:numPr>
              <w:spacing w:line="240" w:lineRule="auto"/>
              <w:jc w:val="both"/>
              <w:rPr>
                <w:rFonts w:ascii="Times New Roman" w:hAnsi="Times New Roman" w:cs="Times New Roman"/>
                <w:lang w:val="en-US"/>
              </w:rPr>
            </w:pPr>
            <w:proofErr w:type="spellStart"/>
            <w:r w:rsidRPr="002068A4">
              <w:rPr>
                <w:rFonts w:ascii="Times New Roman" w:hAnsi="Times New Roman" w:cs="Times New Roman"/>
              </w:rPr>
              <w:t>Drag-and-drop</w:t>
            </w:r>
            <w:proofErr w:type="spellEnd"/>
            <w:r w:rsidRPr="002068A4">
              <w:rPr>
                <w:rFonts w:ascii="Times New Roman" w:hAnsi="Times New Roman" w:cs="Times New Roman"/>
              </w:rPr>
              <w:t xml:space="preserve"> для зміни порядку (</w:t>
            </w:r>
            <w:proofErr w:type="spellStart"/>
            <w:r w:rsidRPr="002068A4">
              <w:rPr>
                <w:rFonts w:ascii="Times New Roman" w:hAnsi="Times New Roman" w:cs="Times New Roman"/>
              </w:rPr>
              <w:t>reordering</w:t>
            </w:r>
            <w:proofErr w:type="spellEnd"/>
            <w:r w:rsidRPr="002068A4">
              <w:rPr>
                <w:rFonts w:ascii="Times New Roman" w:hAnsi="Times New Roman" w:cs="Times New Roman"/>
              </w:rPr>
              <w:t xml:space="preserve"> - </w:t>
            </w:r>
            <w:proofErr w:type="spellStart"/>
            <w:r w:rsidRPr="002068A4">
              <w:rPr>
                <w:rFonts w:ascii="Times New Roman" w:hAnsi="Times New Roman" w:cs="Times New Roman"/>
              </w:rPr>
              <w:t>future</w:t>
            </w:r>
            <w:proofErr w:type="spellEnd"/>
            <w:r w:rsidRPr="002068A4">
              <w:rPr>
                <w:rFonts w:ascii="Times New Roman" w:hAnsi="Times New Roman" w:cs="Times New Roman"/>
              </w:rPr>
              <w:t xml:space="preserve"> </w:t>
            </w:r>
            <w:proofErr w:type="spellStart"/>
            <w:r w:rsidRPr="002068A4">
              <w:rPr>
                <w:rFonts w:ascii="Times New Roman" w:hAnsi="Times New Roman" w:cs="Times New Roman"/>
              </w:rPr>
              <w:t>feature</w:t>
            </w:r>
            <w:proofErr w:type="spellEnd"/>
            <w:r w:rsidRPr="002068A4">
              <w:rPr>
                <w:rFonts w:ascii="Times New Roman" w:hAnsi="Times New Roman" w:cs="Times New Roman"/>
              </w:rPr>
              <w:t>)</w:t>
            </w:r>
          </w:p>
          <w:p w14:paraId="2651EE20" w14:textId="0CF5CCD9" w:rsidR="002068A4" w:rsidRPr="002068A4" w:rsidRDefault="0000231F" w:rsidP="002068A4">
            <w:pPr>
              <w:pStyle w:val="a9"/>
              <w:numPr>
                <w:ilvl w:val="0"/>
                <w:numId w:val="169"/>
              </w:numPr>
              <w:spacing w:line="240" w:lineRule="auto"/>
              <w:jc w:val="both"/>
              <w:rPr>
                <w:rFonts w:ascii="Times New Roman" w:hAnsi="Times New Roman" w:cs="Times New Roman"/>
                <w:lang w:val="en-US"/>
              </w:rPr>
            </w:pPr>
            <w:r w:rsidRPr="002068A4">
              <w:rPr>
                <w:rFonts w:ascii="Times New Roman" w:hAnsi="Times New Roman" w:cs="Times New Roman"/>
              </w:rPr>
              <w:t>Користувач може переглядати, сортувати, видаляти фільми зі списку</w:t>
            </w:r>
          </w:p>
          <w:p w14:paraId="19DC2858" w14:textId="2319E42D" w:rsidR="002068A4" w:rsidRPr="002068A4" w:rsidRDefault="0000231F" w:rsidP="002068A4">
            <w:pPr>
              <w:pStyle w:val="a9"/>
              <w:numPr>
                <w:ilvl w:val="0"/>
                <w:numId w:val="169"/>
              </w:numPr>
              <w:spacing w:line="240" w:lineRule="auto"/>
              <w:jc w:val="both"/>
              <w:rPr>
                <w:rFonts w:ascii="Times New Roman" w:hAnsi="Times New Roman" w:cs="Times New Roman"/>
                <w:lang w:val="en-US"/>
              </w:rPr>
            </w:pPr>
            <w:proofErr w:type="spellStart"/>
            <w:r w:rsidRPr="002068A4">
              <w:rPr>
                <w:rFonts w:ascii="Times New Roman" w:hAnsi="Times New Roman" w:cs="Times New Roman"/>
              </w:rPr>
              <w:t>Use</w:t>
            </w:r>
            <w:proofErr w:type="spellEnd"/>
            <w:r w:rsidRPr="002068A4">
              <w:rPr>
                <w:rFonts w:ascii="Times New Roman" w:hAnsi="Times New Roman" w:cs="Times New Roman"/>
              </w:rPr>
              <w:t xml:space="preserve"> </w:t>
            </w:r>
            <w:proofErr w:type="spellStart"/>
            <w:r w:rsidRPr="002068A4">
              <w:rPr>
                <w:rFonts w:ascii="Times New Roman" w:hAnsi="Times New Roman" w:cs="Times New Roman"/>
              </w:rPr>
              <w:t>case</w:t>
            </w:r>
            <w:proofErr w:type="spellEnd"/>
            <w:r w:rsidRPr="002068A4">
              <w:rPr>
                <w:rFonts w:ascii="Times New Roman" w:hAnsi="Times New Roman" w:cs="Times New Roman"/>
              </w:rPr>
              <w:t xml:space="preserve"> продовжується з управлінням списком</w:t>
            </w:r>
          </w:p>
          <w:p w14:paraId="72910C35" w14:textId="51648F59" w:rsidR="002068A4" w:rsidRDefault="0000231F" w:rsidP="002068A4">
            <w:pPr>
              <w:spacing w:after="0" w:line="240" w:lineRule="auto"/>
              <w:jc w:val="both"/>
              <w:rPr>
                <w:rFonts w:ascii="Times New Roman" w:hAnsi="Times New Roman" w:cs="Times New Roman"/>
                <w:lang w:val="en-US"/>
              </w:rPr>
            </w:pPr>
            <w:r w:rsidRPr="000311AE">
              <w:rPr>
                <w:rFonts w:ascii="Times New Roman" w:hAnsi="Times New Roman" w:cs="Times New Roman"/>
                <w:b/>
                <w:bCs/>
              </w:rPr>
              <w:t>А5: Порожній список - персоналізовані пропозиції</w:t>
            </w:r>
          </w:p>
          <w:p w14:paraId="188BCD2C" w14:textId="794B2FC6" w:rsidR="002068A4" w:rsidRPr="002068A4" w:rsidRDefault="0000231F" w:rsidP="002068A4">
            <w:pPr>
              <w:pStyle w:val="a9"/>
              <w:numPr>
                <w:ilvl w:val="0"/>
                <w:numId w:val="168"/>
              </w:numPr>
              <w:spacing w:line="240" w:lineRule="auto"/>
              <w:jc w:val="both"/>
              <w:rPr>
                <w:rFonts w:ascii="Times New Roman" w:hAnsi="Times New Roman" w:cs="Times New Roman"/>
                <w:lang w:val="en-US"/>
              </w:rPr>
            </w:pPr>
            <w:r w:rsidRPr="002068A4">
              <w:rPr>
                <w:rFonts w:ascii="Times New Roman" w:hAnsi="Times New Roman" w:cs="Times New Roman"/>
              </w:rPr>
              <w:t>У сценарії А4: Користувач відкриває новостворений порожній список або список "Переглянути пізніше", який пустий</w:t>
            </w:r>
          </w:p>
          <w:p w14:paraId="782ABF4D" w14:textId="4D279928" w:rsidR="002068A4" w:rsidRPr="002068A4" w:rsidRDefault="0000231F" w:rsidP="002068A4">
            <w:pPr>
              <w:pStyle w:val="a9"/>
              <w:numPr>
                <w:ilvl w:val="0"/>
                <w:numId w:val="168"/>
              </w:numPr>
              <w:spacing w:line="240" w:lineRule="auto"/>
              <w:jc w:val="both"/>
              <w:rPr>
                <w:rFonts w:ascii="Times New Roman" w:hAnsi="Times New Roman" w:cs="Times New Roman"/>
                <w:lang w:val="en-US"/>
              </w:rPr>
            </w:pPr>
            <w:r w:rsidRPr="002068A4">
              <w:rPr>
                <w:rFonts w:ascii="Times New Roman" w:hAnsi="Times New Roman" w:cs="Times New Roman"/>
              </w:rPr>
              <w:t>Система виявляє, що список не містить елементів згідно US 8 (критерій 4)</w:t>
            </w:r>
          </w:p>
          <w:p w14:paraId="67E0C3CD" w14:textId="087DD80C" w:rsidR="002068A4" w:rsidRPr="002068A4" w:rsidRDefault="0000231F" w:rsidP="002068A4">
            <w:pPr>
              <w:pStyle w:val="a9"/>
              <w:numPr>
                <w:ilvl w:val="0"/>
                <w:numId w:val="168"/>
              </w:numPr>
              <w:spacing w:line="240" w:lineRule="auto"/>
              <w:jc w:val="both"/>
              <w:rPr>
                <w:rFonts w:ascii="Times New Roman" w:hAnsi="Times New Roman" w:cs="Times New Roman"/>
                <w:lang w:val="en-US"/>
              </w:rPr>
            </w:pPr>
            <w:r w:rsidRPr="002068A4">
              <w:rPr>
                <w:rFonts w:ascii="Times New Roman" w:hAnsi="Times New Roman" w:cs="Times New Roman"/>
              </w:rPr>
              <w:t>Замість порожньої сторінки система відображає:</w:t>
            </w:r>
          </w:p>
          <w:p w14:paraId="6A6230BF" w14:textId="4AB9E248" w:rsidR="002068A4" w:rsidRPr="002068A4" w:rsidRDefault="0000231F" w:rsidP="002068A4">
            <w:pPr>
              <w:pStyle w:val="a9"/>
              <w:numPr>
                <w:ilvl w:val="0"/>
                <w:numId w:val="168"/>
              </w:numPr>
              <w:spacing w:line="240" w:lineRule="auto"/>
              <w:jc w:val="both"/>
              <w:rPr>
                <w:rFonts w:ascii="Times New Roman" w:hAnsi="Times New Roman" w:cs="Times New Roman"/>
                <w:lang w:val="en-US"/>
              </w:rPr>
            </w:pPr>
            <w:r w:rsidRPr="002068A4">
              <w:rPr>
                <w:rFonts w:ascii="Times New Roman" w:hAnsi="Times New Roman" w:cs="Times New Roman"/>
              </w:rPr>
              <w:t>Дружнє повідомлення: "Ваш список '[назва]' поки що порожній. Почніть додавати фільми!"</w:t>
            </w:r>
          </w:p>
          <w:p w14:paraId="75900696" w14:textId="7B4CA6B1" w:rsidR="002068A4" w:rsidRPr="002068A4" w:rsidRDefault="0000231F" w:rsidP="002068A4">
            <w:pPr>
              <w:pStyle w:val="a9"/>
              <w:numPr>
                <w:ilvl w:val="0"/>
                <w:numId w:val="168"/>
              </w:numPr>
              <w:spacing w:line="240" w:lineRule="auto"/>
              <w:jc w:val="both"/>
              <w:rPr>
                <w:rFonts w:ascii="Times New Roman" w:hAnsi="Times New Roman" w:cs="Times New Roman"/>
                <w:lang w:val="en-US"/>
              </w:rPr>
            </w:pPr>
            <w:r w:rsidRPr="002068A4">
              <w:rPr>
                <w:rFonts w:ascii="Times New Roman" w:hAnsi="Times New Roman" w:cs="Times New Roman"/>
              </w:rPr>
              <w:t xml:space="preserve">Інструкції: "Натисніть іконку </w:t>
            </w:r>
            <w:r w:rsidRPr="002068A4">
              <w:rPr>
                <w:rFonts w:ascii="Segoe UI Emoji" w:hAnsi="Segoe UI Emoji" w:cs="Segoe UI Emoji"/>
              </w:rPr>
              <w:t>➕</w:t>
            </w:r>
            <w:r w:rsidRPr="002068A4">
              <w:rPr>
                <w:rFonts w:ascii="Times New Roman" w:hAnsi="Times New Roman" w:cs="Times New Roman"/>
              </w:rPr>
              <w:t xml:space="preserve"> на будь-якому фільмі для додавання до списку"</w:t>
            </w:r>
          </w:p>
          <w:p w14:paraId="46FC5D20" w14:textId="57D2CC77" w:rsidR="002068A4" w:rsidRPr="002068A4" w:rsidRDefault="0000231F" w:rsidP="002068A4">
            <w:pPr>
              <w:pStyle w:val="a9"/>
              <w:numPr>
                <w:ilvl w:val="0"/>
                <w:numId w:val="168"/>
              </w:numPr>
              <w:spacing w:line="240" w:lineRule="auto"/>
              <w:jc w:val="both"/>
              <w:rPr>
                <w:rFonts w:ascii="Times New Roman" w:hAnsi="Times New Roman" w:cs="Times New Roman"/>
                <w:lang w:val="en-US"/>
              </w:rPr>
            </w:pPr>
            <w:r w:rsidRPr="002068A4">
              <w:rPr>
                <w:rFonts w:ascii="Times New Roman" w:hAnsi="Times New Roman" w:cs="Times New Roman"/>
              </w:rPr>
              <w:t>Персоналізовані пропозиції контенту згідно US 8 (критерій 4):</w:t>
            </w:r>
          </w:p>
          <w:p w14:paraId="7D466B68" w14:textId="230CBFBB" w:rsidR="002068A4" w:rsidRPr="002068A4" w:rsidRDefault="0000231F" w:rsidP="002068A4">
            <w:pPr>
              <w:pStyle w:val="a9"/>
              <w:numPr>
                <w:ilvl w:val="0"/>
                <w:numId w:val="168"/>
              </w:numPr>
              <w:spacing w:line="240" w:lineRule="auto"/>
              <w:jc w:val="both"/>
              <w:rPr>
                <w:rFonts w:ascii="Times New Roman" w:hAnsi="Times New Roman" w:cs="Times New Roman"/>
                <w:lang w:val="en-US"/>
              </w:rPr>
            </w:pPr>
            <w:r w:rsidRPr="002068A4">
              <w:rPr>
                <w:rFonts w:ascii="Times New Roman" w:hAnsi="Times New Roman" w:cs="Times New Roman"/>
              </w:rPr>
              <w:t>"Популярні фільми, які можуть вас зацікавити:"</w:t>
            </w:r>
          </w:p>
          <w:p w14:paraId="55BADA3A" w14:textId="1331EA2D" w:rsidR="002068A4" w:rsidRPr="002068A4" w:rsidRDefault="0000231F" w:rsidP="002068A4">
            <w:pPr>
              <w:pStyle w:val="a9"/>
              <w:numPr>
                <w:ilvl w:val="0"/>
                <w:numId w:val="168"/>
              </w:numPr>
              <w:spacing w:line="240" w:lineRule="auto"/>
              <w:jc w:val="both"/>
              <w:rPr>
                <w:rFonts w:ascii="Times New Roman" w:hAnsi="Times New Roman" w:cs="Times New Roman"/>
                <w:lang w:val="en-US"/>
              </w:rPr>
            </w:pPr>
            <w:r w:rsidRPr="002068A4">
              <w:rPr>
                <w:rFonts w:ascii="Times New Roman" w:hAnsi="Times New Roman" w:cs="Times New Roman"/>
              </w:rPr>
              <w:t>Рекомендації на основі історії переглядів користувача</w:t>
            </w:r>
          </w:p>
          <w:p w14:paraId="555D934B" w14:textId="2CB8271D" w:rsidR="002068A4" w:rsidRPr="002068A4" w:rsidRDefault="0000231F" w:rsidP="002068A4">
            <w:pPr>
              <w:pStyle w:val="a9"/>
              <w:numPr>
                <w:ilvl w:val="0"/>
                <w:numId w:val="168"/>
              </w:numPr>
              <w:spacing w:line="240" w:lineRule="auto"/>
              <w:jc w:val="both"/>
              <w:rPr>
                <w:rFonts w:ascii="Times New Roman" w:hAnsi="Times New Roman" w:cs="Times New Roman"/>
                <w:lang w:val="en-US"/>
              </w:rPr>
            </w:pPr>
            <w:r w:rsidRPr="002068A4">
              <w:rPr>
                <w:rFonts w:ascii="Times New Roman" w:hAnsi="Times New Roman" w:cs="Times New Roman"/>
              </w:rPr>
              <w:t>Трендові фільми на платформі</w:t>
            </w:r>
          </w:p>
          <w:p w14:paraId="23E88574" w14:textId="303E642F" w:rsidR="002068A4" w:rsidRPr="002068A4" w:rsidRDefault="0000231F" w:rsidP="002068A4">
            <w:pPr>
              <w:pStyle w:val="a9"/>
              <w:numPr>
                <w:ilvl w:val="0"/>
                <w:numId w:val="168"/>
              </w:numPr>
              <w:spacing w:line="240" w:lineRule="auto"/>
              <w:jc w:val="both"/>
              <w:rPr>
                <w:rFonts w:ascii="Times New Roman" w:hAnsi="Times New Roman" w:cs="Times New Roman"/>
                <w:lang w:val="en-US"/>
              </w:rPr>
            </w:pPr>
            <w:r w:rsidRPr="002068A4">
              <w:rPr>
                <w:rFonts w:ascii="Times New Roman" w:hAnsi="Times New Roman" w:cs="Times New Roman"/>
              </w:rPr>
              <w:t>Новинки у жанрах, які цікавлять користувача</w:t>
            </w:r>
          </w:p>
          <w:p w14:paraId="41E484CF" w14:textId="34A2581E" w:rsidR="002068A4" w:rsidRPr="002068A4" w:rsidRDefault="0000231F" w:rsidP="002068A4">
            <w:pPr>
              <w:pStyle w:val="a9"/>
              <w:numPr>
                <w:ilvl w:val="0"/>
                <w:numId w:val="168"/>
              </w:numPr>
              <w:spacing w:line="240" w:lineRule="auto"/>
              <w:jc w:val="both"/>
              <w:rPr>
                <w:rFonts w:ascii="Times New Roman" w:hAnsi="Times New Roman" w:cs="Times New Roman"/>
                <w:lang w:val="en-US"/>
              </w:rPr>
            </w:pPr>
            <w:r w:rsidRPr="002068A4">
              <w:rPr>
                <w:rFonts w:ascii="Times New Roman" w:hAnsi="Times New Roman" w:cs="Times New Roman"/>
              </w:rPr>
              <w:t>Кнопка "Переглянути каталог" для пошуку контенту</w:t>
            </w:r>
          </w:p>
          <w:p w14:paraId="5A0D7594" w14:textId="24333D3E" w:rsidR="002068A4" w:rsidRPr="002068A4" w:rsidRDefault="0000231F" w:rsidP="002068A4">
            <w:pPr>
              <w:pStyle w:val="a9"/>
              <w:numPr>
                <w:ilvl w:val="0"/>
                <w:numId w:val="168"/>
              </w:numPr>
              <w:spacing w:line="240" w:lineRule="auto"/>
              <w:jc w:val="both"/>
              <w:rPr>
                <w:rFonts w:ascii="Times New Roman" w:hAnsi="Times New Roman" w:cs="Times New Roman"/>
                <w:lang w:val="en-US"/>
              </w:rPr>
            </w:pPr>
            <w:proofErr w:type="spellStart"/>
            <w:r w:rsidRPr="002068A4">
              <w:rPr>
                <w:rFonts w:ascii="Times New Roman" w:hAnsi="Times New Roman" w:cs="Times New Roman"/>
              </w:rPr>
              <w:t>Use</w:t>
            </w:r>
            <w:proofErr w:type="spellEnd"/>
            <w:r w:rsidRPr="002068A4">
              <w:rPr>
                <w:rFonts w:ascii="Times New Roman" w:hAnsi="Times New Roman" w:cs="Times New Roman"/>
              </w:rPr>
              <w:t xml:space="preserve"> </w:t>
            </w:r>
            <w:proofErr w:type="spellStart"/>
            <w:r w:rsidRPr="002068A4">
              <w:rPr>
                <w:rFonts w:ascii="Times New Roman" w:hAnsi="Times New Roman" w:cs="Times New Roman"/>
              </w:rPr>
              <w:t>case</w:t>
            </w:r>
            <w:proofErr w:type="spellEnd"/>
            <w:r w:rsidRPr="002068A4">
              <w:rPr>
                <w:rFonts w:ascii="Times New Roman" w:hAnsi="Times New Roman" w:cs="Times New Roman"/>
              </w:rPr>
              <w:t xml:space="preserve"> завершено з порожнім списком та пропозиціями</w:t>
            </w:r>
          </w:p>
          <w:p w14:paraId="63FA5C1D" w14:textId="4FBE7EA6" w:rsidR="002068A4" w:rsidRDefault="0000231F" w:rsidP="002068A4">
            <w:pPr>
              <w:spacing w:after="0" w:line="240" w:lineRule="auto"/>
              <w:jc w:val="both"/>
              <w:rPr>
                <w:rFonts w:ascii="Times New Roman" w:hAnsi="Times New Roman" w:cs="Times New Roman"/>
                <w:lang w:val="en-US"/>
              </w:rPr>
            </w:pPr>
            <w:r w:rsidRPr="000311AE">
              <w:rPr>
                <w:rFonts w:ascii="Times New Roman" w:hAnsi="Times New Roman" w:cs="Times New Roman"/>
                <w:b/>
                <w:bCs/>
              </w:rPr>
              <w:t>А6: Редагування списку (перейменування, зміна опису)</w:t>
            </w:r>
          </w:p>
          <w:p w14:paraId="34DB9420" w14:textId="18AEF2D6" w:rsidR="002068A4" w:rsidRPr="002068A4" w:rsidRDefault="0000231F" w:rsidP="002068A4">
            <w:pPr>
              <w:pStyle w:val="a9"/>
              <w:numPr>
                <w:ilvl w:val="0"/>
                <w:numId w:val="167"/>
              </w:numPr>
              <w:spacing w:line="240" w:lineRule="auto"/>
              <w:jc w:val="both"/>
              <w:rPr>
                <w:rFonts w:ascii="Times New Roman" w:hAnsi="Times New Roman" w:cs="Times New Roman"/>
                <w:lang w:val="en-US"/>
              </w:rPr>
            </w:pPr>
            <w:r w:rsidRPr="002068A4">
              <w:rPr>
                <w:rFonts w:ascii="Times New Roman" w:hAnsi="Times New Roman" w:cs="Times New Roman"/>
              </w:rPr>
              <w:t>У сценарії А4: Користувач натискає "Редагувати" на власному списку</w:t>
            </w:r>
          </w:p>
          <w:p w14:paraId="6F52FE8A" w14:textId="715FF6DD" w:rsidR="002068A4" w:rsidRPr="002068A4" w:rsidRDefault="0000231F" w:rsidP="002068A4">
            <w:pPr>
              <w:pStyle w:val="a9"/>
              <w:numPr>
                <w:ilvl w:val="0"/>
                <w:numId w:val="167"/>
              </w:numPr>
              <w:spacing w:line="240" w:lineRule="auto"/>
              <w:jc w:val="both"/>
              <w:rPr>
                <w:rFonts w:ascii="Times New Roman" w:hAnsi="Times New Roman" w:cs="Times New Roman"/>
                <w:lang w:val="en-US"/>
              </w:rPr>
            </w:pPr>
            <w:r w:rsidRPr="002068A4">
              <w:rPr>
                <w:rFonts w:ascii="Times New Roman" w:hAnsi="Times New Roman" w:cs="Times New Roman"/>
              </w:rPr>
              <w:t>Система відображає форму редагування:</w:t>
            </w:r>
          </w:p>
          <w:p w14:paraId="72C8CE9A" w14:textId="56C0A576" w:rsidR="002068A4" w:rsidRPr="002068A4" w:rsidRDefault="0000231F" w:rsidP="002068A4">
            <w:pPr>
              <w:pStyle w:val="a9"/>
              <w:numPr>
                <w:ilvl w:val="0"/>
                <w:numId w:val="167"/>
              </w:numPr>
              <w:spacing w:line="240" w:lineRule="auto"/>
              <w:jc w:val="both"/>
              <w:rPr>
                <w:rFonts w:ascii="Times New Roman" w:hAnsi="Times New Roman" w:cs="Times New Roman"/>
                <w:lang w:val="en-US"/>
              </w:rPr>
            </w:pPr>
            <w:r w:rsidRPr="002068A4">
              <w:rPr>
                <w:rFonts w:ascii="Times New Roman" w:hAnsi="Times New Roman" w:cs="Times New Roman"/>
              </w:rPr>
              <w:t>Поле "Назва списку" (заповнене поточною назвою)</w:t>
            </w:r>
          </w:p>
          <w:p w14:paraId="4CAF0A89" w14:textId="7911546C" w:rsidR="002068A4" w:rsidRPr="002068A4" w:rsidRDefault="0000231F" w:rsidP="002068A4">
            <w:pPr>
              <w:pStyle w:val="a9"/>
              <w:numPr>
                <w:ilvl w:val="0"/>
                <w:numId w:val="167"/>
              </w:numPr>
              <w:spacing w:line="240" w:lineRule="auto"/>
              <w:jc w:val="both"/>
              <w:rPr>
                <w:rFonts w:ascii="Times New Roman" w:hAnsi="Times New Roman" w:cs="Times New Roman"/>
                <w:lang w:val="en-US"/>
              </w:rPr>
            </w:pPr>
            <w:r w:rsidRPr="002068A4">
              <w:rPr>
                <w:rFonts w:ascii="Times New Roman" w:hAnsi="Times New Roman" w:cs="Times New Roman"/>
              </w:rPr>
              <w:t>Поле "Опис" (заповнене поточним описом)</w:t>
            </w:r>
          </w:p>
          <w:p w14:paraId="0D6A6951" w14:textId="52F34C20" w:rsidR="002068A4" w:rsidRPr="002068A4" w:rsidRDefault="0000231F" w:rsidP="002068A4">
            <w:pPr>
              <w:pStyle w:val="a9"/>
              <w:numPr>
                <w:ilvl w:val="0"/>
                <w:numId w:val="167"/>
              </w:numPr>
              <w:spacing w:line="240" w:lineRule="auto"/>
              <w:jc w:val="both"/>
              <w:rPr>
                <w:rFonts w:ascii="Times New Roman" w:hAnsi="Times New Roman" w:cs="Times New Roman"/>
                <w:lang w:val="en-US"/>
              </w:rPr>
            </w:pPr>
            <w:proofErr w:type="spellStart"/>
            <w:r w:rsidRPr="002068A4">
              <w:rPr>
                <w:rFonts w:ascii="Times New Roman" w:hAnsi="Times New Roman" w:cs="Times New Roman"/>
              </w:rPr>
              <w:t>Checkbox</w:t>
            </w:r>
            <w:proofErr w:type="spellEnd"/>
            <w:r w:rsidRPr="002068A4">
              <w:rPr>
                <w:rFonts w:ascii="Times New Roman" w:hAnsi="Times New Roman" w:cs="Times New Roman"/>
              </w:rPr>
              <w:t xml:space="preserve"> "Приватний список"</w:t>
            </w:r>
          </w:p>
          <w:p w14:paraId="3C1588ED" w14:textId="3977EF50" w:rsidR="002068A4" w:rsidRPr="002068A4" w:rsidRDefault="0000231F" w:rsidP="002068A4">
            <w:pPr>
              <w:pStyle w:val="a9"/>
              <w:numPr>
                <w:ilvl w:val="0"/>
                <w:numId w:val="167"/>
              </w:numPr>
              <w:spacing w:line="240" w:lineRule="auto"/>
              <w:jc w:val="both"/>
              <w:rPr>
                <w:rFonts w:ascii="Times New Roman" w:hAnsi="Times New Roman" w:cs="Times New Roman"/>
                <w:lang w:val="en-US"/>
              </w:rPr>
            </w:pPr>
            <w:r w:rsidRPr="002068A4">
              <w:rPr>
                <w:rFonts w:ascii="Times New Roman" w:hAnsi="Times New Roman" w:cs="Times New Roman"/>
              </w:rPr>
              <w:t>Кнопки "Зберегти зміни" та "Скасувати"</w:t>
            </w:r>
          </w:p>
          <w:p w14:paraId="60C7C49D" w14:textId="352E9E72" w:rsidR="002068A4" w:rsidRPr="002068A4" w:rsidRDefault="0000231F" w:rsidP="002068A4">
            <w:pPr>
              <w:pStyle w:val="a9"/>
              <w:numPr>
                <w:ilvl w:val="0"/>
                <w:numId w:val="167"/>
              </w:numPr>
              <w:spacing w:line="240" w:lineRule="auto"/>
              <w:jc w:val="both"/>
              <w:rPr>
                <w:rFonts w:ascii="Times New Roman" w:hAnsi="Times New Roman" w:cs="Times New Roman"/>
                <w:lang w:val="en-US"/>
              </w:rPr>
            </w:pPr>
            <w:r w:rsidRPr="002068A4">
              <w:rPr>
                <w:rFonts w:ascii="Times New Roman" w:hAnsi="Times New Roman" w:cs="Times New Roman"/>
              </w:rPr>
              <w:t>Користувач змінює назву з "Класична фантастика" на "</w:t>
            </w:r>
            <w:proofErr w:type="spellStart"/>
            <w:r w:rsidRPr="002068A4">
              <w:rPr>
                <w:rFonts w:ascii="Times New Roman" w:hAnsi="Times New Roman" w:cs="Times New Roman"/>
              </w:rPr>
              <w:t>Sci-Fi</w:t>
            </w:r>
            <w:proofErr w:type="spellEnd"/>
            <w:r w:rsidRPr="002068A4">
              <w:rPr>
                <w:rFonts w:ascii="Times New Roman" w:hAnsi="Times New Roman" w:cs="Times New Roman"/>
              </w:rPr>
              <w:t xml:space="preserve"> Класика"</w:t>
            </w:r>
          </w:p>
          <w:p w14:paraId="2A5C235B" w14:textId="181AA1AF" w:rsidR="002068A4" w:rsidRPr="002068A4" w:rsidRDefault="0000231F" w:rsidP="002068A4">
            <w:pPr>
              <w:pStyle w:val="a9"/>
              <w:numPr>
                <w:ilvl w:val="0"/>
                <w:numId w:val="167"/>
              </w:numPr>
              <w:spacing w:line="240" w:lineRule="auto"/>
              <w:jc w:val="both"/>
              <w:rPr>
                <w:rFonts w:ascii="Times New Roman" w:hAnsi="Times New Roman" w:cs="Times New Roman"/>
                <w:lang w:val="en-US"/>
              </w:rPr>
            </w:pPr>
            <w:r w:rsidRPr="002068A4">
              <w:rPr>
                <w:rFonts w:ascii="Times New Roman" w:hAnsi="Times New Roman" w:cs="Times New Roman"/>
              </w:rPr>
              <w:t>Користувач додає опис: "Мої улюблені класичні наукові фільми"</w:t>
            </w:r>
          </w:p>
          <w:p w14:paraId="1FB0F1CF" w14:textId="2D76F5BD" w:rsidR="002068A4" w:rsidRPr="002068A4" w:rsidRDefault="0000231F" w:rsidP="002068A4">
            <w:pPr>
              <w:pStyle w:val="a9"/>
              <w:numPr>
                <w:ilvl w:val="0"/>
                <w:numId w:val="167"/>
              </w:numPr>
              <w:spacing w:line="240" w:lineRule="auto"/>
              <w:jc w:val="both"/>
              <w:rPr>
                <w:rFonts w:ascii="Times New Roman" w:hAnsi="Times New Roman" w:cs="Times New Roman"/>
                <w:lang w:val="en-US"/>
              </w:rPr>
            </w:pPr>
            <w:r w:rsidRPr="002068A4">
              <w:rPr>
                <w:rFonts w:ascii="Times New Roman" w:hAnsi="Times New Roman" w:cs="Times New Roman"/>
              </w:rPr>
              <w:t>Користувач натискає "Зберегти зміни"</w:t>
            </w:r>
          </w:p>
          <w:p w14:paraId="1F883279" w14:textId="70C93E4A" w:rsidR="002068A4" w:rsidRPr="002068A4" w:rsidRDefault="0000231F" w:rsidP="002068A4">
            <w:pPr>
              <w:pStyle w:val="a9"/>
              <w:numPr>
                <w:ilvl w:val="0"/>
                <w:numId w:val="167"/>
              </w:numPr>
              <w:spacing w:line="240" w:lineRule="auto"/>
              <w:jc w:val="both"/>
              <w:rPr>
                <w:rFonts w:ascii="Times New Roman" w:hAnsi="Times New Roman" w:cs="Times New Roman"/>
                <w:lang w:val="en-US"/>
              </w:rPr>
            </w:pPr>
            <w:r w:rsidRPr="002068A4">
              <w:rPr>
                <w:rFonts w:ascii="Times New Roman" w:hAnsi="Times New Roman" w:cs="Times New Roman"/>
              </w:rPr>
              <w:t xml:space="preserve">Система </w:t>
            </w:r>
            <w:proofErr w:type="spellStart"/>
            <w:r w:rsidRPr="002068A4">
              <w:rPr>
                <w:rFonts w:ascii="Times New Roman" w:hAnsi="Times New Roman" w:cs="Times New Roman"/>
              </w:rPr>
              <w:t>валідує</w:t>
            </w:r>
            <w:proofErr w:type="spellEnd"/>
            <w:r w:rsidRPr="002068A4">
              <w:rPr>
                <w:rFonts w:ascii="Times New Roman" w:hAnsi="Times New Roman" w:cs="Times New Roman"/>
              </w:rPr>
              <w:t xml:space="preserve"> зміни</w:t>
            </w:r>
          </w:p>
          <w:p w14:paraId="3722AFBC" w14:textId="1C90CF05" w:rsidR="002068A4" w:rsidRPr="002068A4" w:rsidRDefault="0000231F" w:rsidP="002068A4">
            <w:pPr>
              <w:pStyle w:val="a9"/>
              <w:numPr>
                <w:ilvl w:val="0"/>
                <w:numId w:val="167"/>
              </w:numPr>
              <w:spacing w:line="240" w:lineRule="auto"/>
              <w:jc w:val="both"/>
              <w:rPr>
                <w:rFonts w:ascii="Times New Roman" w:hAnsi="Times New Roman" w:cs="Times New Roman"/>
                <w:lang w:val="en-US"/>
              </w:rPr>
            </w:pPr>
            <w:r w:rsidRPr="002068A4">
              <w:rPr>
                <w:rFonts w:ascii="Times New Roman" w:hAnsi="Times New Roman" w:cs="Times New Roman"/>
              </w:rPr>
              <w:t>Система оновлює запис у базі даних</w:t>
            </w:r>
          </w:p>
          <w:p w14:paraId="3888E3D4" w14:textId="5472BBE6" w:rsidR="002068A4" w:rsidRPr="002068A4" w:rsidRDefault="0000231F" w:rsidP="002068A4">
            <w:pPr>
              <w:pStyle w:val="a9"/>
              <w:numPr>
                <w:ilvl w:val="0"/>
                <w:numId w:val="167"/>
              </w:numPr>
              <w:spacing w:line="240" w:lineRule="auto"/>
              <w:jc w:val="both"/>
              <w:rPr>
                <w:rFonts w:ascii="Times New Roman" w:hAnsi="Times New Roman" w:cs="Times New Roman"/>
                <w:lang w:val="en-US"/>
              </w:rPr>
            </w:pPr>
            <w:proofErr w:type="spellStart"/>
            <w:r w:rsidRPr="002068A4">
              <w:rPr>
                <w:rFonts w:ascii="Times New Roman" w:hAnsi="Times New Roman" w:cs="Times New Roman"/>
              </w:rPr>
              <w:t>Toast</w:t>
            </w:r>
            <w:proofErr w:type="spellEnd"/>
            <w:r w:rsidRPr="002068A4">
              <w:rPr>
                <w:rFonts w:ascii="Times New Roman" w:hAnsi="Times New Roman" w:cs="Times New Roman"/>
              </w:rPr>
              <w:t xml:space="preserve">: "Список оновлено </w:t>
            </w:r>
            <w:r w:rsidRPr="002068A4">
              <w:rPr>
                <w:rFonts w:ascii="Segoe UI Symbol" w:hAnsi="Segoe UI Symbol" w:cs="Segoe UI Symbol"/>
              </w:rPr>
              <w:t>✓</w:t>
            </w:r>
            <w:r w:rsidRPr="002068A4">
              <w:rPr>
                <w:rFonts w:ascii="Times New Roman" w:hAnsi="Times New Roman" w:cs="Times New Roman"/>
              </w:rPr>
              <w:t>"</w:t>
            </w:r>
          </w:p>
          <w:p w14:paraId="3C5DD12F" w14:textId="307F269C" w:rsidR="002068A4" w:rsidRPr="002068A4" w:rsidRDefault="0000231F" w:rsidP="002068A4">
            <w:pPr>
              <w:pStyle w:val="a9"/>
              <w:numPr>
                <w:ilvl w:val="0"/>
                <w:numId w:val="167"/>
              </w:numPr>
              <w:spacing w:line="240" w:lineRule="auto"/>
              <w:jc w:val="both"/>
              <w:rPr>
                <w:rFonts w:ascii="Times New Roman" w:hAnsi="Times New Roman" w:cs="Times New Roman"/>
                <w:lang w:val="en-US"/>
              </w:rPr>
            </w:pPr>
            <w:r w:rsidRPr="002068A4">
              <w:rPr>
                <w:rFonts w:ascii="Times New Roman" w:hAnsi="Times New Roman" w:cs="Times New Roman"/>
              </w:rPr>
              <w:t>Зміни синхронізуються між пристроями згідно US 8 (критерій 5)</w:t>
            </w:r>
          </w:p>
          <w:p w14:paraId="5AFA4F3B" w14:textId="5F5875BD" w:rsidR="002068A4" w:rsidRPr="002068A4" w:rsidRDefault="0000231F" w:rsidP="002068A4">
            <w:pPr>
              <w:pStyle w:val="a9"/>
              <w:numPr>
                <w:ilvl w:val="0"/>
                <w:numId w:val="167"/>
              </w:numPr>
              <w:spacing w:line="240" w:lineRule="auto"/>
              <w:jc w:val="both"/>
              <w:rPr>
                <w:rFonts w:ascii="Times New Roman" w:hAnsi="Times New Roman" w:cs="Times New Roman"/>
                <w:lang w:val="en-US"/>
              </w:rPr>
            </w:pPr>
            <w:proofErr w:type="spellStart"/>
            <w:r w:rsidRPr="002068A4">
              <w:rPr>
                <w:rFonts w:ascii="Times New Roman" w:hAnsi="Times New Roman" w:cs="Times New Roman"/>
              </w:rPr>
              <w:t>Use</w:t>
            </w:r>
            <w:proofErr w:type="spellEnd"/>
            <w:r w:rsidRPr="002068A4">
              <w:rPr>
                <w:rFonts w:ascii="Times New Roman" w:hAnsi="Times New Roman" w:cs="Times New Roman"/>
              </w:rPr>
              <w:t xml:space="preserve"> </w:t>
            </w:r>
            <w:proofErr w:type="spellStart"/>
            <w:r w:rsidRPr="002068A4">
              <w:rPr>
                <w:rFonts w:ascii="Times New Roman" w:hAnsi="Times New Roman" w:cs="Times New Roman"/>
              </w:rPr>
              <w:t>case</w:t>
            </w:r>
            <w:proofErr w:type="spellEnd"/>
            <w:r w:rsidRPr="002068A4">
              <w:rPr>
                <w:rFonts w:ascii="Times New Roman" w:hAnsi="Times New Roman" w:cs="Times New Roman"/>
              </w:rPr>
              <w:t xml:space="preserve"> завершено зі збереженням змін</w:t>
            </w:r>
          </w:p>
          <w:p w14:paraId="37A1EFF2" w14:textId="18038B0E" w:rsidR="002068A4" w:rsidRDefault="0000231F" w:rsidP="002068A4">
            <w:pPr>
              <w:spacing w:after="0" w:line="240" w:lineRule="auto"/>
              <w:jc w:val="both"/>
              <w:rPr>
                <w:rFonts w:ascii="Times New Roman" w:hAnsi="Times New Roman" w:cs="Times New Roman"/>
                <w:lang w:val="en-US"/>
              </w:rPr>
            </w:pPr>
            <w:r w:rsidRPr="000311AE">
              <w:rPr>
                <w:rFonts w:ascii="Times New Roman" w:hAnsi="Times New Roman" w:cs="Times New Roman"/>
                <w:b/>
                <w:bCs/>
              </w:rPr>
              <w:t>А7: Видалення власного списку</w:t>
            </w:r>
          </w:p>
          <w:p w14:paraId="5D081F67" w14:textId="653E0AE7" w:rsidR="002068A4" w:rsidRPr="002068A4" w:rsidRDefault="0000231F" w:rsidP="002068A4">
            <w:pPr>
              <w:pStyle w:val="a9"/>
              <w:numPr>
                <w:ilvl w:val="0"/>
                <w:numId w:val="166"/>
              </w:numPr>
              <w:spacing w:line="240" w:lineRule="auto"/>
              <w:jc w:val="both"/>
              <w:rPr>
                <w:rFonts w:ascii="Times New Roman" w:hAnsi="Times New Roman" w:cs="Times New Roman"/>
                <w:lang w:val="en-US"/>
              </w:rPr>
            </w:pPr>
            <w:r w:rsidRPr="002068A4">
              <w:rPr>
                <w:rFonts w:ascii="Times New Roman" w:hAnsi="Times New Roman" w:cs="Times New Roman"/>
              </w:rPr>
              <w:t>У сценарії А4: Користувач натискає "Видалити список" на власному списку</w:t>
            </w:r>
          </w:p>
          <w:p w14:paraId="4EBB1FA8" w14:textId="4EAE93BB" w:rsidR="002068A4" w:rsidRPr="002068A4" w:rsidRDefault="0000231F" w:rsidP="002068A4">
            <w:pPr>
              <w:pStyle w:val="a9"/>
              <w:numPr>
                <w:ilvl w:val="0"/>
                <w:numId w:val="166"/>
              </w:numPr>
              <w:spacing w:line="240" w:lineRule="auto"/>
              <w:jc w:val="both"/>
              <w:rPr>
                <w:rFonts w:ascii="Times New Roman" w:hAnsi="Times New Roman" w:cs="Times New Roman"/>
                <w:lang w:val="en-US"/>
              </w:rPr>
            </w:pPr>
            <w:r w:rsidRPr="002068A4">
              <w:rPr>
                <w:rFonts w:ascii="Times New Roman" w:hAnsi="Times New Roman" w:cs="Times New Roman"/>
              </w:rPr>
              <w:t>Система показує підтвердження: "Ви впевнені, що хочете видалити список '[назва]'? Цю дію неможливо скасувати. [Кількість] фільмів будуть видалені зі списку"</w:t>
            </w:r>
          </w:p>
          <w:p w14:paraId="56A91FAE" w14:textId="6CC56194" w:rsidR="002068A4" w:rsidRPr="002068A4" w:rsidRDefault="0000231F" w:rsidP="002068A4">
            <w:pPr>
              <w:pStyle w:val="a9"/>
              <w:numPr>
                <w:ilvl w:val="0"/>
                <w:numId w:val="166"/>
              </w:numPr>
              <w:spacing w:line="240" w:lineRule="auto"/>
              <w:jc w:val="both"/>
              <w:rPr>
                <w:rFonts w:ascii="Times New Roman" w:hAnsi="Times New Roman" w:cs="Times New Roman"/>
                <w:lang w:val="en-US"/>
              </w:rPr>
            </w:pPr>
            <w:r w:rsidRPr="002068A4">
              <w:rPr>
                <w:rFonts w:ascii="Times New Roman" w:hAnsi="Times New Roman" w:cs="Times New Roman"/>
              </w:rPr>
              <w:t>Кнопки: "Видалити" (червона) та "Скасувати"</w:t>
            </w:r>
          </w:p>
          <w:p w14:paraId="6E0F39A2" w14:textId="7B9C239A" w:rsidR="002068A4" w:rsidRPr="002068A4" w:rsidRDefault="0000231F" w:rsidP="002068A4">
            <w:pPr>
              <w:pStyle w:val="a9"/>
              <w:numPr>
                <w:ilvl w:val="0"/>
                <w:numId w:val="166"/>
              </w:numPr>
              <w:spacing w:line="240" w:lineRule="auto"/>
              <w:jc w:val="both"/>
              <w:rPr>
                <w:rFonts w:ascii="Times New Roman" w:hAnsi="Times New Roman" w:cs="Times New Roman"/>
                <w:lang w:val="en-US"/>
              </w:rPr>
            </w:pPr>
            <w:r w:rsidRPr="002068A4">
              <w:rPr>
                <w:rFonts w:ascii="Times New Roman" w:hAnsi="Times New Roman" w:cs="Times New Roman"/>
              </w:rPr>
              <w:t>Користувач підтверджує видалення</w:t>
            </w:r>
          </w:p>
          <w:p w14:paraId="5FBABC6A" w14:textId="276A9EB8" w:rsidR="002068A4" w:rsidRPr="002068A4" w:rsidRDefault="0000231F" w:rsidP="002068A4">
            <w:pPr>
              <w:pStyle w:val="a9"/>
              <w:numPr>
                <w:ilvl w:val="0"/>
                <w:numId w:val="166"/>
              </w:numPr>
              <w:spacing w:line="240" w:lineRule="auto"/>
              <w:jc w:val="both"/>
              <w:rPr>
                <w:rFonts w:ascii="Times New Roman" w:hAnsi="Times New Roman" w:cs="Times New Roman"/>
                <w:lang w:val="en-US"/>
              </w:rPr>
            </w:pPr>
            <w:r w:rsidRPr="002068A4">
              <w:rPr>
                <w:rFonts w:ascii="Times New Roman" w:hAnsi="Times New Roman" w:cs="Times New Roman"/>
              </w:rPr>
              <w:t>Система видаляє список та всі його записи з бази даних</w:t>
            </w:r>
          </w:p>
          <w:p w14:paraId="7886A829" w14:textId="3EA0B0E1" w:rsidR="002068A4" w:rsidRPr="002068A4" w:rsidRDefault="0000231F" w:rsidP="002068A4">
            <w:pPr>
              <w:pStyle w:val="a9"/>
              <w:numPr>
                <w:ilvl w:val="0"/>
                <w:numId w:val="166"/>
              </w:numPr>
              <w:spacing w:line="240" w:lineRule="auto"/>
              <w:jc w:val="both"/>
              <w:rPr>
                <w:rFonts w:ascii="Times New Roman" w:hAnsi="Times New Roman" w:cs="Times New Roman"/>
                <w:lang w:val="en-US"/>
              </w:rPr>
            </w:pPr>
            <w:proofErr w:type="spellStart"/>
            <w:r w:rsidRPr="002068A4">
              <w:rPr>
                <w:rFonts w:ascii="Times New Roman" w:hAnsi="Times New Roman" w:cs="Times New Roman"/>
              </w:rPr>
              <w:t>Toast</w:t>
            </w:r>
            <w:proofErr w:type="spellEnd"/>
            <w:r w:rsidRPr="002068A4">
              <w:rPr>
                <w:rFonts w:ascii="Times New Roman" w:hAnsi="Times New Roman" w:cs="Times New Roman"/>
              </w:rPr>
              <w:t>: "Список '[назва]' видалено"</w:t>
            </w:r>
          </w:p>
          <w:p w14:paraId="671F7F39" w14:textId="59C3ED77" w:rsidR="002068A4" w:rsidRPr="002068A4" w:rsidRDefault="0000231F" w:rsidP="002068A4">
            <w:pPr>
              <w:pStyle w:val="a9"/>
              <w:numPr>
                <w:ilvl w:val="0"/>
                <w:numId w:val="166"/>
              </w:numPr>
              <w:spacing w:line="240" w:lineRule="auto"/>
              <w:jc w:val="both"/>
              <w:rPr>
                <w:rFonts w:ascii="Times New Roman" w:hAnsi="Times New Roman" w:cs="Times New Roman"/>
                <w:lang w:val="en-US"/>
              </w:rPr>
            </w:pPr>
            <w:r w:rsidRPr="002068A4">
              <w:rPr>
                <w:rFonts w:ascii="Times New Roman" w:hAnsi="Times New Roman" w:cs="Times New Roman"/>
              </w:rPr>
              <w:lastRenderedPageBreak/>
              <w:t>Користувач перенаправляється на сторінку "Мої списки"</w:t>
            </w:r>
          </w:p>
          <w:p w14:paraId="517FF1B4" w14:textId="744132AA" w:rsidR="002068A4" w:rsidRPr="002068A4" w:rsidRDefault="0000231F" w:rsidP="002068A4">
            <w:pPr>
              <w:pStyle w:val="a9"/>
              <w:numPr>
                <w:ilvl w:val="0"/>
                <w:numId w:val="166"/>
              </w:numPr>
              <w:spacing w:line="240" w:lineRule="auto"/>
              <w:jc w:val="both"/>
              <w:rPr>
                <w:rFonts w:ascii="Times New Roman" w:hAnsi="Times New Roman" w:cs="Times New Roman"/>
                <w:lang w:val="en-US"/>
              </w:rPr>
            </w:pPr>
            <w:r w:rsidRPr="002068A4">
              <w:rPr>
                <w:rFonts w:ascii="Times New Roman" w:hAnsi="Times New Roman" w:cs="Times New Roman"/>
              </w:rPr>
              <w:t>Зміна синхронізується між пристроями</w:t>
            </w:r>
          </w:p>
          <w:p w14:paraId="056BEA2E" w14:textId="1FD31901" w:rsidR="002068A4" w:rsidRPr="002068A4" w:rsidRDefault="0000231F" w:rsidP="002068A4">
            <w:pPr>
              <w:pStyle w:val="a9"/>
              <w:numPr>
                <w:ilvl w:val="0"/>
                <w:numId w:val="166"/>
              </w:numPr>
              <w:spacing w:line="240" w:lineRule="auto"/>
              <w:jc w:val="both"/>
              <w:rPr>
                <w:rFonts w:ascii="Times New Roman" w:hAnsi="Times New Roman" w:cs="Times New Roman"/>
                <w:lang w:val="en-US"/>
              </w:rPr>
            </w:pPr>
            <w:proofErr w:type="spellStart"/>
            <w:r w:rsidRPr="002068A4">
              <w:rPr>
                <w:rFonts w:ascii="Times New Roman" w:hAnsi="Times New Roman" w:cs="Times New Roman"/>
              </w:rPr>
              <w:t>Use</w:t>
            </w:r>
            <w:proofErr w:type="spellEnd"/>
            <w:r w:rsidRPr="002068A4">
              <w:rPr>
                <w:rFonts w:ascii="Times New Roman" w:hAnsi="Times New Roman" w:cs="Times New Roman"/>
              </w:rPr>
              <w:t xml:space="preserve"> </w:t>
            </w:r>
            <w:proofErr w:type="spellStart"/>
            <w:r w:rsidRPr="002068A4">
              <w:rPr>
                <w:rFonts w:ascii="Times New Roman" w:hAnsi="Times New Roman" w:cs="Times New Roman"/>
              </w:rPr>
              <w:t>case</w:t>
            </w:r>
            <w:proofErr w:type="spellEnd"/>
            <w:r w:rsidRPr="002068A4">
              <w:rPr>
                <w:rFonts w:ascii="Times New Roman" w:hAnsi="Times New Roman" w:cs="Times New Roman"/>
              </w:rPr>
              <w:t xml:space="preserve"> завершено з видаленням списку</w:t>
            </w:r>
          </w:p>
          <w:p w14:paraId="1AFB98B1" w14:textId="556E597D" w:rsidR="002068A4" w:rsidRDefault="0000231F" w:rsidP="002068A4">
            <w:pPr>
              <w:spacing w:after="0" w:line="240" w:lineRule="auto"/>
              <w:jc w:val="both"/>
              <w:rPr>
                <w:rFonts w:ascii="Times New Roman" w:hAnsi="Times New Roman" w:cs="Times New Roman"/>
                <w:lang w:val="en-US"/>
              </w:rPr>
            </w:pPr>
            <w:r w:rsidRPr="000311AE">
              <w:rPr>
                <w:rFonts w:ascii="Times New Roman" w:hAnsi="Times New Roman" w:cs="Times New Roman"/>
                <w:b/>
                <w:bCs/>
              </w:rPr>
              <w:t>А8: Додавання до множинних списків одночасно</w:t>
            </w:r>
          </w:p>
          <w:p w14:paraId="39A49083" w14:textId="31376A3E" w:rsidR="002068A4" w:rsidRPr="002068A4" w:rsidRDefault="0000231F" w:rsidP="002068A4">
            <w:pPr>
              <w:pStyle w:val="a9"/>
              <w:numPr>
                <w:ilvl w:val="0"/>
                <w:numId w:val="165"/>
              </w:numPr>
              <w:spacing w:line="240" w:lineRule="auto"/>
              <w:jc w:val="both"/>
              <w:rPr>
                <w:rFonts w:ascii="Times New Roman" w:hAnsi="Times New Roman" w:cs="Times New Roman"/>
                <w:lang w:val="en-US"/>
              </w:rPr>
            </w:pPr>
            <w:r w:rsidRPr="002068A4">
              <w:rPr>
                <w:rFonts w:ascii="Times New Roman" w:hAnsi="Times New Roman" w:cs="Times New Roman"/>
              </w:rPr>
              <w:t>На кроці 4: Користувач хоче додати фільм одразу до кількох списків</w:t>
            </w:r>
          </w:p>
          <w:p w14:paraId="04691024" w14:textId="77AC2DEB" w:rsidR="002068A4" w:rsidRPr="002068A4" w:rsidRDefault="0000231F" w:rsidP="002068A4">
            <w:pPr>
              <w:pStyle w:val="a9"/>
              <w:numPr>
                <w:ilvl w:val="0"/>
                <w:numId w:val="165"/>
              </w:numPr>
              <w:spacing w:line="240" w:lineRule="auto"/>
              <w:jc w:val="both"/>
              <w:rPr>
                <w:rFonts w:ascii="Times New Roman" w:hAnsi="Times New Roman" w:cs="Times New Roman"/>
                <w:lang w:val="en-US"/>
              </w:rPr>
            </w:pPr>
            <w:r w:rsidRPr="002068A4">
              <w:rPr>
                <w:rFonts w:ascii="Times New Roman" w:hAnsi="Times New Roman" w:cs="Times New Roman"/>
              </w:rPr>
              <w:t xml:space="preserve">У </w:t>
            </w:r>
            <w:proofErr w:type="spellStart"/>
            <w:r w:rsidRPr="002068A4">
              <w:rPr>
                <w:rFonts w:ascii="Times New Roman" w:hAnsi="Times New Roman" w:cs="Times New Roman"/>
              </w:rPr>
              <w:t>dropdown</w:t>
            </w:r>
            <w:proofErr w:type="spellEnd"/>
            <w:r w:rsidRPr="002068A4">
              <w:rPr>
                <w:rFonts w:ascii="Times New Roman" w:hAnsi="Times New Roman" w:cs="Times New Roman"/>
              </w:rPr>
              <w:t xml:space="preserve"> кожен список має </w:t>
            </w:r>
            <w:proofErr w:type="spellStart"/>
            <w:r w:rsidRPr="002068A4">
              <w:rPr>
                <w:rFonts w:ascii="Times New Roman" w:hAnsi="Times New Roman" w:cs="Times New Roman"/>
              </w:rPr>
              <w:t>checkbox</w:t>
            </w:r>
            <w:proofErr w:type="spellEnd"/>
            <w:r w:rsidRPr="002068A4">
              <w:rPr>
                <w:rFonts w:ascii="Times New Roman" w:hAnsi="Times New Roman" w:cs="Times New Roman"/>
              </w:rPr>
              <w:t xml:space="preserve"> замість радіо-кнопки</w:t>
            </w:r>
          </w:p>
          <w:p w14:paraId="265F3230" w14:textId="0E12E51B" w:rsidR="002068A4" w:rsidRPr="002068A4" w:rsidRDefault="0000231F" w:rsidP="002068A4">
            <w:pPr>
              <w:pStyle w:val="a9"/>
              <w:numPr>
                <w:ilvl w:val="0"/>
                <w:numId w:val="165"/>
              </w:numPr>
              <w:spacing w:line="240" w:lineRule="auto"/>
              <w:jc w:val="both"/>
              <w:rPr>
                <w:rFonts w:ascii="Times New Roman" w:hAnsi="Times New Roman" w:cs="Times New Roman"/>
                <w:lang w:val="en-US"/>
              </w:rPr>
            </w:pPr>
            <w:r w:rsidRPr="002068A4">
              <w:rPr>
                <w:rFonts w:ascii="Times New Roman" w:hAnsi="Times New Roman" w:cs="Times New Roman"/>
              </w:rPr>
              <w:t xml:space="preserve">Користувач обирає </w:t>
            </w:r>
            <w:proofErr w:type="spellStart"/>
            <w:r w:rsidRPr="002068A4">
              <w:rPr>
                <w:rFonts w:ascii="Times New Roman" w:hAnsi="Times New Roman" w:cs="Times New Roman"/>
              </w:rPr>
              <w:t>checkboxes</w:t>
            </w:r>
            <w:proofErr w:type="spellEnd"/>
            <w:r w:rsidRPr="002068A4">
              <w:rPr>
                <w:rFonts w:ascii="Times New Roman" w:hAnsi="Times New Roman" w:cs="Times New Roman"/>
              </w:rPr>
              <w:t xml:space="preserve"> "Вподобані" </w:t>
            </w:r>
            <w:r w:rsidRPr="002068A4">
              <w:rPr>
                <w:rFonts w:ascii="Segoe UI Symbol" w:hAnsi="Segoe UI Symbol" w:cs="Segoe UI Symbol"/>
              </w:rPr>
              <w:t>✓</w:t>
            </w:r>
            <w:r w:rsidRPr="002068A4">
              <w:rPr>
                <w:rFonts w:ascii="Times New Roman" w:hAnsi="Times New Roman" w:cs="Times New Roman"/>
              </w:rPr>
              <w:t xml:space="preserve"> та "Переглянути пізніше" </w:t>
            </w:r>
            <w:r w:rsidRPr="002068A4">
              <w:rPr>
                <w:rFonts w:ascii="Segoe UI Symbol" w:hAnsi="Segoe UI Symbol" w:cs="Segoe UI Symbol"/>
              </w:rPr>
              <w:t>✓</w:t>
            </w:r>
          </w:p>
          <w:p w14:paraId="6C0A369E" w14:textId="453BB0CC" w:rsidR="002068A4" w:rsidRPr="002068A4" w:rsidRDefault="0000231F" w:rsidP="002068A4">
            <w:pPr>
              <w:pStyle w:val="a9"/>
              <w:numPr>
                <w:ilvl w:val="0"/>
                <w:numId w:val="165"/>
              </w:numPr>
              <w:spacing w:line="240" w:lineRule="auto"/>
              <w:jc w:val="both"/>
              <w:rPr>
                <w:rFonts w:ascii="Times New Roman" w:hAnsi="Times New Roman" w:cs="Times New Roman"/>
                <w:lang w:val="en-US"/>
              </w:rPr>
            </w:pPr>
            <w:r w:rsidRPr="002068A4">
              <w:rPr>
                <w:rFonts w:ascii="Times New Roman" w:hAnsi="Times New Roman" w:cs="Times New Roman"/>
              </w:rPr>
              <w:t xml:space="preserve">Користувач натискає "Додати" внизу </w:t>
            </w:r>
            <w:proofErr w:type="spellStart"/>
            <w:r w:rsidRPr="002068A4">
              <w:rPr>
                <w:rFonts w:ascii="Times New Roman" w:hAnsi="Times New Roman" w:cs="Times New Roman"/>
              </w:rPr>
              <w:t>dropdown</w:t>
            </w:r>
            <w:proofErr w:type="spellEnd"/>
          </w:p>
          <w:p w14:paraId="43068FAE" w14:textId="7D06AF5D" w:rsidR="002068A4" w:rsidRPr="002068A4" w:rsidRDefault="0000231F" w:rsidP="002068A4">
            <w:pPr>
              <w:pStyle w:val="a9"/>
              <w:numPr>
                <w:ilvl w:val="0"/>
                <w:numId w:val="165"/>
              </w:numPr>
              <w:spacing w:line="240" w:lineRule="auto"/>
              <w:jc w:val="both"/>
              <w:rPr>
                <w:rFonts w:ascii="Times New Roman" w:hAnsi="Times New Roman" w:cs="Times New Roman"/>
                <w:lang w:val="en-US"/>
              </w:rPr>
            </w:pPr>
            <w:r w:rsidRPr="002068A4">
              <w:rPr>
                <w:rFonts w:ascii="Times New Roman" w:hAnsi="Times New Roman" w:cs="Times New Roman"/>
              </w:rPr>
              <w:t>Система додає фільм до обох списків одночасно</w:t>
            </w:r>
          </w:p>
          <w:p w14:paraId="0B56F45A" w14:textId="33DE406D" w:rsidR="002068A4" w:rsidRPr="002068A4" w:rsidRDefault="0000231F" w:rsidP="002068A4">
            <w:pPr>
              <w:pStyle w:val="a9"/>
              <w:numPr>
                <w:ilvl w:val="0"/>
                <w:numId w:val="165"/>
              </w:numPr>
              <w:spacing w:line="240" w:lineRule="auto"/>
              <w:jc w:val="both"/>
              <w:rPr>
                <w:rFonts w:ascii="Times New Roman" w:hAnsi="Times New Roman" w:cs="Times New Roman"/>
                <w:lang w:val="en-US"/>
              </w:rPr>
            </w:pPr>
            <w:proofErr w:type="spellStart"/>
            <w:r w:rsidRPr="002068A4">
              <w:rPr>
                <w:rFonts w:ascii="Times New Roman" w:hAnsi="Times New Roman" w:cs="Times New Roman"/>
              </w:rPr>
              <w:t>Toast</w:t>
            </w:r>
            <w:proofErr w:type="spellEnd"/>
            <w:r w:rsidRPr="002068A4">
              <w:rPr>
                <w:rFonts w:ascii="Times New Roman" w:hAnsi="Times New Roman" w:cs="Times New Roman"/>
              </w:rPr>
              <w:t xml:space="preserve">: "Додано до 2 списків </w:t>
            </w:r>
            <w:r w:rsidRPr="002068A4">
              <w:rPr>
                <w:rFonts w:ascii="Segoe UI Symbol" w:hAnsi="Segoe UI Symbol" w:cs="Segoe UI Symbol"/>
              </w:rPr>
              <w:t>✓</w:t>
            </w:r>
            <w:r w:rsidRPr="002068A4">
              <w:rPr>
                <w:rFonts w:ascii="Times New Roman" w:hAnsi="Times New Roman" w:cs="Times New Roman"/>
              </w:rPr>
              <w:t>"</w:t>
            </w:r>
          </w:p>
          <w:p w14:paraId="63191CAF" w14:textId="3ED1E655" w:rsidR="002068A4" w:rsidRPr="002068A4" w:rsidRDefault="0000231F" w:rsidP="002068A4">
            <w:pPr>
              <w:pStyle w:val="a9"/>
              <w:numPr>
                <w:ilvl w:val="0"/>
                <w:numId w:val="165"/>
              </w:numPr>
              <w:spacing w:line="240" w:lineRule="auto"/>
              <w:jc w:val="both"/>
              <w:rPr>
                <w:rFonts w:ascii="Times New Roman" w:hAnsi="Times New Roman" w:cs="Times New Roman"/>
                <w:lang w:val="en-US"/>
              </w:rPr>
            </w:pPr>
            <w:proofErr w:type="spellStart"/>
            <w:r w:rsidRPr="002068A4">
              <w:rPr>
                <w:rFonts w:ascii="Times New Roman" w:hAnsi="Times New Roman" w:cs="Times New Roman"/>
              </w:rPr>
              <w:t>Use</w:t>
            </w:r>
            <w:proofErr w:type="spellEnd"/>
            <w:r w:rsidRPr="002068A4">
              <w:rPr>
                <w:rFonts w:ascii="Times New Roman" w:hAnsi="Times New Roman" w:cs="Times New Roman"/>
              </w:rPr>
              <w:t xml:space="preserve"> </w:t>
            </w:r>
            <w:proofErr w:type="spellStart"/>
            <w:r w:rsidRPr="002068A4">
              <w:rPr>
                <w:rFonts w:ascii="Times New Roman" w:hAnsi="Times New Roman" w:cs="Times New Roman"/>
              </w:rPr>
              <w:t>case</w:t>
            </w:r>
            <w:proofErr w:type="spellEnd"/>
            <w:r w:rsidRPr="002068A4">
              <w:rPr>
                <w:rFonts w:ascii="Times New Roman" w:hAnsi="Times New Roman" w:cs="Times New Roman"/>
              </w:rPr>
              <w:t xml:space="preserve"> завершено з додаванням до множинних списків</w:t>
            </w:r>
          </w:p>
          <w:p w14:paraId="2A3D76A9" w14:textId="17278B56" w:rsidR="002068A4" w:rsidRDefault="0000231F" w:rsidP="002068A4">
            <w:pPr>
              <w:spacing w:after="0" w:line="240" w:lineRule="auto"/>
              <w:jc w:val="both"/>
              <w:rPr>
                <w:rFonts w:ascii="Times New Roman" w:hAnsi="Times New Roman" w:cs="Times New Roman"/>
                <w:lang w:val="en-US"/>
              </w:rPr>
            </w:pPr>
            <w:r w:rsidRPr="000311AE">
              <w:rPr>
                <w:rFonts w:ascii="Times New Roman" w:hAnsi="Times New Roman" w:cs="Times New Roman"/>
                <w:b/>
                <w:bCs/>
              </w:rPr>
              <w:t>А9: Швидке додавання через контекстне меню</w:t>
            </w:r>
          </w:p>
          <w:p w14:paraId="4D8DFA1C" w14:textId="48EE4881" w:rsidR="002068A4" w:rsidRPr="002068A4" w:rsidRDefault="0000231F" w:rsidP="002068A4">
            <w:pPr>
              <w:pStyle w:val="a9"/>
              <w:numPr>
                <w:ilvl w:val="0"/>
                <w:numId w:val="164"/>
              </w:numPr>
              <w:spacing w:line="240" w:lineRule="auto"/>
              <w:jc w:val="both"/>
              <w:rPr>
                <w:rFonts w:ascii="Times New Roman" w:hAnsi="Times New Roman" w:cs="Times New Roman"/>
                <w:lang w:val="en-US"/>
              </w:rPr>
            </w:pPr>
            <w:r w:rsidRPr="002068A4">
              <w:rPr>
                <w:rFonts w:ascii="Times New Roman" w:hAnsi="Times New Roman" w:cs="Times New Roman"/>
              </w:rPr>
              <w:t>Користувач натискає правою кнопкою миші (або довге натискання на мобільному) на картці фільму</w:t>
            </w:r>
          </w:p>
          <w:p w14:paraId="24C682CE" w14:textId="5F7B597F" w:rsidR="002068A4" w:rsidRPr="002068A4" w:rsidRDefault="0000231F" w:rsidP="002068A4">
            <w:pPr>
              <w:pStyle w:val="a9"/>
              <w:numPr>
                <w:ilvl w:val="0"/>
                <w:numId w:val="164"/>
              </w:numPr>
              <w:spacing w:line="240" w:lineRule="auto"/>
              <w:jc w:val="both"/>
              <w:rPr>
                <w:rFonts w:ascii="Times New Roman" w:hAnsi="Times New Roman" w:cs="Times New Roman"/>
                <w:lang w:val="en-US"/>
              </w:rPr>
            </w:pPr>
            <w:r w:rsidRPr="002068A4">
              <w:rPr>
                <w:rFonts w:ascii="Times New Roman" w:hAnsi="Times New Roman" w:cs="Times New Roman"/>
              </w:rPr>
              <w:t>Система показує контекстне меню:</w:t>
            </w:r>
          </w:p>
          <w:p w14:paraId="280DA38B" w14:textId="6B9C7BE1" w:rsidR="002068A4" w:rsidRPr="002068A4" w:rsidRDefault="0000231F" w:rsidP="002068A4">
            <w:pPr>
              <w:pStyle w:val="a9"/>
              <w:numPr>
                <w:ilvl w:val="0"/>
                <w:numId w:val="164"/>
              </w:numPr>
              <w:spacing w:line="240" w:lineRule="auto"/>
              <w:jc w:val="both"/>
              <w:rPr>
                <w:rFonts w:ascii="Times New Roman" w:hAnsi="Times New Roman" w:cs="Times New Roman"/>
                <w:lang w:val="en-US"/>
              </w:rPr>
            </w:pPr>
            <w:r w:rsidRPr="002068A4">
              <w:rPr>
                <w:rFonts w:ascii="Times New Roman" w:hAnsi="Times New Roman" w:cs="Times New Roman"/>
              </w:rPr>
              <w:t>"Додати до Вподобаних"</w:t>
            </w:r>
          </w:p>
          <w:p w14:paraId="56F8B18F" w14:textId="340B7E68" w:rsidR="002068A4" w:rsidRPr="002068A4" w:rsidRDefault="0000231F" w:rsidP="002068A4">
            <w:pPr>
              <w:pStyle w:val="a9"/>
              <w:numPr>
                <w:ilvl w:val="0"/>
                <w:numId w:val="164"/>
              </w:numPr>
              <w:spacing w:line="240" w:lineRule="auto"/>
              <w:jc w:val="both"/>
              <w:rPr>
                <w:rFonts w:ascii="Times New Roman" w:hAnsi="Times New Roman" w:cs="Times New Roman"/>
                <w:lang w:val="en-US"/>
              </w:rPr>
            </w:pPr>
            <w:r w:rsidRPr="002068A4">
              <w:rPr>
                <w:rFonts w:ascii="Times New Roman" w:hAnsi="Times New Roman" w:cs="Times New Roman"/>
              </w:rPr>
              <w:t>"Додати до Переглянути пізніше"</w:t>
            </w:r>
          </w:p>
          <w:p w14:paraId="3882AB4D" w14:textId="380FC50D" w:rsidR="002068A4" w:rsidRPr="002068A4" w:rsidRDefault="0000231F" w:rsidP="002068A4">
            <w:pPr>
              <w:pStyle w:val="a9"/>
              <w:numPr>
                <w:ilvl w:val="0"/>
                <w:numId w:val="164"/>
              </w:numPr>
              <w:spacing w:line="240" w:lineRule="auto"/>
              <w:jc w:val="both"/>
              <w:rPr>
                <w:rFonts w:ascii="Times New Roman" w:hAnsi="Times New Roman" w:cs="Times New Roman"/>
                <w:lang w:val="en-US"/>
              </w:rPr>
            </w:pPr>
            <w:r w:rsidRPr="002068A4">
              <w:rPr>
                <w:rFonts w:ascii="Times New Roman" w:hAnsi="Times New Roman" w:cs="Times New Roman"/>
              </w:rPr>
              <w:t xml:space="preserve">"Додати до списку..." (відкриває повний </w:t>
            </w:r>
            <w:proofErr w:type="spellStart"/>
            <w:r w:rsidRPr="002068A4">
              <w:rPr>
                <w:rFonts w:ascii="Times New Roman" w:hAnsi="Times New Roman" w:cs="Times New Roman"/>
              </w:rPr>
              <w:t>dropdown</w:t>
            </w:r>
            <w:proofErr w:type="spellEnd"/>
            <w:r w:rsidRPr="002068A4">
              <w:rPr>
                <w:rFonts w:ascii="Times New Roman" w:hAnsi="Times New Roman" w:cs="Times New Roman"/>
              </w:rPr>
              <w:t>)</w:t>
            </w:r>
          </w:p>
          <w:p w14:paraId="52E8A67C" w14:textId="7C03DB7E" w:rsidR="002068A4" w:rsidRPr="002068A4" w:rsidRDefault="0000231F" w:rsidP="002068A4">
            <w:pPr>
              <w:pStyle w:val="a9"/>
              <w:numPr>
                <w:ilvl w:val="0"/>
                <w:numId w:val="164"/>
              </w:numPr>
              <w:spacing w:line="240" w:lineRule="auto"/>
              <w:jc w:val="both"/>
              <w:rPr>
                <w:rFonts w:ascii="Times New Roman" w:hAnsi="Times New Roman" w:cs="Times New Roman"/>
                <w:lang w:val="en-US"/>
              </w:rPr>
            </w:pPr>
            <w:r w:rsidRPr="002068A4">
              <w:rPr>
                <w:rFonts w:ascii="Times New Roman" w:hAnsi="Times New Roman" w:cs="Times New Roman"/>
              </w:rPr>
              <w:t>"Поділитися"</w:t>
            </w:r>
          </w:p>
          <w:p w14:paraId="773D37D5" w14:textId="5349CD68" w:rsidR="002068A4" w:rsidRPr="002068A4" w:rsidRDefault="0000231F" w:rsidP="002068A4">
            <w:pPr>
              <w:pStyle w:val="a9"/>
              <w:numPr>
                <w:ilvl w:val="0"/>
                <w:numId w:val="164"/>
              </w:numPr>
              <w:spacing w:line="240" w:lineRule="auto"/>
              <w:jc w:val="both"/>
              <w:rPr>
                <w:rFonts w:ascii="Times New Roman" w:hAnsi="Times New Roman" w:cs="Times New Roman"/>
                <w:lang w:val="en-US"/>
              </w:rPr>
            </w:pPr>
            <w:r w:rsidRPr="002068A4">
              <w:rPr>
                <w:rFonts w:ascii="Times New Roman" w:hAnsi="Times New Roman" w:cs="Times New Roman"/>
              </w:rPr>
              <w:t>Користувач обирає "Додати до Вподобаних"</w:t>
            </w:r>
          </w:p>
          <w:p w14:paraId="699BC027" w14:textId="1F802A61" w:rsidR="002068A4" w:rsidRPr="002068A4" w:rsidRDefault="0000231F" w:rsidP="002068A4">
            <w:pPr>
              <w:pStyle w:val="a9"/>
              <w:numPr>
                <w:ilvl w:val="0"/>
                <w:numId w:val="164"/>
              </w:numPr>
              <w:spacing w:line="240" w:lineRule="auto"/>
              <w:jc w:val="both"/>
              <w:rPr>
                <w:rFonts w:ascii="Times New Roman" w:hAnsi="Times New Roman" w:cs="Times New Roman"/>
                <w:lang w:val="en-US"/>
              </w:rPr>
            </w:pPr>
            <w:r w:rsidRPr="002068A4">
              <w:rPr>
                <w:rFonts w:ascii="Times New Roman" w:hAnsi="Times New Roman" w:cs="Times New Roman"/>
              </w:rPr>
              <w:t xml:space="preserve">Фільм миттєво додається без додаткових </w:t>
            </w:r>
            <w:proofErr w:type="spellStart"/>
            <w:r w:rsidRPr="002068A4">
              <w:rPr>
                <w:rFonts w:ascii="Times New Roman" w:hAnsi="Times New Roman" w:cs="Times New Roman"/>
              </w:rPr>
              <w:t>кліків</w:t>
            </w:r>
            <w:proofErr w:type="spellEnd"/>
          </w:p>
          <w:p w14:paraId="7D6977BB" w14:textId="7AEDA5FC" w:rsidR="0000231F" w:rsidRPr="002068A4" w:rsidRDefault="0000231F" w:rsidP="002068A4">
            <w:pPr>
              <w:pStyle w:val="a9"/>
              <w:numPr>
                <w:ilvl w:val="0"/>
                <w:numId w:val="164"/>
              </w:numPr>
              <w:spacing w:line="240" w:lineRule="auto"/>
              <w:jc w:val="both"/>
              <w:rPr>
                <w:rFonts w:ascii="Times New Roman" w:hAnsi="Times New Roman" w:cs="Times New Roman"/>
              </w:rPr>
            </w:pPr>
            <w:proofErr w:type="spellStart"/>
            <w:r w:rsidRPr="002068A4">
              <w:rPr>
                <w:rFonts w:ascii="Times New Roman" w:hAnsi="Times New Roman" w:cs="Times New Roman"/>
              </w:rPr>
              <w:t>Use</w:t>
            </w:r>
            <w:proofErr w:type="spellEnd"/>
            <w:r w:rsidRPr="002068A4">
              <w:rPr>
                <w:rFonts w:ascii="Times New Roman" w:hAnsi="Times New Roman" w:cs="Times New Roman"/>
              </w:rPr>
              <w:t xml:space="preserve"> </w:t>
            </w:r>
            <w:proofErr w:type="spellStart"/>
            <w:r w:rsidRPr="002068A4">
              <w:rPr>
                <w:rFonts w:ascii="Times New Roman" w:hAnsi="Times New Roman" w:cs="Times New Roman"/>
              </w:rPr>
              <w:t>case</w:t>
            </w:r>
            <w:proofErr w:type="spellEnd"/>
            <w:r w:rsidRPr="002068A4">
              <w:rPr>
                <w:rFonts w:ascii="Times New Roman" w:hAnsi="Times New Roman" w:cs="Times New Roman"/>
              </w:rPr>
              <w:t xml:space="preserve"> завершено швидко</w:t>
            </w:r>
          </w:p>
        </w:tc>
      </w:tr>
      <w:tr w:rsidR="0000231F" w:rsidRPr="000311AE" w14:paraId="6574059B" w14:textId="77777777" w:rsidTr="00FD4693">
        <w:tc>
          <w:tcPr>
            <w:tcW w:w="0" w:type="auto"/>
            <w:hideMark/>
          </w:tcPr>
          <w:p w14:paraId="2DA92BE9"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lastRenderedPageBreak/>
              <w:t>Негативні сценарії (виключення)</w:t>
            </w:r>
          </w:p>
        </w:tc>
        <w:tc>
          <w:tcPr>
            <w:tcW w:w="0" w:type="auto"/>
            <w:hideMark/>
          </w:tcPr>
          <w:p w14:paraId="2C4AF925" w14:textId="5344DC14" w:rsidR="00697BDA" w:rsidRDefault="0000231F" w:rsidP="00697BDA">
            <w:pPr>
              <w:spacing w:after="0" w:line="240" w:lineRule="auto"/>
              <w:jc w:val="both"/>
              <w:rPr>
                <w:rFonts w:ascii="Times New Roman" w:hAnsi="Times New Roman" w:cs="Times New Roman"/>
                <w:lang w:val="en-US"/>
              </w:rPr>
            </w:pPr>
            <w:r w:rsidRPr="000311AE">
              <w:rPr>
                <w:rFonts w:ascii="Times New Roman" w:hAnsi="Times New Roman" w:cs="Times New Roman"/>
                <w:b/>
                <w:bCs/>
              </w:rPr>
              <w:t>Н1: Помилка при додаванні до списку (збій бази даних)</w:t>
            </w:r>
          </w:p>
          <w:p w14:paraId="598D43DF" w14:textId="6D6E62A8" w:rsidR="00697BDA" w:rsidRPr="00697BDA" w:rsidRDefault="0000231F" w:rsidP="00697BDA">
            <w:pPr>
              <w:pStyle w:val="a9"/>
              <w:numPr>
                <w:ilvl w:val="0"/>
                <w:numId w:val="173"/>
              </w:numPr>
              <w:spacing w:line="240" w:lineRule="auto"/>
              <w:jc w:val="both"/>
              <w:rPr>
                <w:rFonts w:ascii="Times New Roman" w:hAnsi="Times New Roman" w:cs="Times New Roman"/>
                <w:lang w:val="en-US"/>
              </w:rPr>
            </w:pPr>
            <w:r w:rsidRPr="00697BDA">
              <w:rPr>
                <w:rFonts w:ascii="Times New Roman" w:hAnsi="Times New Roman" w:cs="Times New Roman"/>
              </w:rPr>
              <w:t>На кроці 8: База даних недоступна або повертає помилку при спробі додати запис</w:t>
            </w:r>
          </w:p>
          <w:p w14:paraId="1040DCFD" w14:textId="223C2D99" w:rsidR="00697BDA" w:rsidRPr="00697BDA" w:rsidRDefault="0000231F" w:rsidP="00697BDA">
            <w:pPr>
              <w:pStyle w:val="a9"/>
              <w:numPr>
                <w:ilvl w:val="0"/>
                <w:numId w:val="173"/>
              </w:numPr>
              <w:spacing w:line="240" w:lineRule="auto"/>
              <w:jc w:val="both"/>
              <w:rPr>
                <w:rFonts w:ascii="Times New Roman" w:hAnsi="Times New Roman" w:cs="Times New Roman"/>
                <w:lang w:val="en-US"/>
              </w:rPr>
            </w:pPr>
            <w:r w:rsidRPr="00697BDA">
              <w:rPr>
                <w:rFonts w:ascii="Times New Roman" w:hAnsi="Times New Roman" w:cs="Times New Roman"/>
              </w:rPr>
              <w:t xml:space="preserve">Система перехоплює помилку </w:t>
            </w:r>
            <w:proofErr w:type="spellStart"/>
            <w:r w:rsidRPr="00697BDA">
              <w:rPr>
                <w:rFonts w:ascii="Times New Roman" w:hAnsi="Times New Roman" w:cs="Times New Roman"/>
              </w:rPr>
              <w:t>database</w:t>
            </w:r>
            <w:proofErr w:type="spellEnd"/>
            <w:r w:rsidRPr="00697BDA">
              <w:rPr>
                <w:rFonts w:ascii="Times New Roman" w:hAnsi="Times New Roman" w:cs="Times New Roman"/>
              </w:rPr>
              <w:t xml:space="preserve"> </w:t>
            </w:r>
            <w:proofErr w:type="spellStart"/>
            <w:r w:rsidRPr="00697BDA">
              <w:rPr>
                <w:rFonts w:ascii="Times New Roman" w:hAnsi="Times New Roman" w:cs="Times New Roman"/>
              </w:rPr>
              <w:t>connection</w:t>
            </w:r>
            <w:proofErr w:type="spellEnd"/>
            <w:r w:rsidRPr="00697BDA">
              <w:rPr>
                <w:rFonts w:ascii="Times New Roman" w:hAnsi="Times New Roman" w:cs="Times New Roman"/>
              </w:rPr>
              <w:t xml:space="preserve"> або </w:t>
            </w:r>
            <w:proofErr w:type="spellStart"/>
            <w:r w:rsidRPr="00697BDA">
              <w:rPr>
                <w:rFonts w:ascii="Times New Roman" w:hAnsi="Times New Roman" w:cs="Times New Roman"/>
              </w:rPr>
              <w:t>insert</w:t>
            </w:r>
            <w:proofErr w:type="spellEnd"/>
            <w:r w:rsidRPr="00697BDA">
              <w:rPr>
                <w:rFonts w:ascii="Times New Roman" w:hAnsi="Times New Roman" w:cs="Times New Roman"/>
              </w:rPr>
              <w:t xml:space="preserve"> </w:t>
            </w:r>
            <w:proofErr w:type="spellStart"/>
            <w:r w:rsidRPr="00697BDA">
              <w:rPr>
                <w:rFonts w:ascii="Times New Roman" w:hAnsi="Times New Roman" w:cs="Times New Roman"/>
              </w:rPr>
              <w:t>failure</w:t>
            </w:r>
            <w:proofErr w:type="spellEnd"/>
          </w:p>
          <w:p w14:paraId="22513F22" w14:textId="5C6A2E07" w:rsidR="00697BDA" w:rsidRPr="00697BDA" w:rsidRDefault="0000231F" w:rsidP="00697BDA">
            <w:pPr>
              <w:pStyle w:val="a9"/>
              <w:numPr>
                <w:ilvl w:val="0"/>
                <w:numId w:val="173"/>
              </w:numPr>
              <w:spacing w:line="240" w:lineRule="auto"/>
              <w:jc w:val="both"/>
              <w:rPr>
                <w:rFonts w:ascii="Times New Roman" w:hAnsi="Times New Roman" w:cs="Times New Roman"/>
                <w:lang w:val="en-US"/>
              </w:rPr>
            </w:pPr>
            <w:proofErr w:type="spellStart"/>
            <w:r w:rsidRPr="00697BDA">
              <w:rPr>
                <w:rFonts w:ascii="Times New Roman" w:hAnsi="Times New Roman" w:cs="Times New Roman"/>
              </w:rPr>
              <w:t>Toast</w:t>
            </w:r>
            <w:proofErr w:type="spellEnd"/>
            <w:r w:rsidRPr="00697BDA">
              <w:rPr>
                <w:rFonts w:ascii="Times New Roman" w:hAnsi="Times New Roman" w:cs="Times New Roman"/>
              </w:rPr>
              <w:t xml:space="preserve"> </w:t>
            </w:r>
            <w:proofErr w:type="spellStart"/>
            <w:r w:rsidRPr="00697BDA">
              <w:rPr>
                <w:rFonts w:ascii="Times New Roman" w:hAnsi="Times New Roman" w:cs="Times New Roman"/>
              </w:rPr>
              <w:t>notification</w:t>
            </w:r>
            <w:proofErr w:type="spellEnd"/>
            <w:r w:rsidRPr="00697BDA">
              <w:rPr>
                <w:rFonts w:ascii="Times New Roman" w:hAnsi="Times New Roman" w:cs="Times New Roman"/>
              </w:rPr>
              <w:t xml:space="preserve"> показує помилку: "Виникла проблема з додаванням до списку. Спробуйте пізніше"</w:t>
            </w:r>
          </w:p>
          <w:p w14:paraId="590376F4" w14:textId="756191E9" w:rsidR="00697BDA" w:rsidRPr="00697BDA" w:rsidRDefault="0000231F" w:rsidP="00697BDA">
            <w:pPr>
              <w:pStyle w:val="a9"/>
              <w:numPr>
                <w:ilvl w:val="0"/>
                <w:numId w:val="173"/>
              </w:numPr>
              <w:spacing w:line="240" w:lineRule="auto"/>
              <w:jc w:val="both"/>
              <w:rPr>
                <w:rFonts w:ascii="Times New Roman" w:hAnsi="Times New Roman" w:cs="Times New Roman"/>
                <w:lang w:val="en-US"/>
              </w:rPr>
            </w:pPr>
            <w:r w:rsidRPr="00697BDA">
              <w:rPr>
                <w:rFonts w:ascii="Times New Roman" w:hAnsi="Times New Roman" w:cs="Times New Roman"/>
              </w:rPr>
              <w:t xml:space="preserve">Іконка "Додати до списку" залишається у </w:t>
            </w:r>
            <w:proofErr w:type="spellStart"/>
            <w:r w:rsidRPr="00697BDA">
              <w:rPr>
                <w:rFonts w:ascii="Times New Roman" w:hAnsi="Times New Roman" w:cs="Times New Roman"/>
              </w:rPr>
              <w:t>unfilled</w:t>
            </w:r>
            <w:proofErr w:type="spellEnd"/>
            <w:r w:rsidRPr="00697BDA">
              <w:rPr>
                <w:rFonts w:ascii="Times New Roman" w:hAnsi="Times New Roman" w:cs="Times New Roman"/>
              </w:rPr>
              <w:t xml:space="preserve"> стані</w:t>
            </w:r>
          </w:p>
          <w:p w14:paraId="6C13AF9A" w14:textId="1C7CF70A" w:rsidR="00697BDA" w:rsidRPr="00697BDA" w:rsidRDefault="0000231F" w:rsidP="00697BDA">
            <w:pPr>
              <w:pStyle w:val="a9"/>
              <w:numPr>
                <w:ilvl w:val="0"/>
                <w:numId w:val="173"/>
              </w:numPr>
              <w:spacing w:line="240" w:lineRule="auto"/>
              <w:jc w:val="both"/>
              <w:rPr>
                <w:rFonts w:ascii="Times New Roman" w:hAnsi="Times New Roman" w:cs="Times New Roman"/>
                <w:lang w:val="en-US"/>
              </w:rPr>
            </w:pPr>
            <w:r w:rsidRPr="00697BDA">
              <w:rPr>
                <w:rFonts w:ascii="Times New Roman" w:hAnsi="Times New Roman" w:cs="Times New Roman"/>
              </w:rPr>
              <w:t>Зміна НЕ додається до списку</w:t>
            </w:r>
          </w:p>
          <w:p w14:paraId="116EF110" w14:textId="4387AF89" w:rsidR="00697BDA" w:rsidRPr="00697BDA" w:rsidRDefault="0000231F" w:rsidP="00697BDA">
            <w:pPr>
              <w:pStyle w:val="a9"/>
              <w:numPr>
                <w:ilvl w:val="0"/>
                <w:numId w:val="173"/>
              </w:numPr>
              <w:spacing w:line="240" w:lineRule="auto"/>
              <w:jc w:val="both"/>
              <w:rPr>
                <w:rFonts w:ascii="Times New Roman" w:hAnsi="Times New Roman" w:cs="Times New Roman"/>
                <w:lang w:val="en-US"/>
              </w:rPr>
            </w:pPr>
            <w:r w:rsidRPr="00697BDA">
              <w:rPr>
                <w:rFonts w:ascii="Times New Roman" w:hAnsi="Times New Roman" w:cs="Times New Roman"/>
              </w:rPr>
              <w:t xml:space="preserve">Система детально </w:t>
            </w:r>
            <w:proofErr w:type="spellStart"/>
            <w:r w:rsidRPr="00697BDA">
              <w:rPr>
                <w:rFonts w:ascii="Times New Roman" w:hAnsi="Times New Roman" w:cs="Times New Roman"/>
              </w:rPr>
              <w:t>логує</w:t>
            </w:r>
            <w:proofErr w:type="spellEnd"/>
            <w:r w:rsidRPr="00697BDA">
              <w:rPr>
                <w:rFonts w:ascii="Times New Roman" w:hAnsi="Times New Roman" w:cs="Times New Roman"/>
              </w:rPr>
              <w:t xml:space="preserve"> помилку (</w:t>
            </w:r>
            <w:proofErr w:type="spellStart"/>
            <w:r w:rsidRPr="00697BDA">
              <w:rPr>
                <w:rFonts w:ascii="Times New Roman" w:hAnsi="Times New Roman" w:cs="Times New Roman"/>
              </w:rPr>
              <w:t>user_id</w:t>
            </w:r>
            <w:proofErr w:type="spellEnd"/>
            <w:r w:rsidRPr="00697BDA">
              <w:rPr>
                <w:rFonts w:ascii="Times New Roman" w:hAnsi="Times New Roman" w:cs="Times New Roman"/>
              </w:rPr>
              <w:t xml:space="preserve">, </w:t>
            </w:r>
            <w:proofErr w:type="spellStart"/>
            <w:r w:rsidRPr="00697BDA">
              <w:rPr>
                <w:rFonts w:ascii="Times New Roman" w:hAnsi="Times New Roman" w:cs="Times New Roman"/>
              </w:rPr>
              <w:t>content_id</w:t>
            </w:r>
            <w:proofErr w:type="spellEnd"/>
            <w:r w:rsidRPr="00697BDA">
              <w:rPr>
                <w:rFonts w:ascii="Times New Roman" w:hAnsi="Times New Roman" w:cs="Times New Roman"/>
              </w:rPr>
              <w:t xml:space="preserve">, </w:t>
            </w:r>
            <w:proofErr w:type="spellStart"/>
            <w:r w:rsidRPr="00697BDA">
              <w:rPr>
                <w:rFonts w:ascii="Times New Roman" w:hAnsi="Times New Roman" w:cs="Times New Roman"/>
              </w:rPr>
              <w:t>list_id</w:t>
            </w:r>
            <w:proofErr w:type="spellEnd"/>
            <w:r w:rsidRPr="00697BDA">
              <w:rPr>
                <w:rFonts w:ascii="Times New Roman" w:hAnsi="Times New Roman" w:cs="Times New Roman"/>
              </w:rPr>
              <w:t xml:space="preserve">, </w:t>
            </w:r>
            <w:proofErr w:type="spellStart"/>
            <w:r w:rsidRPr="00697BDA">
              <w:rPr>
                <w:rFonts w:ascii="Times New Roman" w:hAnsi="Times New Roman" w:cs="Times New Roman"/>
              </w:rPr>
              <w:t>error</w:t>
            </w:r>
            <w:proofErr w:type="spellEnd"/>
            <w:r w:rsidRPr="00697BDA">
              <w:rPr>
                <w:rFonts w:ascii="Times New Roman" w:hAnsi="Times New Roman" w:cs="Times New Roman"/>
              </w:rPr>
              <w:t xml:space="preserve"> </w:t>
            </w:r>
            <w:proofErr w:type="spellStart"/>
            <w:r w:rsidRPr="00697BDA">
              <w:rPr>
                <w:rFonts w:ascii="Times New Roman" w:hAnsi="Times New Roman" w:cs="Times New Roman"/>
              </w:rPr>
              <w:t>message</w:t>
            </w:r>
            <w:proofErr w:type="spellEnd"/>
            <w:r w:rsidRPr="00697BDA">
              <w:rPr>
                <w:rFonts w:ascii="Times New Roman" w:hAnsi="Times New Roman" w:cs="Times New Roman"/>
              </w:rPr>
              <w:t xml:space="preserve">, </w:t>
            </w:r>
            <w:proofErr w:type="spellStart"/>
            <w:r w:rsidRPr="00697BDA">
              <w:rPr>
                <w:rFonts w:ascii="Times New Roman" w:hAnsi="Times New Roman" w:cs="Times New Roman"/>
              </w:rPr>
              <w:t>timestamp</w:t>
            </w:r>
            <w:proofErr w:type="spellEnd"/>
            <w:r w:rsidRPr="00697BDA">
              <w:rPr>
                <w:rFonts w:ascii="Times New Roman" w:hAnsi="Times New Roman" w:cs="Times New Roman"/>
              </w:rPr>
              <w:t>)</w:t>
            </w:r>
          </w:p>
          <w:p w14:paraId="0391AA04" w14:textId="6FDEF04B" w:rsidR="00697BDA" w:rsidRPr="00697BDA" w:rsidRDefault="0000231F" w:rsidP="00697BDA">
            <w:pPr>
              <w:pStyle w:val="a9"/>
              <w:numPr>
                <w:ilvl w:val="0"/>
                <w:numId w:val="173"/>
              </w:numPr>
              <w:spacing w:line="240" w:lineRule="auto"/>
              <w:jc w:val="both"/>
              <w:rPr>
                <w:rFonts w:ascii="Times New Roman" w:hAnsi="Times New Roman" w:cs="Times New Roman"/>
                <w:lang w:val="en-US"/>
              </w:rPr>
            </w:pPr>
            <w:r w:rsidRPr="00697BDA">
              <w:rPr>
                <w:rFonts w:ascii="Times New Roman" w:hAnsi="Times New Roman" w:cs="Times New Roman"/>
              </w:rPr>
              <w:t>Система може автоматично повторити операцію через 5 секунд (</w:t>
            </w:r>
            <w:proofErr w:type="spellStart"/>
            <w:r w:rsidRPr="00697BDA">
              <w:rPr>
                <w:rFonts w:ascii="Times New Roman" w:hAnsi="Times New Roman" w:cs="Times New Roman"/>
              </w:rPr>
              <w:t>retry</w:t>
            </w:r>
            <w:proofErr w:type="spellEnd"/>
            <w:r w:rsidRPr="00697BDA">
              <w:rPr>
                <w:rFonts w:ascii="Times New Roman" w:hAnsi="Times New Roman" w:cs="Times New Roman"/>
              </w:rPr>
              <w:t xml:space="preserve"> </w:t>
            </w:r>
            <w:proofErr w:type="spellStart"/>
            <w:r w:rsidRPr="00697BDA">
              <w:rPr>
                <w:rFonts w:ascii="Times New Roman" w:hAnsi="Times New Roman" w:cs="Times New Roman"/>
              </w:rPr>
              <w:t>mechanism</w:t>
            </w:r>
            <w:proofErr w:type="spellEnd"/>
            <w:r w:rsidRPr="00697BDA">
              <w:rPr>
                <w:rFonts w:ascii="Times New Roman" w:hAnsi="Times New Roman" w:cs="Times New Roman"/>
              </w:rPr>
              <w:t>)</w:t>
            </w:r>
          </w:p>
          <w:p w14:paraId="62E29003" w14:textId="614E5976" w:rsidR="00697BDA" w:rsidRPr="00697BDA" w:rsidRDefault="0000231F" w:rsidP="00697BDA">
            <w:pPr>
              <w:pStyle w:val="a9"/>
              <w:numPr>
                <w:ilvl w:val="0"/>
                <w:numId w:val="173"/>
              </w:numPr>
              <w:spacing w:line="240" w:lineRule="auto"/>
              <w:jc w:val="both"/>
              <w:rPr>
                <w:rFonts w:ascii="Times New Roman" w:hAnsi="Times New Roman" w:cs="Times New Roman"/>
                <w:lang w:val="en-US"/>
              </w:rPr>
            </w:pPr>
            <w:proofErr w:type="spellStart"/>
            <w:r w:rsidRPr="00697BDA">
              <w:rPr>
                <w:rFonts w:ascii="Times New Roman" w:hAnsi="Times New Roman" w:cs="Times New Roman"/>
              </w:rPr>
              <w:t>Use</w:t>
            </w:r>
            <w:proofErr w:type="spellEnd"/>
            <w:r w:rsidRPr="00697BDA">
              <w:rPr>
                <w:rFonts w:ascii="Times New Roman" w:hAnsi="Times New Roman" w:cs="Times New Roman"/>
              </w:rPr>
              <w:t xml:space="preserve"> </w:t>
            </w:r>
            <w:proofErr w:type="spellStart"/>
            <w:r w:rsidRPr="00697BDA">
              <w:rPr>
                <w:rFonts w:ascii="Times New Roman" w:hAnsi="Times New Roman" w:cs="Times New Roman"/>
              </w:rPr>
              <w:t>case</w:t>
            </w:r>
            <w:proofErr w:type="spellEnd"/>
            <w:r w:rsidRPr="00697BDA">
              <w:rPr>
                <w:rFonts w:ascii="Times New Roman" w:hAnsi="Times New Roman" w:cs="Times New Roman"/>
              </w:rPr>
              <w:t xml:space="preserve"> завершено без додавання</w:t>
            </w:r>
          </w:p>
          <w:p w14:paraId="389BADD7" w14:textId="039E16EF" w:rsidR="00697BDA" w:rsidRDefault="0000231F" w:rsidP="00697BDA">
            <w:pPr>
              <w:spacing w:after="0" w:line="240" w:lineRule="auto"/>
              <w:jc w:val="both"/>
              <w:rPr>
                <w:rFonts w:ascii="Times New Roman" w:hAnsi="Times New Roman" w:cs="Times New Roman"/>
                <w:lang w:val="en-US"/>
              </w:rPr>
            </w:pPr>
            <w:r w:rsidRPr="000311AE">
              <w:rPr>
                <w:rFonts w:ascii="Times New Roman" w:hAnsi="Times New Roman" w:cs="Times New Roman"/>
                <w:b/>
                <w:bCs/>
              </w:rPr>
              <w:t xml:space="preserve">Н2: </w:t>
            </w:r>
            <w:proofErr w:type="spellStart"/>
            <w:r w:rsidRPr="000311AE">
              <w:rPr>
                <w:rFonts w:ascii="Times New Roman" w:hAnsi="Times New Roman" w:cs="Times New Roman"/>
                <w:b/>
                <w:bCs/>
              </w:rPr>
              <w:t>Невалідна</w:t>
            </w:r>
            <w:proofErr w:type="spellEnd"/>
            <w:r w:rsidRPr="000311AE">
              <w:rPr>
                <w:rFonts w:ascii="Times New Roman" w:hAnsi="Times New Roman" w:cs="Times New Roman"/>
                <w:b/>
                <w:bCs/>
              </w:rPr>
              <w:t xml:space="preserve"> назва при створенні списку</w:t>
            </w:r>
          </w:p>
          <w:p w14:paraId="3B9F6463" w14:textId="33E46965" w:rsidR="00697BDA" w:rsidRPr="00697BDA" w:rsidRDefault="0000231F" w:rsidP="00697BDA">
            <w:pPr>
              <w:pStyle w:val="a9"/>
              <w:numPr>
                <w:ilvl w:val="0"/>
                <w:numId w:val="181"/>
              </w:numPr>
              <w:spacing w:line="240" w:lineRule="auto"/>
              <w:jc w:val="both"/>
              <w:rPr>
                <w:rFonts w:ascii="Times New Roman" w:hAnsi="Times New Roman" w:cs="Times New Roman"/>
                <w:lang w:val="en-US"/>
              </w:rPr>
            </w:pPr>
            <w:r w:rsidRPr="00697BDA">
              <w:rPr>
                <w:rFonts w:ascii="Times New Roman" w:hAnsi="Times New Roman" w:cs="Times New Roman"/>
              </w:rPr>
              <w:t>У сценарії А2: Користувач вводить некоректну назву списку:</w:t>
            </w:r>
          </w:p>
          <w:p w14:paraId="4EDC4623" w14:textId="414FAF2E" w:rsidR="00697BDA" w:rsidRPr="00697BDA" w:rsidRDefault="0000231F" w:rsidP="00697BDA">
            <w:pPr>
              <w:pStyle w:val="a9"/>
              <w:numPr>
                <w:ilvl w:val="0"/>
                <w:numId w:val="181"/>
              </w:numPr>
              <w:spacing w:line="240" w:lineRule="auto"/>
              <w:jc w:val="both"/>
              <w:rPr>
                <w:rFonts w:ascii="Times New Roman" w:hAnsi="Times New Roman" w:cs="Times New Roman"/>
                <w:lang w:val="en-US"/>
              </w:rPr>
            </w:pPr>
            <w:r w:rsidRPr="00697BDA">
              <w:rPr>
                <w:rFonts w:ascii="Times New Roman" w:hAnsi="Times New Roman" w:cs="Times New Roman"/>
              </w:rPr>
              <w:t>Порожня назва (тільки пробіли)</w:t>
            </w:r>
          </w:p>
          <w:p w14:paraId="7F87337C" w14:textId="535CD121" w:rsidR="00697BDA" w:rsidRPr="00697BDA" w:rsidRDefault="0000231F" w:rsidP="00697BDA">
            <w:pPr>
              <w:pStyle w:val="a9"/>
              <w:numPr>
                <w:ilvl w:val="0"/>
                <w:numId w:val="181"/>
              </w:numPr>
              <w:spacing w:line="240" w:lineRule="auto"/>
              <w:jc w:val="both"/>
              <w:rPr>
                <w:rFonts w:ascii="Times New Roman" w:hAnsi="Times New Roman" w:cs="Times New Roman"/>
                <w:lang w:val="en-US"/>
              </w:rPr>
            </w:pPr>
            <w:r w:rsidRPr="00697BDA">
              <w:rPr>
                <w:rFonts w:ascii="Times New Roman" w:hAnsi="Times New Roman" w:cs="Times New Roman"/>
              </w:rPr>
              <w:t>Занадто довга назва (&gt;50 символів)</w:t>
            </w:r>
          </w:p>
          <w:p w14:paraId="26212D25" w14:textId="32CA8D0B" w:rsidR="00697BDA" w:rsidRPr="00697BDA" w:rsidRDefault="0000231F" w:rsidP="00697BDA">
            <w:pPr>
              <w:pStyle w:val="a9"/>
              <w:numPr>
                <w:ilvl w:val="0"/>
                <w:numId w:val="181"/>
              </w:numPr>
              <w:spacing w:line="240" w:lineRule="auto"/>
              <w:jc w:val="both"/>
              <w:rPr>
                <w:rFonts w:ascii="Times New Roman" w:hAnsi="Times New Roman" w:cs="Times New Roman"/>
                <w:lang w:val="en-US"/>
              </w:rPr>
            </w:pPr>
            <w:r w:rsidRPr="00697BDA">
              <w:rPr>
                <w:rFonts w:ascii="Times New Roman" w:hAnsi="Times New Roman" w:cs="Times New Roman"/>
              </w:rPr>
              <w:t xml:space="preserve">Спеціальні символи або SQL </w:t>
            </w:r>
            <w:proofErr w:type="spellStart"/>
            <w:r w:rsidRPr="00697BDA">
              <w:rPr>
                <w:rFonts w:ascii="Times New Roman" w:hAnsi="Times New Roman" w:cs="Times New Roman"/>
              </w:rPr>
              <w:t>injection</w:t>
            </w:r>
            <w:proofErr w:type="spellEnd"/>
            <w:r w:rsidRPr="00697BDA">
              <w:rPr>
                <w:rFonts w:ascii="Times New Roman" w:hAnsi="Times New Roman" w:cs="Times New Roman"/>
              </w:rPr>
              <w:t xml:space="preserve"> спроби</w:t>
            </w:r>
          </w:p>
          <w:p w14:paraId="6DB9AE9A" w14:textId="788DB706" w:rsidR="00697BDA" w:rsidRPr="00697BDA" w:rsidRDefault="0000231F" w:rsidP="00697BDA">
            <w:pPr>
              <w:pStyle w:val="a9"/>
              <w:numPr>
                <w:ilvl w:val="0"/>
                <w:numId w:val="181"/>
              </w:numPr>
              <w:spacing w:line="240" w:lineRule="auto"/>
              <w:jc w:val="both"/>
              <w:rPr>
                <w:rFonts w:ascii="Times New Roman" w:hAnsi="Times New Roman" w:cs="Times New Roman"/>
                <w:lang w:val="en-US"/>
              </w:rPr>
            </w:pPr>
            <w:r w:rsidRPr="00697BDA">
              <w:rPr>
                <w:rFonts w:ascii="Times New Roman" w:hAnsi="Times New Roman" w:cs="Times New Roman"/>
              </w:rPr>
              <w:t>Дублікат існуючої назви списку</w:t>
            </w:r>
          </w:p>
          <w:p w14:paraId="5C8CE5D3" w14:textId="40943293" w:rsidR="00697BDA" w:rsidRPr="00697BDA" w:rsidRDefault="0000231F" w:rsidP="00697BDA">
            <w:pPr>
              <w:pStyle w:val="a9"/>
              <w:numPr>
                <w:ilvl w:val="0"/>
                <w:numId w:val="181"/>
              </w:numPr>
              <w:spacing w:line="240" w:lineRule="auto"/>
              <w:jc w:val="both"/>
              <w:rPr>
                <w:rFonts w:ascii="Times New Roman" w:hAnsi="Times New Roman" w:cs="Times New Roman"/>
                <w:lang w:val="en-US"/>
              </w:rPr>
            </w:pPr>
            <w:r w:rsidRPr="00697BDA">
              <w:rPr>
                <w:rFonts w:ascii="Times New Roman" w:hAnsi="Times New Roman" w:cs="Times New Roman"/>
              </w:rPr>
              <w:t xml:space="preserve">При натисканні "Створити" система виконує </w:t>
            </w:r>
            <w:proofErr w:type="spellStart"/>
            <w:r w:rsidRPr="00697BDA">
              <w:rPr>
                <w:rFonts w:ascii="Times New Roman" w:hAnsi="Times New Roman" w:cs="Times New Roman"/>
              </w:rPr>
              <w:t>валідацію</w:t>
            </w:r>
            <w:proofErr w:type="spellEnd"/>
          </w:p>
          <w:p w14:paraId="0F375A06" w14:textId="468AD762" w:rsidR="00697BDA" w:rsidRPr="00697BDA" w:rsidRDefault="0000231F" w:rsidP="00697BDA">
            <w:pPr>
              <w:pStyle w:val="a9"/>
              <w:numPr>
                <w:ilvl w:val="0"/>
                <w:numId w:val="181"/>
              </w:numPr>
              <w:spacing w:line="240" w:lineRule="auto"/>
              <w:jc w:val="both"/>
              <w:rPr>
                <w:rFonts w:ascii="Times New Roman" w:hAnsi="Times New Roman" w:cs="Times New Roman"/>
                <w:lang w:val="en-US"/>
              </w:rPr>
            </w:pPr>
            <w:r w:rsidRPr="00697BDA">
              <w:rPr>
                <w:rFonts w:ascii="Times New Roman" w:hAnsi="Times New Roman" w:cs="Times New Roman"/>
              </w:rPr>
              <w:t>Система відображає повідомлення про помилку під полем:</w:t>
            </w:r>
          </w:p>
          <w:p w14:paraId="641D26D3" w14:textId="1BF53F5D" w:rsidR="00697BDA" w:rsidRPr="00697BDA" w:rsidRDefault="0000231F" w:rsidP="00697BDA">
            <w:pPr>
              <w:pStyle w:val="a9"/>
              <w:numPr>
                <w:ilvl w:val="0"/>
                <w:numId w:val="181"/>
              </w:numPr>
              <w:spacing w:line="240" w:lineRule="auto"/>
              <w:jc w:val="both"/>
              <w:rPr>
                <w:rFonts w:ascii="Times New Roman" w:hAnsi="Times New Roman" w:cs="Times New Roman"/>
                <w:lang w:val="en-US"/>
              </w:rPr>
            </w:pPr>
            <w:r w:rsidRPr="00697BDA">
              <w:rPr>
                <w:rFonts w:ascii="Times New Roman" w:hAnsi="Times New Roman" w:cs="Times New Roman"/>
              </w:rPr>
              <w:t>"Назва списку не може бути порожньою"</w:t>
            </w:r>
          </w:p>
          <w:p w14:paraId="584B6E02" w14:textId="389F69D8" w:rsidR="00697BDA" w:rsidRPr="00697BDA" w:rsidRDefault="0000231F" w:rsidP="00697BDA">
            <w:pPr>
              <w:pStyle w:val="a9"/>
              <w:numPr>
                <w:ilvl w:val="0"/>
                <w:numId w:val="181"/>
              </w:numPr>
              <w:spacing w:line="240" w:lineRule="auto"/>
              <w:jc w:val="both"/>
              <w:rPr>
                <w:rFonts w:ascii="Times New Roman" w:hAnsi="Times New Roman" w:cs="Times New Roman"/>
                <w:lang w:val="en-US"/>
              </w:rPr>
            </w:pPr>
            <w:r w:rsidRPr="00697BDA">
              <w:rPr>
                <w:rFonts w:ascii="Times New Roman" w:hAnsi="Times New Roman" w:cs="Times New Roman"/>
              </w:rPr>
              <w:t>"Назва занадто довга (максимум 50 символів)"</w:t>
            </w:r>
          </w:p>
          <w:p w14:paraId="69E9559F" w14:textId="0C00E1C3" w:rsidR="00697BDA" w:rsidRPr="00697BDA" w:rsidRDefault="0000231F" w:rsidP="00697BDA">
            <w:pPr>
              <w:pStyle w:val="a9"/>
              <w:numPr>
                <w:ilvl w:val="0"/>
                <w:numId w:val="181"/>
              </w:numPr>
              <w:spacing w:line="240" w:lineRule="auto"/>
              <w:jc w:val="both"/>
              <w:rPr>
                <w:rFonts w:ascii="Times New Roman" w:hAnsi="Times New Roman" w:cs="Times New Roman"/>
                <w:lang w:val="en-US"/>
              </w:rPr>
            </w:pPr>
            <w:r w:rsidRPr="00697BDA">
              <w:rPr>
                <w:rFonts w:ascii="Times New Roman" w:hAnsi="Times New Roman" w:cs="Times New Roman"/>
              </w:rPr>
              <w:t>"Список з такою назвою вже існує"</w:t>
            </w:r>
          </w:p>
          <w:p w14:paraId="325CE1FB" w14:textId="60424164" w:rsidR="00697BDA" w:rsidRPr="00697BDA" w:rsidRDefault="0000231F" w:rsidP="00697BDA">
            <w:pPr>
              <w:pStyle w:val="a9"/>
              <w:numPr>
                <w:ilvl w:val="0"/>
                <w:numId w:val="181"/>
              </w:numPr>
              <w:spacing w:line="240" w:lineRule="auto"/>
              <w:jc w:val="both"/>
              <w:rPr>
                <w:rFonts w:ascii="Times New Roman" w:hAnsi="Times New Roman" w:cs="Times New Roman"/>
                <w:lang w:val="en-US"/>
              </w:rPr>
            </w:pPr>
            <w:r w:rsidRPr="00697BDA">
              <w:rPr>
                <w:rFonts w:ascii="Times New Roman" w:hAnsi="Times New Roman" w:cs="Times New Roman"/>
              </w:rPr>
              <w:lastRenderedPageBreak/>
              <w:t>Поле підсвічується червоним</w:t>
            </w:r>
          </w:p>
          <w:p w14:paraId="27774B79" w14:textId="16698D44" w:rsidR="00697BDA" w:rsidRPr="00697BDA" w:rsidRDefault="0000231F" w:rsidP="00697BDA">
            <w:pPr>
              <w:pStyle w:val="a9"/>
              <w:numPr>
                <w:ilvl w:val="0"/>
                <w:numId w:val="181"/>
              </w:numPr>
              <w:spacing w:line="240" w:lineRule="auto"/>
              <w:jc w:val="both"/>
              <w:rPr>
                <w:rFonts w:ascii="Times New Roman" w:hAnsi="Times New Roman" w:cs="Times New Roman"/>
                <w:lang w:val="en-US"/>
              </w:rPr>
            </w:pPr>
            <w:r w:rsidRPr="00697BDA">
              <w:rPr>
                <w:rFonts w:ascii="Times New Roman" w:hAnsi="Times New Roman" w:cs="Times New Roman"/>
              </w:rPr>
              <w:t>Кнопка "Створити" залишається неактивною до виправлення</w:t>
            </w:r>
          </w:p>
          <w:p w14:paraId="3F442939" w14:textId="41A8D9FD" w:rsidR="00697BDA" w:rsidRPr="00697BDA" w:rsidRDefault="0000231F" w:rsidP="00697BDA">
            <w:pPr>
              <w:pStyle w:val="a9"/>
              <w:numPr>
                <w:ilvl w:val="0"/>
                <w:numId w:val="181"/>
              </w:numPr>
              <w:spacing w:line="240" w:lineRule="auto"/>
              <w:jc w:val="both"/>
              <w:rPr>
                <w:rFonts w:ascii="Times New Roman" w:hAnsi="Times New Roman" w:cs="Times New Roman"/>
                <w:lang w:val="en-US"/>
              </w:rPr>
            </w:pPr>
            <w:r w:rsidRPr="00697BDA">
              <w:rPr>
                <w:rFonts w:ascii="Times New Roman" w:hAnsi="Times New Roman" w:cs="Times New Roman"/>
              </w:rPr>
              <w:t>Користувач виправляє назву та повторює спробу</w:t>
            </w:r>
          </w:p>
          <w:p w14:paraId="36CA2299" w14:textId="0886BE9C" w:rsidR="00697BDA" w:rsidRPr="00697BDA" w:rsidRDefault="0000231F" w:rsidP="00697BDA">
            <w:pPr>
              <w:pStyle w:val="a9"/>
              <w:numPr>
                <w:ilvl w:val="0"/>
                <w:numId w:val="181"/>
              </w:numPr>
              <w:spacing w:line="240" w:lineRule="auto"/>
              <w:jc w:val="both"/>
              <w:rPr>
                <w:rFonts w:ascii="Times New Roman" w:hAnsi="Times New Roman" w:cs="Times New Roman"/>
                <w:lang w:val="en-US"/>
              </w:rPr>
            </w:pPr>
            <w:proofErr w:type="spellStart"/>
            <w:r w:rsidRPr="00697BDA">
              <w:rPr>
                <w:rFonts w:ascii="Times New Roman" w:hAnsi="Times New Roman" w:cs="Times New Roman"/>
              </w:rPr>
              <w:t>Use</w:t>
            </w:r>
            <w:proofErr w:type="spellEnd"/>
            <w:r w:rsidRPr="00697BDA">
              <w:rPr>
                <w:rFonts w:ascii="Times New Roman" w:hAnsi="Times New Roman" w:cs="Times New Roman"/>
              </w:rPr>
              <w:t xml:space="preserve"> </w:t>
            </w:r>
            <w:proofErr w:type="spellStart"/>
            <w:r w:rsidRPr="00697BDA">
              <w:rPr>
                <w:rFonts w:ascii="Times New Roman" w:hAnsi="Times New Roman" w:cs="Times New Roman"/>
              </w:rPr>
              <w:t>case</w:t>
            </w:r>
            <w:proofErr w:type="spellEnd"/>
            <w:r w:rsidRPr="00697BDA">
              <w:rPr>
                <w:rFonts w:ascii="Times New Roman" w:hAnsi="Times New Roman" w:cs="Times New Roman"/>
              </w:rPr>
              <w:t xml:space="preserve"> продовжується після виправлення</w:t>
            </w:r>
          </w:p>
          <w:p w14:paraId="5AF311AF" w14:textId="0A63EEBB" w:rsidR="00697BDA" w:rsidRDefault="0000231F" w:rsidP="00697BDA">
            <w:pPr>
              <w:spacing w:after="0" w:line="240" w:lineRule="auto"/>
              <w:jc w:val="both"/>
              <w:rPr>
                <w:rFonts w:ascii="Times New Roman" w:hAnsi="Times New Roman" w:cs="Times New Roman"/>
                <w:lang w:val="en-US"/>
              </w:rPr>
            </w:pPr>
            <w:r w:rsidRPr="000311AE">
              <w:rPr>
                <w:rFonts w:ascii="Times New Roman" w:hAnsi="Times New Roman" w:cs="Times New Roman"/>
                <w:b/>
                <w:bCs/>
              </w:rPr>
              <w:t>Н3: Досягнення ліміту кількості списків</w:t>
            </w:r>
          </w:p>
          <w:p w14:paraId="2D871E86" w14:textId="7A6A381B" w:rsidR="00697BDA" w:rsidRPr="00697BDA" w:rsidRDefault="0000231F" w:rsidP="00697BDA">
            <w:pPr>
              <w:pStyle w:val="a9"/>
              <w:numPr>
                <w:ilvl w:val="0"/>
                <w:numId w:val="180"/>
              </w:numPr>
              <w:spacing w:line="240" w:lineRule="auto"/>
              <w:jc w:val="both"/>
              <w:rPr>
                <w:rFonts w:ascii="Times New Roman" w:hAnsi="Times New Roman" w:cs="Times New Roman"/>
                <w:lang w:val="en-US"/>
              </w:rPr>
            </w:pPr>
            <w:r w:rsidRPr="00697BDA">
              <w:rPr>
                <w:rFonts w:ascii="Times New Roman" w:hAnsi="Times New Roman" w:cs="Times New Roman"/>
              </w:rPr>
              <w:t>У сценарії А2: Користувач намагається створити новий список</w:t>
            </w:r>
          </w:p>
          <w:p w14:paraId="63FE0B44" w14:textId="5DFE37E0" w:rsidR="00697BDA" w:rsidRPr="00697BDA" w:rsidRDefault="0000231F" w:rsidP="00697BDA">
            <w:pPr>
              <w:pStyle w:val="a9"/>
              <w:numPr>
                <w:ilvl w:val="0"/>
                <w:numId w:val="180"/>
              </w:numPr>
              <w:spacing w:line="240" w:lineRule="auto"/>
              <w:jc w:val="both"/>
              <w:rPr>
                <w:rFonts w:ascii="Times New Roman" w:hAnsi="Times New Roman" w:cs="Times New Roman"/>
                <w:lang w:val="en-US"/>
              </w:rPr>
            </w:pPr>
            <w:r w:rsidRPr="00697BDA">
              <w:rPr>
                <w:rFonts w:ascii="Times New Roman" w:hAnsi="Times New Roman" w:cs="Times New Roman"/>
              </w:rPr>
              <w:t>Система виявляє, що користувач вже має максимальну кількість списків (наприклад, 50 власних списків)</w:t>
            </w:r>
          </w:p>
          <w:p w14:paraId="38FDA9E7" w14:textId="014A35F3" w:rsidR="00697BDA" w:rsidRPr="00697BDA" w:rsidRDefault="0000231F" w:rsidP="00697BDA">
            <w:pPr>
              <w:pStyle w:val="a9"/>
              <w:numPr>
                <w:ilvl w:val="0"/>
                <w:numId w:val="180"/>
              </w:numPr>
              <w:spacing w:line="240" w:lineRule="auto"/>
              <w:jc w:val="both"/>
              <w:rPr>
                <w:rFonts w:ascii="Times New Roman" w:hAnsi="Times New Roman" w:cs="Times New Roman"/>
                <w:lang w:val="en-US"/>
              </w:rPr>
            </w:pPr>
            <w:r w:rsidRPr="00697BDA">
              <w:rPr>
                <w:rFonts w:ascii="Times New Roman" w:hAnsi="Times New Roman" w:cs="Times New Roman"/>
              </w:rPr>
              <w:t xml:space="preserve">Опція "+ Створити новий список" показується як </w:t>
            </w:r>
            <w:proofErr w:type="spellStart"/>
            <w:r w:rsidRPr="00697BDA">
              <w:rPr>
                <w:rFonts w:ascii="Times New Roman" w:hAnsi="Times New Roman" w:cs="Times New Roman"/>
              </w:rPr>
              <w:t>disabled</w:t>
            </w:r>
            <w:proofErr w:type="spellEnd"/>
            <w:r w:rsidRPr="00697BDA">
              <w:rPr>
                <w:rFonts w:ascii="Times New Roman" w:hAnsi="Times New Roman" w:cs="Times New Roman"/>
              </w:rPr>
              <w:t xml:space="preserve"> (неактивна)</w:t>
            </w:r>
          </w:p>
          <w:p w14:paraId="266ADD99" w14:textId="13A2A01B" w:rsidR="00697BDA" w:rsidRPr="00697BDA" w:rsidRDefault="0000231F" w:rsidP="00697BDA">
            <w:pPr>
              <w:pStyle w:val="a9"/>
              <w:numPr>
                <w:ilvl w:val="0"/>
                <w:numId w:val="180"/>
              </w:numPr>
              <w:spacing w:line="240" w:lineRule="auto"/>
              <w:jc w:val="both"/>
              <w:rPr>
                <w:rFonts w:ascii="Times New Roman" w:hAnsi="Times New Roman" w:cs="Times New Roman"/>
                <w:lang w:val="en-US"/>
              </w:rPr>
            </w:pPr>
            <w:r w:rsidRPr="00697BDA">
              <w:rPr>
                <w:rFonts w:ascii="Times New Roman" w:hAnsi="Times New Roman" w:cs="Times New Roman"/>
              </w:rPr>
              <w:t>При спробі натиснути система показує: "Досягнуто максимальну кількість списків (50). Видаліть непотрібні списки для створення нових"</w:t>
            </w:r>
          </w:p>
          <w:p w14:paraId="2D4B542B" w14:textId="717762BB" w:rsidR="00697BDA" w:rsidRPr="00697BDA" w:rsidRDefault="0000231F" w:rsidP="00697BDA">
            <w:pPr>
              <w:pStyle w:val="a9"/>
              <w:numPr>
                <w:ilvl w:val="0"/>
                <w:numId w:val="180"/>
              </w:numPr>
              <w:spacing w:line="240" w:lineRule="auto"/>
              <w:jc w:val="both"/>
              <w:rPr>
                <w:rFonts w:ascii="Times New Roman" w:hAnsi="Times New Roman" w:cs="Times New Roman"/>
                <w:lang w:val="en-US"/>
              </w:rPr>
            </w:pPr>
            <w:r w:rsidRPr="00697BDA">
              <w:rPr>
                <w:rFonts w:ascii="Times New Roman" w:hAnsi="Times New Roman" w:cs="Times New Roman"/>
              </w:rPr>
              <w:t>Система пропонує переглянути існуючі списки для можливого видалення</w:t>
            </w:r>
          </w:p>
          <w:p w14:paraId="2BB99A5F" w14:textId="70579AC9" w:rsidR="00697BDA" w:rsidRPr="00697BDA" w:rsidRDefault="0000231F" w:rsidP="00697BDA">
            <w:pPr>
              <w:pStyle w:val="a9"/>
              <w:numPr>
                <w:ilvl w:val="0"/>
                <w:numId w:val="180"/>
              </w:numPr>
              <w:spacing w:line="240" w:lineRule="auto"/>
              <w:jc w:val="both"/>
              <w:rPr>
                <w:rFonts w:ascii="Times New Roman" w:hAnsi="Times New Roman" w:cs="Times New Roman"/>
                <w:lang w:val="en-US"/>
              </w:rPr>
            </w:pPr>
            <w:proofErr w:type="spellStart"/>
            <w:r w:rsidRPr="00697BDA">
              <w:rPr>
                <w:rFonts w:ascii="Times New Roman" w:hAnsi="Times New Roman" w:cs="Times New Roman"/>
              </w:rPr>
              <w:t>Use</w:t>
            </w:r>
            <w:proofErr w:type="spellEnd"/>
            <w:r w:rsidRPr="00697BDA">
              <w:rPr>
                <w:rFonts w:ascii="Times New Roman" w:hAnsi="Times New Roman" w:cs="Times New Roman"/>
              </w:rPr>
              <w:t xml:space="preserve"> </w:t>
            </w:r>
            <w:proofErr w:type="spellStart"/>
            <w:r w:rsidRPr="00697BDA">
              <w:rPr>
                <w:rFonts w:ascii="Times New Roman" w:hAnsi="Times New Roman" w:cs="Times New Roman"/>
              </w:rPr>
              <w:t>case</w:t>
            </w:r>
            <w:proofErr w:type="spellEnd"/>
            <w:r w:rsidRPr="00697BDA">
              <w:rPr>
                <w:rFonts w:ascii="Times New Roman" w:hAnsi="Times New Roman" w:cs="Times New Roman"/>
              </w:rPr>
              <w:t xml:space="preserve"> завершено без створення нового списку</w:t>
            </w:r>
          </w:p>
          <w:p w14:paraId="5CE0A965" w14:textId="65E560A5" w:rsidR="00697BDA" w:rsidRDefault="0000231F" w:rsidP="00697BDA">
            <w:pPr>
              <w:spacing w:after="0" w:line="240" w:lineRule="auto"/>
              <w:jc w:val="both"/>
              <w:rPr>
                <w:rFonts w:ascii="Times New Roman" w:hAnsi="Times New Roman" w:cs="Times New Roman"/>
                <w:lang w:val="en-US"/>
              </w:rPr>
            </w:pPr>
            <w:r w:rsidRPr="000311AE">
              <w:rPr>
                <w:rFonts w:ascii="Times New Roman" w:hAnsi="Times New Roman" w:cs="Times New Roman"/>
                <w:b/>
                <w:bCs/>
              </w:rPr>
              <w:t>Н4: Помилка синхронізації між пристроями</w:t>
            </w:r>
          </w:p>
          <w:p w14:paraId="33E3DA12" w14:textId="001567BE" w:rsidR="00697BDA" w:rsidRPr="00697BDA" w:rsidRDefault="0000231F" w:rsidP="00697BDA">
            <w:pPr>
              <w:pStyle w:val="a9"/>
              <w:numPr>
                <w:ilvl w:val="0"/>
                <w:numId w:val="179"/>
              </w:numPr>
              <w:spacing w:line="240" w:lineRule="auto"/>
              <w:jc w:val="both"/>
              <w:rPr>
                <w:rFonts w:ascii="Times New Roman" w:hAnsi="Times New Roman" w:cs="Times New Roman"/>
                <w:lang w:val="en-US"/>
              </w:rPr>
            </w:pPr>
            <w:r w:rsidRPr="00697BDA">
              <w:rPr>
                <w:rFonts w:ascii="Times New Roman" w:hAnsi="Times New Roman" w:cs="Times New Roman"/>
              </w:rPr>
              <w:t xml:space="preserve">На кроці 12: </w:t>
            </w:r>
            <w:proofErr w:type="spellStart"/>
            <w:r w:rsidRPr="00697BDA">
              <w:rPr>
                <w:rFonts w:ascii="Times New Roman" w:hAnsi="Times New Roman" w:cs="Times New Roman"/>
              </w:rPr>
              <w:t>Cloud</w:t>
            </w:r>
            <w:proofErr w:type="spellEnd"/>
            <w:r w:rsidRPr="00697BDA">
              <w:rPr>
                <w:rFonts w:ascii="Times New Roman" w:hAnsi="Times New Roman" w:cs="Times New Roman"/>
              </w:rPr>
              <w:t xml:space="preserve"> </w:t>
            </w:r>
            <w:proofErr w:type="spellStart"/>
            <w:r w:rsidRPr="00697BDA">
              <w:rPr>
                <w:rFonts w:ascii="Times New Roman" w:hAnsi="Times New Roman" w:cs="Times New Roman"/>
              </w:rPr>
              <w:t>sync</w:t>
            </w:r>
            <w:proofErr w:type="spellEnd"/>
            <w:r w:rsidRPr="00697BDA">
              <w:rPr>
                <w:rFonts w:ascii="Times New Roman" w:hAnsi="Times New Roman" w:cs="Times New Roman"/>
              </w:rPr>
              <w:t xml:space="preserve"> </w:t>
            </w:r>
            <w:proofErr w:type="spellStart"/>
            <w:r w:rsidRPr="00697BDA">
              <w:rPr>
                <w:rFonts w:ascii="Times New Roman" w:hAnsi="Times New Roman" w:cs="Times New Roman"/>
              </w:rPr>
              <w:t>service</w:t>
            </w:r>
            <w:proofErr w:type="spellEnd"/>
            <w:r w:rsidRPr="00697BDA">
              <w:rPr>
                <w:rFonts w:ascii="Times New Roman" w:hAnsi="Times New Roman" w:cs="Times New Roman"/>
              </w:rPr>
              <w:t xml:space="preserve"> недоступний або повертає помилку</w:t>
            </w:r>
          </w:p>
          <w:p w14:paraId="1A97F7E6" w14:textId="0599421F" w:rsidR="00697BDA" w:rsidRPr="00697BDA" w:rsidRDefault="0000231F" w:rsidP="00697BDA">
            <w:pPr>
              <w:pStyle w:val="a9"/>
              <w:numPr>
                <w:ilvl w:val="0"/>
                <w:numId w:val="179"/>
              </w:numPr>
              <w:spacing w:line="240" w:lineRule="auto"/>
              <w:jc w:val="both"/>
              <w:rPr>
                <w:rFonts w:ascii="Times New Roman" w:hAnsi="Times New Roman" w:cs="Times New Roman"/>
                <w:lang w:val="en-US"/>
              </w:rPr>
            </w:pPr>
            <w:r w:rsidRPr="00697BDA">
              <w:rPr>
                <w:rFonts w:ascii="Times New Roman" w:hAnsi="Times New Roman" w:cs="Times New Roman"/>
              </w:rPr>
              <w:t>Зміна зберігається локально у базі даних</w:t>
            </w:r>
          </w:p>
          <w:p w14:paraId="1220B77F" w14:textId="58BC7FE3" w:rsidR="00697BDA" w:rsidRPr="00697BDA" w:rsidRDefault="0000231F" w:rsidP="00697BDA">
            <w:pPr>
              <w:pStyle w:val="a9"/>
              <w:numPr>
                <w:ilvl w:val="0"/>
                <w:numId w:val="179"/>
              </w:numPr>
              <w:spacing w:line="240" w:lineRule="auto"/>
              <w:jc w:val="both"/>
              <w:rPr>
                <w:rFonts w:ascii="Times New Roman" w:hAnsi="Times New Roman" w:cs="Times New Roman"/>
                <w:lang w:val="en-US"/>
              </w:rPr>
            </w:pPr>
            <w:r w:rsidRPr="00697BDA">
              <w:rPr>
                <w:rFonts w:ascii="Times New Roman" w:hAnsi="Times New Roman" w:cs="Times New Roman"/>
              </w:rPr>
              <w:t xml:space="preserve">Система показує </w:t>
            </w:r>
            <w:proofErr w:type="spellStart"/>
            <w:r w:rsidRPr="00697BDA">
              <w:rPr>
                <w:rFonts w:ascii="Times New Roman" w:hAnsi="Times New Roman" w:cs="Times New Roman"/>
              </w:rPr>
              <w:t>warning</w:t>
            </w:r>
            <w:proofErr w:type="spellEnd"/>
            <w:r w:rsidRPr="00697BDA">
              <w:rPr>
                <w:rFonts w:ascii="Times New Roman" w:hAnsi="Times New Roman" w:cs="Times New Roman"/>
              </w:rPr>
              <w:t xml:space="preserve"> </w:t>
            </w:r>
            <w:proofErr w:type="spellStart"/>
            <w:r w:rsidRPr="00697BDA">
              <w:rPr>
                <w:rFonts w:ascii="Times New Roman" w:hAnsi="Times New Roman" w:cs="Times New Roman"/>
              </w:rPr>
              <w:t>notification</w:t>
            </w:r>
            <w:proofErr w:type="spellEnd"/>
            <w:r w:rsidRPr="00697BDA">
              <w:rPr>
                <w:rFonts w:ascii="Times New Roman" w:hAnsi="Times New Roman" w:cs="Times New Roman"/>
              </w:rPr>
              <w:t>: "Зміни збережені локально. Синхронізація між пристроями тимчасово недоступна"</w:t>
            </w:r>
          </w:p>
          <w:p w14:paraId="64A7E9BD" w14:textId="6C57AABE" w:rsidR="00697BDA" w:rsidRPr="00697BDA" w:rsidRDefault="0000231F" w:rsidP="00697BDA">
            <w:pPr>
              <w:pStyle w:val="a9"/>
              <w:numPr>
                <w:ilvl w:val="0"/>
                <w:numId w:val="179"/>
              </w:numPr>
              <w:spacing w:line="240" w:lineRule="auto"/>
              <w:jc w:val="both"/>
              <w:rPr>
                <w:rFonts w:ascii="Times New Roman" w:hAnsi="Times New Roman" w:cs="Times New Roman"/>
                <w:lang w:val="en-US"/>
              </w:rPr>
            </w:pPr>
            <w:r w:rsidRPr="00697BDA">
              <w:rPr>
                <w:rFonts w:ascii="Times New Roman" w:hAnsi="Times New Roman" w:cs="Times New Roman"/>
              </w:rPr>
              <w:t xml:space="preserve">Іконка </w:t>
            </w:r>
            <w:proofErr w:type="spellStart"/>
            <w:r w:rsidRPr="00697BDA">
              <w:rPr>
                <w:rFonts w:ascii="Times New Roman" w:hAnsi="Times New Roman" w:cs="Times New Roman"/>
              </w:rPr>
              <w:t>sync</w:t>
            </w:r>
            <w:proofErr w:type="spellEnd"/>
            <w:r w:rsidRPr="00697BDA">
              <w:rPr>
                <w:rFonts w:ascii="Times New Roman" w:hAnsi="Times New Roman" w:cs="Times New Roman"/>
              </w:rPr>
              <w:t xml:space="preserve"> у </w:t>
            </w:r>
            <w:proofErr w:type="spellStart"/>
            <w:r w:rsidRPr="00697BDA">
              <w:rPr>
                <w:rFonts w:ascii="Times New Roman" w:hAnsi="Times New Roman" w:cs="Times New Roman"/>
              </w:rPr>
              <w:t>header</w:t>
            </w:r>
            <w:proofErr w:type="spellEnd"/>
            <w:r w:rsidRPr="00697BDA">
              <w:rPr>
                <w:rFonts w:ascii="Times New Roman" w:hAnsi="Times New Roman" w:cs="Times New Roman"/>
              </w:rPr>
              <w:t xml:space="preserve"> може показувати </w:t>
            </w:r>
            <w:proofErr w:type="spellStart"/>
            <w:r w:rsidRPr="00697BDA">
              <w:rPr>
                <w:rFonts w:ascii="Times New Roman" w:hAnsi="Times New Roman" w:cs="Times New Roman"/>
              </w:rPr>
              <w:t>warning</w:t>
            </w:r>
            <w:proofErr w:type="spellEnd"/>
            <w:r w:rsidRPr="00697BDA">
              <w:rPr>
                <w:rFonts w:ascii="Times New Roman" w:hAnsi="Times New Roman" w:cs="Times New Roman"/>
              </w:rPr>
              <w:t xml:space="preserve"> стан</w:t>
            </w:r>
          </w:p>
          <w:p w14:paraId="68764A4E" w14:textId="2A071C97" w:rsidR="00697BDA" w:rsidRPr="00697BDA" w:rsidRDefault="0000231F" w:rsidP="00697BDA">
            <w:pPr>
              <w:pStyle w:val="a9"/>
              <w:numPr>
                <w:ilvl w:val="0"/>
                <w:numId w:val="179"/>
              </w:numPr>
              <w:spacing w:line="240" w:lineRule="auto"/>
              <w:jc w:val="both"/>
              <w:rPr>
                <w:rFonts w:ascii="Times New Roman" w:hAnsi="Times New Roman" w:cs="Times New Roman"/>
                <w:lang w:val="en-US"/>
              </w:rPr>
            </w:pPr>
            <w:r w:rsidRPr="00697BDA">
              <w:rPr>
                <w:rFonts w:ascii="Times New Roman" w:hAnsi="Times New Roman" w:cs="Times New Roman"/>
              </w:rPr>
              <w:t xml:space="preserve">При відновленні роботи </w:t>
            </w:r>
            <w:proofErr w:type="spellStart"/>
            <w:r w:rsidRPr="00697BDA">
              <w:rPr>
                <w:rFonts w:ascii="Times New Roman" w:hAnsi="Times New Roman" w:cs="Times New Roman"/>
              </w:rPr>
              <w:t>sync</w:t>
            </w:r>
            <w:proofErr w:type="spellEnd"/>
            <w:r w:rsidRPr="00697BDA">
              <w:rPr>
                <w:rFonts w:ascii="Times New Roman" w:hAnsi="Times New Roman" w:cs="Times New Roman"/>
              </w:rPr>
              <w:t xml:space="preserve"> </w:t>
            </w:r>
            <w:proofErr w:type="spellStart"/>
            <w:r w:rsidRPr="00697BDA">
              <w:rPr>
                <w:rFonts w:ascii="Times New Roman" w:hAnsi="Times New Roman" w:cs="Times New Roman"/>
              </w:rPr>
              <w:t>service</w:t>
            </w:r>
            <w:proofErr w:type="spellEnd"/>
            <w:r w:rsidRPr="00697BDA">
              <w:rPr>
                <w:rFonts w:ascii="Times New Roman" w:hAnsi="Times New Roman" w:cs="Times New Roman"/>
              </w:rPr>
              <w:t>: система автоматично синхронізує накопичені зміни</w:t>
            </w:r>
          </w:p>
          <w:p w14:paraId="12B7C7C7" w14:textId="3404AB51" w:rsidR="00697BDA" w:rsidRPr="00697BDA" w:rsidRDefault="0000231F" w:rsidP="00697BDA">
            <w:pPr>
              <w:pStyle w:val="a9"/>
              <w:numPr>
                <w:ilvl w:val="0"/>
                <w:numId w:val="179"/>
              </w:numPr>
              <w:spacing w:line="240" w:lineRule="auto"/>
              <w:jc w:val="both"/>
              <w:rPr>
                <w:rFonts w:ascii="Times New Roman" w:hAnsi="Times New Roman" w:cs="Times New Roman"/>
                <w:lang w:val="en-US"/>
              </w:rPr>
            </w:pPr>
            <w:r w:rsidRPr="00697BDA">
              <w:rPr>
                <w:rFonts w:ascii="Times New Roman" w:hAnsi="Times New Roman" w:cs="Times New Roman"/>
              </w:rPr>
              <w:t>Користувач може вручну ініціювати синхронізацію через кнопку "Синхронізувати зараз"</w:t>
            </w:r>
          </w:p>
          <w:p w14:paraId="001B6055" w14:textId="3E478AC5" w:rsidR="00697BDA" w:rsidRPr="00697BDA" w:rsidRDefault="0000231F" w:rsidP="00697BDA">
            <w:pPr>
              <w:pStyle w:val="a9"/>
              <w:numPr>
                <w:ilvl w:val="0"/>
                <w:numId w:val="179"/>
              </w:numPr>
              <w:spacing w:line="240" w:lineRule="auto"/>
              <w:jc w:val="both"/>
              <w:rPr>
                <w:rFonts w:ascii="Times New Roman" w:hAnsi="Times New Roman" w:cs="Times New Roman"/>
                <w:lang w:val="en-US"/>
              </w:rPr>
            </w:pPr>
            <w:r w:rsidRPr="00697BDA">
              <w:rPr>
                <w:rFonts w:ascii="Times New Roman" w:hAnsi="Times New Roman" w:cs="Times New Roman"/>
              </w:rPr>
              <w:t xml:space="preserve">Система </w:t>
            </w:r>
            <w:proofErr w:type="spellStart"/>
            <w:r w:rsidRPr="00697BDA">
              <w:rPr>
                <w:rFonts w:ascii="Times New Roman" w:hAnsi="Times New Roman" w:cs="Times New Roman"/>
              </w:rPr>
              <w:t>логує</w:t>
            </w:r>
            <w:proofErr w:type="spellEnd"/>
            <w:r w:rsidRPr="00697BDA">
              <w:rPr>
                <w:rFonts w:ascii="Times New Roman" w:hAnsi="Times New Roman" w:cs="Times New Roman"/>
              </w:rPr>
              <w:t xml:space="preserve"> помилку синхронізації для моніторингу</w:t>
            </w:r>
          </w:p>
          <w:p w14:paraId="08E21FAA" w14:textId="018C9CA9" w:rsidR="00697BDA" w:rsidRPr="00697BDA" w:rsidRDefault="0000231F" w:rsidP="00697BDA">
            <w:pPr>
              <w:pStyle w:val="a9"/>
              <w:numPr>
                <w:ilvl w:val="0"/>
                <w:numId w:val="179"/>
              </w:numPr>
              <w:spacing w:line="240" w:lineRule="auto"/>
              <w:jc w:val="both"/>
              <w:rPr>
                <w:rFonts w:ascii="Times New Roman" w:hAnsi="Times New Roman" w:cs="Times New Roman"/>
                <w:lang w:val="en-US"/>
              </w:rPr>
            </w:pPr>
            <w:proofErr w:type="spellStart"/>
            <w:r w:rsidRPr="00697BDA">
              <w:rPr>
                <w:rFonts w:ascii="Times New Roman" w:hAnsi="Times New Roman" w:cs="Times New Roman"/>
              </w:rPr>
              <w:t>Use</w:t>
            </w:r>
            <w:proofErr w:type="spellEnd"/>
            <w:r w:rsidRPr="00697BDA">
              <w:rPr>
                <w:rFonts w:ascii="Times New Roman" w:hAnsi="Times New Roman" w:cs="Times New Roman"/>
              </w:rPr>
              <w:t xml:space="preserve"> </w:t>
            </w:r>
            <w:proofErr w:type="spellStart"/>
            <w:r w:rsidRPr="00697BDA">
              <w:rPr>
                <w:rFonts w:ascii="Times New Roman" w:hAnsi="Times New Roman" w:cs="Times New Roman"/>
              </w:rPr>
              <w:t>case</w:t>
            </w:r>
            <w:proofErr w:type="spellEnd"/>
            <w:r w:rsidRPr="00697BDA">
              <w:rPr>
                <w:rFonts w:ascii="Times New Roman" w:hAnsi="Times New Roman" w:cs="Times New Roman"/>
              </w:rPr>
              <w:t xml:space="preserve"> завершено з локальним збереженням</w:t>
            </w:r>
          </w:p>
          <w:p w14:paraId="3C86C37C" w14:textId="7191FE9F" w:rsidR="00697BDA" w:rsidRDefault="0000231F" w:rsidP="00697BDA">
            <w:pPr>
              <w:spacing w:after="0" w:line="240" w:lineRule="auto"/>
              <w:jc w:val="both"/>
              <w:rPr>
                <w:rFonts w:ascii="Times New Roman" w:hAnsi="Times New Roman" w:cs="Times New Roman"/>
                <w:lang w:val="en-US"/>
              </w:rPr>
            </w:pPr>
            <w:r w:rsidRPr="000311AE">
              <w:rPr>
                <w:rFonts w:ascii="Times New Roman" w:hAnsi="Times New Roman" w:cs="Times New Roman"/>
                <w:b/>
                <w:bCs/>
              </w:rPr>
              <w:t>Н5: Спроба видалення стандартного списку</w:t>
            </w:r>
          </w:p>
          <w:p w14:paraId="12D965F9" w14:textId="5095D395" w:rsidR="00697BDA" w:rsidRPr="00697BDA" w:rsidRDefault="0000231F" w:rsidP="00697BDA">
            <w:pPr>
              <w:pStyle w:val="a9"/>
              <w:numPr>
                <w:ilvl w:val="0"/>
                <w:numId w:val="178"/>
              </w:numPr>
              <w:spacing w:line="240" w:lineRule="auto"/>
              <w:jc w:val="both"/>
              <w:rPr>
                <w:rFonts w:ascii="Times New Roman" w:hAnsi="Times New Roman" w:cs="Times New Roman"/>
                <w:lang w:val="en-US"/>
              </w:rPr>
            </w:pPr>
            <w:r w:rsidRPr="00697BDA">
              <w:rPr>
                <w:rFonts w:ascii="Times New Roman" w:hAnsi="Times New Roman" w:cs="Times New Roman"/>
              </w:rPr>
              <w:t>У сценарії А7: Користувач намагається видалити стандартний список "Вподобані" або "Переглянути пізніше"</w:t>
            </w:r>
          </w:p>
          <w:p w14:paraId="44AF18C9" w14:textId="4C2941E5" w:rsidR="00697BDA" w:rsidRPr="00697BDA" w:rsidRDefault="0000231F" w:rsidP="00697BDA">
            <w:pPr>
              <w:pStyle w:val="a9"/>
              <w:numPr>
                <w:ilvl w:val="0"/>
                <w:numId w:val="178"/>
              </w:numPr>
              <w:spacing w:line="240" w:lineRule="auto"/>
              <w:jc w:val="both"/>
              <w:rPr>
                <w:rFonts w:ascii="Times New Roman" w:hAnsi="Times New Roman" w:cs="Times New Roman"/>
                <w:lang w:val="en-US"/>
              </w:rPr>
            </w:pPr>
            <w:r w:rsidRPr="00697BDA">
              <w:rPr>
                <w:rFonts w:ascii="Times New Roman" w:hAnsi="Times New Roman" w:cs="Times New Roman"/>
              </w:rPr>
              <w:t>Система виявляє, що це системний список (</w:t>
            </w:r>
            <w:proofErr w:type="spellStart"/>
            <w:r w:rsidRPr="00697BDA">
              <w:rPr>
                <w:rFonts w:ascii="Times New Roman" w:hAnsi="Times New Roman" w:cs="Times New Roman"/>
              </w:rPr>
              <w:t>is_system_list</w:t>
            </w:r>
            <w:proofErr w:type="spellEnd"/>
            <w:r w:rsidRPr="00697BDA">
              <w:rPr>
                <w:rFonts w:ascii="Times New Roman" w:hAnsi="Times New Roman" w:cs="Times New Roman"/>
              </w:rPr>
              <w:t xml:space="preserve"> = </w:t>
            </w:r>
            <w:proofErr w:type="spellStart"/>
            <w:r w:rsidRPr="00697BDA">
              <w:rPr>
                <w:rFonts w:ascii="Times New Roman" w:hAnsi="Times New Roman" w:cs="Times New Roman"/>
              </w:rPr>
              <w:t>true</w:t>
            </w:r>
            <w:proofErr w:type="spellEnd"/>
            <w:r w:rsidRPr="00697BDA">
              <w:rPr>
                <w:rFonts w:ascii="Times New Roman" w:hAnsi="Times New Roman" w:cs="Times New Roman"/>
              </w:rPr>
              <w:t>)</w:t>
            </w:r>
          </w:p>
          <w:p w14:paraId="666056CE" w14:textId="234F4961" w:rsidR="00697BDA" w:rsidRPr="00697BDA" w:rsidRDefault="0000231F" w:rsidP="00697BDA">
            <w:pPr>
              <w:pStyle w:val="a9"/>
              <w:numPr>
                <w:ilvl w:val="0"/>
                <w:numId w:val="178"/>
              </w:numPr>
              <w:spacing w:line="240" w:lineRule="auto"/>
              <w:jc w:val="both"/>
              <w:rPr>
                <w:rFonts w:ascii="Times New Roman" w:hAnsi="Times New Roman" w:cs="Times New Roman"/>
                <w:lang w:val="en-US"/>
              </w:rPr>
            </w:pPr>
            <w:r w:rsidRPr="00697BDA">
              <w:rPr>
                <w:rFonts w:ascii="Times New Roman" w:hAnsi="Times New Roman" w:cs="Times New Roman"/>
              </w:rPr>
              <w:t xml:space="preserve">Опція "Видалити список" не відображається або показується як </w:t>
            </w:r>
            <w:proofErr w:type="spellStart"/>
            <w:r w:rsidRPr="00697BDA">
              <w:rPr>
                <w:rFonts w:ascii="Times New Roman" w:hAnsi="Times New Roman" w:cs="Times New Roman"/>
              </w:rPr>
              <w:t>disabled</w:t>
            </w:r>
            <w:proofErr w:type="spellEnd"/>
          </w:p>
          <w:p w14:paraId="120DC077" w14:textId="22BCD263" w:rsidR="00697BDA" w:rsidRPr="00697BDA" w:rsidRDefault="0000231F" w:rsidP="00697BDA">
            <w:pPr>
              <w:pStyle w:val="a9"/>
              <w:numPr>
                <w:ilvl w:val="0"/>
                <w:numId w:val="178"/>
              </w:numPr>
              <w:spacing w:line="240" w:lineRule="auto"/>
              <w:jc w:val="both"/>
              <w:rPr>
                <w:rFonts w:ascii="Times New Roman" w:hAnsi="Times New Roman" w:cs="Times New Roman"/>
                <w:lang w:val="en-US"/>
              </w:rPr>
            </w:pPr>
            <w:r w:rsidRPr="00697BDA">
              <w:rPr>
                <w:rFonts w:ascii="Times New Roman" w:hAnsi="Times New Roman" w:cs="Times New Roman"/>
              </w:rPr>
              <w:t>При спробі видалення система показує: "Стандартні списки 'Вподобані' та 'Переглянути пізніше' не можна видалити. Ви можете тільки видаляти фільми з них"</w:t>
            </w:r>
          </w:p>
          <w:p w14:paraId="2725D610" w14:textId="2D84DB87" w:rsidR="00697BDA" w:rsidRPr="00697BDA" w:rsidRDefault="0000231F" w:rsidP="00697BDA">
            <w:pPr>
              <w:pStyle w:val="a9"/>
              <w:numPr>
                <w:ilvl w:val="0"/>
                <w:numId w:val="178"/>
              </w:numPr>
              <w:spacing w:line="240" w:lineRule="auto"/>
              <w:jc w:val="both"/>
              <w:rPr>
                <w:rFonts w:ascii="Times New Roman" w:hAnsi="Times New Roman" w:cs="Times New Roman"/>
                <w:lang w:val="en-US"/>
              </w:rPr>
            </w:pPr>
            <w:proofErr w:type="spellStart"/>
            <w:r w:rsidRPr="00697BDA">
              <w:rPr>
                <w:rFonts w:ascii="Times New Roman" w:hAnsi="Times New Roman" w:cs="Times New Roman"/>
              </w:rPr>
              <w:t>Use</w:t>
            </w:r>
            <w:proofErr w:type="spellEnd"/>
            <w:r w:rsidRPr="00697BDA">
              <w:rPr>
                <w:rFonts w:ascii="Times New Roman" w:hAnsi="Times New Roman" w:cs="Times New Roman"/>
              </w:rPr>
              <w:t xml:space="preserve"> </w:t>
            </w:r>
            <w:proofErr w:type="spellStart"/>
            <w:r w:rsidRPr="00697BDA">
              <w:rPr>
                <w:rFonts w:ascii="Times New Roman" w:hAnsi="Times New Roman" w:cs="Times New Roman"/>
              </w:rPr>
              <w:t>case</w:t>
            </w:r>
            <w:proofErr w:type="spellEnd"/>
            <w:r w:rsidRPr="00697BDA">
              <w:rPr>
                <w:rFonts w:ascii="Times New Roman" w:hAnsi="Times New Roman" w:cs="Times New Roman"/>
              </w:rPr>
              <w:t xml:space="preserve"> завершено без видалення</w:t>
            </w:r>
          </w:p>
          <w:p w14:paraId="4CA15EB3" w14:textId="10BC6971" w:rsidR="00697BDA" w:rsidRDefault="0000231F" w:rsidP="00697BDA">
            <w:pPr>
              <w:spacing w:after="0" w:line="240" w:lineRule="auto"/>
              <w:jc w:val="both"/>
              <w:rPr>
                <w:rFonts w:ascii="Times New Roman" w:hAnsi="Times New Roman" w:cs="Times New Roman"/>
                <w:lang w:val="en-US"/>
              </w:rPr>
            </w:pPr>
            <w:r w:rsidRPr="000311AE">
              <w:rPr>
                <w:rFonts w:ascii="Times New Roman" w:hAnsi="Times New Roman" w:cs="Times New Roman"/>
                <w:b/>
                <w:bCs/>
              </w:rPr>
              <w:t>Н6: Конфлікт при одночасному редагуванні з різних пристроїв</w:t>
            </w:r>
          </w:p>
          <w:p w14:paraId="3178DBA5" w14:textId="310BEACE" w:rsidR="00697BDA" w:rsidRPr="00697BDA" w:rsidRDefault="0000231F" w:rsidP="00697BDA">
            <w:pPr>
              <w:pStyle w:val="a9"/>
              <w:numPr>
                <w:ilvl w:val="0"/>
                <w:numId w:val="177"/>
              </w:numPr>
              <w:spacing w:line="240" w:lineRule="auto"/>
              <w:jc w:val="both"/>
              <w:rPr>
                <w:rFonts w:ascii="Times New Roman" w:hAnsi="Times New Roman" w:cs="Times New Roman"/>
                <w:lang w:val="en-US"/>
              </w:rPr>
            </w:pPr>
            <w:r w:rsidRPr="00697BDA">
              <w:rPr>
                <w:rFonts w:ascii="Times New Roman" w:hAnsi="Times New Roman" w:cs="Times New Roman"/>
              </w:rPr>
              <w:t>Користувач редагує список "Класична фантастика" на комп'ютері</w:t>
            </w:r>
          </w:p>
          <w:p w14:paraId="31866932" w14:textId="50378559" w:rsidR="00697BDA" w:rsidRPr="00697BDA" w:rsidRDefault="0000231F" w:rsidP="00697BDA">
            <w:pPr>
              <w:pStyle w:val="a9"/>
              <w:numPr>
                <w:ilvl w:val="0"/>
                <w:numId w:val="177"/>
              </w:numPr>
              <w:spacing w:line="240" w:lineRule="auto"/>
              <w:jc w:val="both"/>
              <w:rPr>
                <w:rFonts w:ascii="Times New Roman" w:hAnsi="Times New Roman" w:cs="Times New Roman"/>
                <w:lang w:val="en-US"/>
              </w:rPr>
            </w:pPr>
            <w:r w:rsidRPr="00697BDA">
              <w:rPr>
                <w:rFonts w:ascii="Times New Roman" w:hAnsi="Times New Roman" w:cs="Times New Roman"/>
              </w:rPr>
              <w:t>Одночасно той самий користувач (або хтось з доступом) редагує той самий список на мобільному</w:t>
            </w:r>
          </w:p>
          <w:p w14:paraId="62445D16" w14:textId="19A94831" w:rsidR="00697BDA" w:rsidRPr="00697BDA" w:rsidRDefault="0000231F" w:rsidP="00697BDA">
            <w:pPr>
              <w:pStyle w:val="a9"/>
              <w:numPr>
                <w:ilvl w:val="0"/>
                <w:numId w:val="177"/>
              </w:numPr>
              <w:spacing w:line="240" w:lineRule="auto"/>
              <w:jc w:val="both"/>
              <w:rPr>
                <w:rFonts w:ascii="Times New Roman" w:hAnsi="Times New Roman" w:cs="Times New Roman"/>
                <w:lang w:val="en-US"/>
              </w:rPr>
            </w:pPr>
            <w:r w:rsidRPr="00697BDA">
              <w:rPr>
                <w:rFonts w:ascii="Times New Roman" w:hAnsi="Times New Roman" w:cs="Times New Roman"/>
              </w:rPr>
              <w:t>Обидва зберігають зміни майже одночасно</w:t>
            </w:r>
          </w:p>
          <w:p w14:paraId="1BA53158" w14:textId="27AB70C2" w:rsidR="00697BDA" w:rsidRPr="00697BDA" w:rsidRDefault="0000231F" w:rsidP="00697BDA">
            <w:pPr>
              <w:pStyle w:val="a9"/>
              <w:numPr>
                <w:ilvl w:val="0"/>
                <w:numId w:val="177"/>
              </w:numPr>
              <w:spacing w:line="240" w:lineRule="auto"/>
              <w:jc w:val="both"/>
              <w:rPr>
                <w:rFonts w:ascii="Times New Roman" w:hAnsi="Times New Roman" w:cs="Times New Roman"/>
                <w:lang w:val="en-US"/>
              </w:rPr>
            </w:pPr>
            <w:r w:rsidRPr="00697BDA">
              <w:rPr>
                <w:rFonts w:ascii="Times New Roman" w:hAnsi="Times New Roman" w:cs="Times New Roman"/>
              </w:rPr>
              <w:t>Система виявляє конфлікт версій (</w:t>
            </w:r>
            <w:proofErr w:type="spellStart"/>
            <w:r w:rsidRPr="00697BDA">
              <w:rPr>
                <w:rFonts w:ascii="Times New Roman" w:hAnsi="Times New Roman" w:cs="Times New Roman"/>
              </w:rPr>
              <w:t>optimistic</w:t>
            </w:r>
            <w:proofErr w:type="spellEnd"/>
            <w:r w:rsidRPr="00697BDA">
              <w:rPr>
                <w:rFonts w:ascii="Times New Roman" w:hAnsi="Times New Roman" w:cs="Times New Roman"/>
              </w:rPr>
              <w:t xml:space="preserve"> </w:t>
            </w:r>
            <w:proofErr w:type="spellStart"/>
            <w:r w:rsidRPr="00697BDA">
              <w:rPr>
                <w:rFonts w:ascii="Times New Roman" w:hAnsi="Times New Roman" w:cs="Times New Roman"/>
              </w:rPr>
              <w:t>locking</w:t>
            </w:r>
            <w:proofErr w:type="spellEnd"/>
            <w:r w:rsidRPr="00697BDA">
              <w:rPr>
                <w:rFonts w:ascii="Times New Roman" w:hAnsi="Times New Roman" w:cs="Times New Roman"/>
              </w:rPr>
              <w:t xml:space="preserve"> </w:t>
            </w:r>
            <w:proofErr w:type="spellStart"/>
            <w:r w:rsidRPr="00697BDA">
              <w:rPr>
                <w:rFonts w:ascii="Times New Roman" w:hAnsi="Times New Roman" w:cs="Times New Roman"/>
              </w:rPr>
              <w:t>conflict</w:t>
            </w:r>
            <w:proofErr w:type="spellEnd"/>
            <w:r w:rsidRPr="00697BDA">
              <w:rPr>
                <w:rFonts w:ascii="Times New Roman" w:hAnsi="Times New Roman" w:cs="Times New Roman"/>
              </w:rPr>
              <w:t>)</w:t>
            </w:r>
          </w:p>
          <w:p w14:paraId="739599E1" w14:textId="46171437" w:rsidR="00697BDA" w:rsidRPr="00697BDA" w:rsidRDefault="0000231F" w:rsidP="00697BDA">
            <w:pPr>
              <w:pStyle w:val="a9"/>
              <w:numPr>
                <w:ilvl w:val="0"/>
                <w:numId w:val="177"/>
              </w:numPr>
              <w:spacing w:line="240" w:lineRule="auto"/>
              <w:jc w:val="both"/>
              <w:rPr>
                <w:rFonts w:ascii="Times New Roman" w:hAnsi="Times New Roman" w:cs="Times New Roman"/>
                <w:lang w:val="en-US"/>
              </w:rPr>
            </w:pPr>
            <w:r w:rsidRPr="00697BDA">
              <w:rPr>
                <w:rFonts w:ascii="Times New Roman" w:hAnsi="Times New Roman" w:cs="Times New Roman"/>
              </w:rPr>
              <w:t>Показує повідомлення: "Цей список було змінено з іншого пристрою. Оновіть сторінку для перегляду останніх змін"</w:t>
            </w:r>
          </w:p>
          <w:p w14:paraId="7B604555" w14:textId="16F618F1" w:rsidR="00697BDA" w:rsidRPr="00697BDA" w:rsidRDefault="0000231F" w:rsidP="00697BDA">
            <w:pPr>
              <w:pStyle w:val="a9"/>
              <w:numPr>
                <w:ilvl w:val="0"/>
                <w:numId w:val="177"/>
              </w:numPr>
              <w:spacing w:line="240" w:lineRule="auto"/>
              <w:jc w:val="both"/>
              <w:rPr>
                <w:rFonts w:ascii="Times New Roman" w:hAnsi="Times New Roman" w:cs="Times New Roman"/>
                <w:lang w:val="en-US"/>
              </w:rPr>
            </w:pPr>
            <w:r w:rsidRPr="00697BDA">
              <w:rPr>
                <w:rFonts w:ascii="Times New Roman" w:hAnsi="Times New Roman" w:cs="Times New Roman"/>
              </w:rPr>
              <w:t>Система пропонує: "Оновити та втратити мої зміни" або "Зберегти мої зміни поверх" (перезапише зміни з іншого пристрою)</w:t>
            </w:r>
          </w:p>
          <w:p w14:paraId="63F2FB13" w14:textId="707F0078" w:rsidR="00697BDA" w:rsidRPr="00697BDA" w:rsidRDefault="0000231F" w:rsidP="00697BDA">
            <w:pPr>
              <w:pStyle w:val="a9"/>
              <w:numPr>
                <w:ilvl w:val="0"/>
                <w:numId w:val="177"/>
              </w:numPr>
              <w:spacing w:line="240" w:lineRule="auto"/>
              <w:jc w:val="both"/>
              <w:rPr>
                <w:rFonts w:ascii="Times New Roman" w:hAnsi="Times New Roman" w:cs="Times New Roman"/>
                <w:lang w:val="en-US"/>
              </w:rPr>
            </w:pPr>
            <w:r w:rsidRPr="00697BDA">
              <w:rPr>
                <w:rFonts w:ascii="Times New Roman" w:hAnsi="Times New Roman" w:cs="Times New Roman"/>
              </w:rPr>
              <w:lastRenderedPageBreak/>
              <w:t>Користувач обирає дію</w:t>
            </w:r>
          </w:p>
          <w:p w14:paraId="7E063665" w14:textId="7083C664" w:rsidR="00697BDA" w:rsidRPr="00697BDA" w:rsidRDefault="0000231F" w:rsidP="00697BDA">
            <w:pPr>
              <w:pStyle w:val="a9"/>
              <w:numPr>
                <w:ilvl w:val="0"/>
                <w:numId w:val="177"/>
              </w:numPr>
              <w:spacing w:line="240" w:lineRule="auto"/>
              <w:jc w:val="both"/>
              <w:rPr>
                <w:rFonts w:ascii="Times New Roman" w:hAnsi="Times New Roman" w:cs="Times New Roman"/>
                <w:lang w:val="en-US"/>
              </w:rPr>
            </w:pPr>
            <w:r w:rsidRPr="00697BDA">
              <w:rPr>
                <w:rFonts w:ascii="Times New Roman" w:hAnsi="Times New Roman" w:cs="Times New Roman"/>
              </w:rPr>
              <w:t>Система застосовує обраний варіант розв'язання конфлікту</w:t>
            </w:r>
          </w:p>
          <w:p w14:paraId="77DDBD84" w14:textId="02D1CBCB" w:rsidR="00697BDA" w:rsidRPr="00697BDA" w:rsidRDefault="0000231F" w:rsidP="00697BDA">
            <w:pPr>
              <w:pStyle w:val="a9"/>
              <w:numPr>
                <w:ilvl w:val="0"/>
                <w:numId w:val="177"/>
              </w:numPr>
              <w:spacing w:line="240" w:lineRule="auto"/>
              <w:jc w:val="both"/>
              <w:rPr>
                <w:rFonts w:ascii="Times New Roman" w:hAnsi="Times New Roman" w:cs="Times New Roman"/>
                <w:lang w:val="en-US"/>
              </w:rPr>
            </w:pPr>
            <w:proofErr w:type="spellStart"/>
            <w:r w:rsidRPr="00697BDA">
              <w:rPr>
                <w:rFonts w:ascii="Times New Roman" w:hAnsi="Times New Roman" w:cs="Times New Roman"/>
              </w:rPr>
              <w:t>Use</w:t>
            </w:r>
            <w:proofErr w:type="spellEnd"/>
            <w:r w:rsidRPr="00697BDA">
              <w:rPr>
                <w:rFonts w:ascii="Times New Roman" w:hAnsi="Times New Roman" w:cs="Times New Roman"/>
              </w:rPr>
              <w:t xml:space="preserve"> </w:t>
            </w:r>
            <w:proofErr w:type="spellStart"/>
            <w:r w:rsidRPr="00697BDA">
              <w:rPr>
                <w:rFonts w:ascii="Times New Roman" w:hAnsi="Times New Roman" w:cs="Times New Roman"/>
              </w:rPr>
              <w:t>case</w:t>
            </w:r>
            <w:proofErr w:type="spellEnd"/>
            <w:r w:rsidRPr="00697BDA">
              <w:rPr>
                <w:rFonts w:ascii="Times New Roman" w:hAnsi="Times New Roman" w:cs="Times New Roman"/>
              </w:rPr>
              <w:t xml:space="preserve"> завершено з розв'язанням конфлікту</w:t>
            </w:r>
          </w:p>
          <w:p w14:paraId="6E49CDF5" w14:textId="0160C121" w:rsidR="00697BDA" w:rsidRDefault="0000231F" w:rsidP="00697BDA">
            <w:pPr>
              <w:spacing w:after="0" w:line="240" w:lineRule="auto"/>
              <w:jc w:val="both"/>
              <w:rPr>
                <w:rFonts w:ascii="Times New Roman" w:hAnsi="Times New Roman" w:cs="Times New Roman"/>
                <w:lang w:val="en-US"/>
              </w:rPr>
            </w:pPr>
            <w:r w:rsidRPr="000311AE">
              <w:rPr>
                <w:rFonts w:ascii="Times New Roman" w:hAnsi="Times New Roman" w:cs="Times New Roman"/>
                <w:b/>
                <w:bCs/>
              </w:rPr>
              <w:t>Н7: Фільм вже у всіх доступних списках</w:t>
            </w:r>
          </w:p>
          <w:p w14:paraId="31DA54D8" w14:textId="7CE62B12" w:rsidR="00697BDA" w:rsidRPr="00697BDA" w:rsidRDefault="0000231F" w:rsidP="00697BDA">
            <w:pPr>
              <w:pStyle w:val="a9"/>
              <w:numPr>
                <w:ilvl w:val="0"/>
                <w:numId w:val="176"/>
              </w:numPr>
              <w:spacing w:line="240" w:lineRule="auto"/>
              <w:jc w:val="both"/>
              <w:rPr>
                <w:rFonts w:ascii="Times New Roman" w:hAnsi="Times New Roman" w:cs="Times New Roman"/>
                <w:lang w:val="en-US"/>
              </w:rPr>
            </w:pPr>
            <w:r w:rsidRPr="00697BDA">
              <w:rPr>
                <w:rFonts w:ascii="Times New Roman" w:hAnsi="Times New Roman" w:cs="Times New Roman"/>
              </w:rPr>
              <w:t xml:space="preserve">На кроці 5: Користувач відкриває </w:t>
            </w:r>
            <w:proofErr w:type="spellStart"/>
            <w:r w:rsidRPr="00697BDA">
              <w:rPr>
                <w:rFonts w:ascii="Times New Roman" w:hAnsi="Times New Roman" w:cs="Times New Roman"/>
              </w:rPr>
              <w:t>dropdown</w:t>
            </w:r>
            <w:proofErr w:type="spellEnd"/>
            <w:r w:rsidRPr="00697BDA">
              <w:rPr>
                <w:rFonts w:ascii="Times New Roman" w:hAnsi="Times New Roman" w:cs="Times New Roman"/>
              </w:rPr>
              <w:t xml:space="preserve"> "Додати до списку"</w:t>
            </w:r>
          </w:p>
          <w:p w14:paraId="252CA05D" w14:textId="2035D5D3" w:rsidR="00697BDA" w:rsidRPr="00697BDA" w:rsidRDefault="0000231F" w:rsidP="00697BDA">
            <w:pPr>
              <w:pStyle w:val="a9"/>
              <w:numPr>
                <w:ilvl w:val="0"/>
                <w:numId w:val="176"/>
              </w:numPr>
              <w:spacing w:line="240" w:lineRule="auto"/>
              <w:jc w:val="both"/>
              <w:rPr>
                <w:rFonts w:ascii="Times New Roman" w:hAnsi="Times New Roman" w:cs="Times New Roman"/>
                <w:lang w:val="en-US"/>
              </w:rPr>
            </w:pPr>
            <w:r w:rsidRPr="00697BDA">
              <w:rPr>
                <w:rFonts w:ascii="Times New Roman" w:hAnsi="Times New Roman" w:cs="Times New Roman"/>
              </w:rPr>
              <w:t>Система виявляє, що фільм вже присутній у всіх існуючих списках користувача</w:t>
            </w:r>
          </w:p>
          <w:p w14:paraId="062C0EC9" w14:textId="29ADF205" w:rsidR="00697BDA" w:rsidRPr="00697BDA" w:rsidRDefault="0000231F" w:rsidP="00697BDA">
            <w:pPr>
              <w:pStyle w:val="a9"/>
              <w:numPr>
                <w:ilvl w:val="0"/>
                <w:numId w:val="176"/>
              </w:numPr>
              <w:spacing w:line="240" w:lineRule="auto"/>
              <w:jc w:val="both"/>
              <w:rPr>
                <w:rFonts w:ascii="Times New Roman" w:hAnsi="Times New Roman" w:cs="Times New Roman"/>
                <w:lang w:val="en-US"/>
              </w:rPr>
            </w:pPr>
            <w:r w:rsidRPr="00697BDA">
              <w:rPr>
                <w:rFonts w:ascii="Times New Roman" w:hAnsi="Times New Roman" w:cs="Times New Roman"/>
              </w:rPr>
              <w:t xml:space="preserve">Всі списки показують </w:t>
            </w:r>
            <w:proofErr w:type="spellStart"/>
            <w:r w:rsidRPr="00697BDA">
              <w:rPr>
                <w:rFonts w:ascii="Times New Roman" w:hAnsi="Times New Roman" w:cs="Times New Roman"/>
              </w:rPr>
              <w:t>checkmark</w:t>
            </w:r>
            <w:proofErr w:type="spellEnd"/>
            <w:r w:rsidRPr="00697BDA">
              <w:rPr>
                <w:rFonts w:ascii="Times New Roman" w:hAnsi="Times New Roman" w:cs="Times New Roman"/>
              </w:rPr>
              <w:t xml:space="preserve"> </w:t>
            </w:r>
            <w:r w:rsidRPr="00697BDA">
              <w:rPr>
                <w:rFonts w:ascii="Segoe UI Symbol" w:hAnsi="Segoe UI Symbol" w:cs="Segoe UI Symbol"/>
              </w:rPr>
              <w:t>✓</w:t>
            </w:r>
            <w:r w:rsidRPr="00697BDA">
              <w:rPr>
                <w:rFonts w:ascii="Times New Roman" w:hAnsi="Times New Roman" w:cs="Times New Roman"/>
              </w:rPr>
              <w:t xml:space="preserve"> та текст "Вже у списку"</w:t>
            </w:r>
          </w:p>
          <w:p w14:paraId="5F1E9F08" w14:textId="62F5B8BF" w:rsidR="00697BDA" w:rsidRPr="00697BDA" w:rsidRDefault="0000231F" w:rsidP="00697BDA">
            <w:pPr>
              <w:pStyle w:val="a9"/>
              <w:numPr>
                <w:ilvl w:val="0"/>
                <w:numId w:val="176"/>
              </w:numPr>
              <w:spacing w:line="240" w:lineRule="auto"/>
              <w:jc w:val="both"/>
              <w:rPr>
                <w:rFonts w:ascii="Times New Roman" w:hAnsi="Times New Roman" w:cs="Times New Roman"/>
                <w:lang w:val="en-US"/>
              </w:rPr>
            </w:pPr>
            <w:proofErr w:type="spellStart"/>
            <w:r w:rsidRPr="00697BDA">
              <w:rPr>
                <w:rFonts w:ascii="Times New Roman" w:hAnsi="Times New Roman" w:cs="Times New Roman"/>
              </w:rPr>
              <w:t>Dropdown</w:t>
            </w:r>
            <w:proofErr w:type="spellEnd"/>
            <w:r w:rsidRPr="00697BDA">
              <w:rPr>
                <w:rFonts w:ascii="Times New Roman" w:hAnsi="Times New Roman" w:cs="Times New Roman"/>
              </w:rPr>
              <w:t xml:space="preserve"> відображає повідомлення: "Цей фільм вже у всіх ваших списках"</w:t>
            </w:r>
          </w:p>
          <w:p w14:paraId="1EAE98FE" w14:textId="2A677E3A" w:rsidR="00697BDA" w:rsidRPr="00697BDA" w:rsidRDefault="0000231F" w:rsidP="00697BDA">
            <w:pPr>
              <w:pStyle w:val="a9"/>
              <w:numPr>
                <w:ilvl w:val="0"/>
                <w:numId w:val="176"/>
              </w:numPr>
              <w:spacing w:line="240" w:lineRule="auto"/>
              <w:jc w:val="both"/>
              <w:rPr>
                <w:rFonts w:ascii="Times New Roman" w:hAnsi="Times New Roman" w:cs="Times New Roman"/>
                <w:lang w:val="en-US"/>
              </w:rPr>
            </w:pPr>
            <w:r w:rsidRPr="00697BDA">
              <w:rPr>
                <w:rFonts w:ascii="Times New Roman" w:hAnsi="Times New Roman" w:cs="Times New Roman"/>
              </w:rPr>
              <w:t>Доступна тільки опція "+ Створити новий список"</w:t>
            </w:r>
          </w:p>
          <w:p w14:paraId="3B53BA12" w14:textId="0CDD7C6D" w:rsidR="00697BDA" w:rsidRPr="00697BDA" w:rsidRDefault="0000231F" w:rsidP="00697BDA">
            <w:pPr>
              <w:pStyle w:val="a9"/>
              <w:numPr>
                <w:ilvl w:val="0"/>
                <w:numId w:val="176"/>
              </w:numPr>
              <w:spacing w:line="240" w:lineRule="auto"/>
              <w:jc w:val="both"/>
              <w:rPr>
                <w:rFonts w:ascii="Times New Roman" w:hAnsi="Times New Roman" w:cs="Times New Roman"/>
                <w:lang w:val="en-US"/>
              </w:rPr>
            </w:pPr>
            <w:r w:rsidRPr="00697BDA">
              <w:rPr>
                <w:rFonts w:ascii="Times New Roman" w:hAnsi="Times New Roman" w:cs="Times New Roman"/>
              </w:rPr>
              <w:t xml:space="preserve">Користувач може створити новий список або закрити </w:t>
            </w:r>
            <w:proofErr w:type="spellStart"/>
            <w:r w:rsidRPr="00697BDA">
              <w:rPr>
                <w:rFonts w:ascii="Times New Roman" w:hAnsi="Times New Roman" w:cs="Times New Roman"/>
              </w:rPr>
              <w:t>dropdown</w:t>
            </w:r>
            <w:proofErr w:type="spellEnd"/>
          </w:p>
          <w:p w14:paraId="372AD601" w14:textId="57B632BE" w:rsidR="00697BDA" w:rsidRPr="00697BDA" w:rsidRDefault="0000231F" w:rsidP="00697BDA">
            <w:pPr>
              <w:pStyle w:val="a9"/>
              <w:numPr>
                <w:ilvl w:val="0"/>
                <w:numId w:val="176"/>
              </w:numPr>
              <w:spacing w:line="240" w:lineRule="auto"/>
              <w:jc w:val="both"/>
              <w:rPr>
                <w:rFonts w:ascii="Times New Roman" w:hAnsi="Times New Roman" w:cs="Times New Roman"/>
                <w:lang w:val="en-US"/>
              </w:rPr>
            </w:pPr>
            <w:proofErr w:type="spellStart"/>
            <w:r w:rsidRPr="00697BDA">
              <w:rPr>
                <w:rFonts w:ascii="Times New Roman" w:hAnsi="Times New Roman" w:cs="Times New Roman"/>
              </w:rPr>
              <w:t>Use</w:t>
            </w:r>
            <w:proofErr w:type="spellEnd"/>
            <w:r w:rsidRPr="00697BDA">
              <w:rPr>
                <w:rFonts w:ascii="Times New Roman" w:hAnsi="Times New Roman" w:cs="Times New Roman"/>
              </w:rPr>
              <w:t xml:space="preserve"> </w:t>
            </w:r>
            <w:proofErr w:type="spellStart"/>
            <w:r w:rsidRPr="00697BDA">
              <w:rPr>
                <w:rFonts w:ascii="Times New Roman" w:hAnsi="Times New Roman" w:cs="Times New Roman"/>
              </w:rPr>
              <w:t>case</w:t>
            </w:r>
            <w:proofErr w:type="spellEnd"/>
            <w:r w:rsidRPr="00697BDA">
              <w:rPr>
                <w:rFonts w:ascii="Times New Roman" w:hAnsi="Times New Roman" w:cs="Times New Roman"/>
              </w:rPr>
              <w:t xml:space="preserve"> завершено без змін</w:t>
            </w:r>
          </w:p>
          <w:p w14:paraId="0B88920F" w14:textId="5E8BE05A" w:rsidR="00697BDA" w:rsidRDefault="0000231F" w:rsidP="00697BDA">
            <w:pPr>
              <w:spacing w:after="0" w:line="240" w:lineRule="auto"/>
              <w:jc w:val="both"/>
              <w:rPr>
                <w:rFonts w:ascii="Times New Roman" w:hAnsi="Times New Roman" w:cs="Times New Roman"/>
                <w:lang w:val="en-US"/>
              </w:rPr>
            </w:pPr>
            <w:r w:rsidRPr="000311AE">
              <w:rPr>
                <w:rFonts w:ascii="Times New Roman" w:hAnsi="Times New Roman" w:cs="Times New Roman"/>
                <w:b/>
                <w:bCs/>
              </w:rPr>
              <w:t>Н8: Помилка завантаження списків у розділі "Мої списки"</w:t>
            </w:r>
          </w:p>
          <w:p w14:paraId="06011D14" w14:textId="0924F06A" w:rsidR="00697BDA" w:rsidRPr="00697BDA" w:rsidRDefault="0000231F" w:rsidP="00697BDA">
            <w:pPr>
              <w:pStyle w:val="a9"/>
              <w:numPr>
                <w:ilvl w:val="0"/>
                <w:numId w:val="175"/>
              </w:numPr>
              <w:spacing w:line="240" w:lineRule="auto"/>
              <w:jc w:val="both"/>
              <w:rPr>
                <w:rFonts w:ascii="Times New Roman" w:hAnsi="Times New Roman" w:cs="Times New Roman"/>
                <w:lang w:val="en-US"/>
              </w:rPr>
            </w:pPr>
            <w:r w:rsidRPr="00697BDA">
              <w:rPr>
                <w:rFonts w:ascii="Times New Roman" w:hAnsi="Times New Roman" w:cs="Times New Roman"/>
              </w:rPr>
              <w:t>У сценарії А3: При переході до "Мої списки" база даних недоступна або повертає помилку</w:t>
            </w:r>
          </w:p>
          <w:p w14:paraId="23F113B2" w14:textId="22F3DDFC" w:rsidR="00697BDA" w:rsidRPr="00697BDA" w:rsidRDefault="0000231F" w:rsidP="00697BDA">
            <w:pPr>
              <w:pStyle w:val="a9"/>
              <w:numPr>
                <w:ilvl w:val="0"/>
                <w:numId w:val="175"/>
              </w:numPr>
              <w:spacing w:line="240" w:lineRule="auto"/>
              <w:jc w:val="both"/>
              <w:rPr>
                <w:rFonts w:ascii="Times New Roman" w:hAnsi="Times New Roman" w:cs="Times New Roman"/>
                <w:lang w:val="en-US"/>
              </w:rPr>
            </w:pPr>
            <w:r w:rsidRPr="00697BDA">
              <w:rPr>
                <w:rFonts w:ascii="Times New Roman" w:hAnsi="Times New Roman" w:cs="Times New Roman"/>
              </w:rPr>
              <w:t xml:space="preserve">Система показує </w:t>
            </w:r>
            <w:proofErr w:type="spellStart"/>
            <w:r w:rsidRPr="00697BDA">
              <w:rPr>
                <w:rFonts w:ascii="Times New Roman" w:hAnsi="Times New Roman" w:cs="Times New Roman"/>
              </w:rPr>
              <w:t>skeleton</w:t>
            </w:r>
            <w:proofErr w:type="spellEnd"/>
            <w:r w:rsidRPr="00697BDA">
              <w:rPr>
                <w:rFonts w:ascii="Times New Roman" w:hAnsi="Times New Roman" w:cs="Times New Roman"/>
              </w:rPr>
              <w:t xml:space="preserve"> </w:t>
            </w:r>
            <w:proofErr w:type="spellStart"/>
            <w:r w:rsidRPr="00697BDA">
              <w:rPr>
                <w:rFonts w:ascii="Times New Roman" w:hAnsi="Times New Roman" w:cs="Times New Roman"/>
              </w:rPr>
              <w:t>loaders</w:t>
            </w:r>
            <w:proofErr w:type="spellEnd"/>
            <w:r w:rsidRPr="00697BDA">
              <w:rPr>
                <w:rFonts w:ascii="Times New Roman" w:hAnsi="Times New Roman" w:cs="Times New Roman"/>
              </w:rPr>
              <w:t xml:space="preserve"> (</w:t>
            </w:r>
            <w:proofErr w:type="spellStart"/>
            <w:r w:rsidRPr="00697BDA">
              <w:rPr>
                <w:rFonts w:ascii="Times New Roman" w:hAnsi="Times New Roman" w:cs="Times New Roman"/>
              </w:rPr>
              <w:t>placeholder</w:t>
            </w:r>
            <w:proofErr w:type="spellEnd"/>
            <w:r w:rsidRPr="00697BDA">
              <w:rPr>
                <w:rFonts w:ascii="Times New Roman" w:hAnsi="Times New Roman" w:cs="Times New Roman"/>
              </w:rPr>
              <w:t xml:space="preserve"> анімації) протягом 5 секунд</w:t>
            </w:r>
          </w:p>
          <w:p w14:paraId="49D0982E" w14:textId="4FA9AE49" w:rsidR="00697BDA" w:rsidRPr="00697BDA" w:rsidRDefault="0000231F" w:rsidP="00697BDA">
            <w:pPr>
              <w:pStyle w:val="a9"/>
              <w:numPr>
                <w:ilvl w:val="0"/>
                <w:numId w:val="175"/>
              </w:numPr>
              <w:spacing w:line="240" w:lineRule="auto"/>
              <w:jc w:val="both"/>
              <w:rPr>
                <w:rFonts w:ascii="Times New Roman" w:hAnsi="Times New Roman" w:cs="Times New Roman"/>
                <w:lang w:val="en-US"/>
              </w:rPr>
            </w:pPr>
            <w:r w:rsidRPr="00697BDA">
              <w:rPr>
                <w:rFonts w:ascii="Times New Roman" w:hAnsi="Times New Roman" w:cs="Times New Roman"/>
              </w:rPr>
              <w:t xml:space="preserve">Після </w:t>
            </w:r>
            <w:proofErr w:type="spellStart"/>
            <w:r w:rsidRPr="00697BDA">
              <w:rPr>
                <w:rFonts w:ascii="Times New Roman" w:hAnsi="Times New Roman" w:cs="Times New Roman"/>
              </w:rPr>
              <w:t>timeout</w:t>
            </w:r>
            <w:proofErr w:type="spellEnd"/>
            <w:r w:rsidRPr="00697BDA">
              <w:rPr>
                <w:rFonts w:ascii="Times New Roman" w:hAnsi="Times New Roman" w:cs="Times New Roman"/>
              </w:rPr>
              <w:t xml:space="preserve"> показує повідомлення про помилку: "Не вдалося завантажити ваші списки. Перевірте з'єднання та спробуйте знову"</w:t>
            </w:r>
          </w:p>
          <w:p w14:paraId="1AB642BA" w14:textId="1F835AAC" w:rsidR="00697BDA" w:rsidRPr="00697BDA" w:rsidRDefault="0000231F" w:rsidP="00697BDA">
            <w:pPr>
              <w:pStyle w:val="a9"/>
              <w:numPr>
                <w:ilvl w:val="0"/>
                <w:numId w:val="175"/>
              </w:numPr>
              <w:spacing w:line="240" w:lineRule="auto"/>
              <w:jc w:val="both"/>
              <w:rPr>
                <w:rFonts w:ascii="Times New Roman" w:hAnsi="Times New Roman" w:cs="Times New Roman"/>
                <w:lang w:val="en-US"/>
              </w:rPr>
            </w:pPr>
            <w:r w:rsidRPr="00697BDA">
              <w:rPr>
                <w:rFonts w:ascii="Times New Roman" w:hAnsi="Times New Roman" w:cs="Times New Roman"/>
              </w:rPr>
              <w:t>Система надає кнопку "Спробувати знову" для повторного завантаження</w:t>
            </w:r>
          </w:p>
          <w:p w14:paraId="371232F3" w14:textId="22D1A0F7" w:rsidR="00697BDA" w:rsidRPr="00697BDA" w:rsidRDefault="0000231F" w:rsidP="00697BDA">
            <w:pPr>
              <w:pStyle w:val="a9"/>
              <w:numPr>
                <w:ilvl w:val="0"/>
                <w:numId w:val="175"/>
              </w:numPr>
              <w:spacing w:line="240" w:lineRule="auto"/>
              <w:jc w:val="both"/>
              <w:rPr>
                <w:rFonts w:ascii="Times New Roman" w:hAnsi="Times New Roman" w:cs="Times New Roman"/>
                <w:lang w:val="en-US"/>
              </w:rPr>
            </w:pPr>
            <w:r w:rsidRPr="00697BDA">
              <w:rPr>
                <w:rFonts w:ascii="Times New Roman" w:hAnsi="Times New Roman" w:cs="Times New Roman"/>
              </w:rPr>
              <w:t xml:space="preserve">Якщо є </w:t>
            </w:r>
            <w:proofErr w:type="spellStart"/>
            <w:r w:rsidRPr="00697BDA">
              <w:rPr>
                <w:rFonts w:ascii="Times New Roman" w:hAnsi="Times New Roman" w:cs="Times New Roman"/>
              </w:rPr>
              <w:t>кешовані</w:t>
            </w:r>
            <w:proofErr w:type="spellEnd"/>
            <w:r w:rsidRPr="00697BDA">
              <w:rPr>
                <w:rFonts w:ascii="Times New Roman" w:hAnsi="Times New Roman" w:cs="Times New Roman"/>
              </w:rPr>
              <w:t xml:space="preserve"> списки: показує їх з позначкою "Дані можуть бути неактуальними. Оновіть для актуальної інформації"</w:t>
            </w:r>
          </w:p>
          <w:p w14:paraId="7B870DA9" w14:textId="30E9D42A" w:rsidR="00697BDA" w:rsidRPr="00697BDA" w:rsidRDefault="0000231F" w:rsidP="00697BDA">
            <w:pPr>
              <w:pStyle w:val="a9"/>
              <w:numPr>
                <w:ilvl w:val="0"/>
                <w:numId w:val="175"/>
              </w:numPr>
              <w:spacing w:line="240" w:lineRule="auto"/>
              <w:jc w:val="both"/>
              <w:rPr>
                <w:rFonts w:ascii="Times New Roman" w:hAnsi="Times New Roman" w:cs="Times New Roman"/>
                <w:lang w:val="en-US"/>
              </w:rPr>
            </w:pPr>
            <w:r w:rsidRPr="00697BDA">
              <w:rPr>
                <w:rFonts w:ascii="Times New Roman" w:hAnsi="Times New Roman" w:cs="Times New Roman"/>
              </w:rPr>
              <w:t xml:space="preserve">Система </w:t>
            </w:r>
            <w:proofErr w:type="spellStart"/>
            <w:r w:rsidRPr="00697BDA">
              <w:rPr>
                <w:rFonts w:ascii="Times New Roman" w:hAnsi="Times New Roman" w:cs="Times New Roman"/>
              </w:rPr>
              <w:t>логує</w:t>
            </w:r>
            <w:proofErr w:type="spellEnd"/>
            <w:r w:rsidRPr="00697BDA">
              <w:rPr>
                <w:rFonts w:ascii="Times New Roman" w:hAnsi="Times New Roman" w:cs="Times New Roman"/>
              </w:rPr>
              <w:t xml:space="preserve"> помилку завантаження</w:t>
            </w:r>
          </w:p>
          <w:p w14:paraId="1CFE3033" w14:textId="738DBF23" w:rsidR="00697BDA" w:rsidRPr="00697BDA" w:rsidRDefault="0000231F" w:rsidP="00697BDA">
            <w:pPr>
              <w:pStyle w:val="a9"/>
              <w:numPr>
                <w:ilvl w:val="0"/>
                <w:numId w:val="175"/>
              </w:numPr>
              <w:spacing w:line="240" w:lineRule="auto"/>
              <w:jc w:val="both"/>
              <w:rPr>
                <w:rFonts w:ascii="Times New Roman" w:hAnsi="Times New Roman" w:cs="Times New Roman"/>
                <w:lang w:val="en-US"/>
              </w:rPr>
            </w:pPr>
            <w:proofErr w:type="spellStart"/>
            <w:r w:rsidRPr="00697BDA">
              <w:rPr>
                <w:rFonts w:ascii="Times New Roman" w:hAnsi="Times New Roman" w:cs="Times New Roman"/>
              </w:rPr>
              <w:t>Use</w:t>
            </w:r>
            <w:proofErr w:type="spellEnd"/>
            <w:r w:rsidRPr="00697BDA">
              <w:rPr>
                <w:rFonts w:ascii="Times New Roman" w:hAnsi="Times New Roman" w:cs="Times New Roman"/>
              </w:rPr>
              <w:t xml:space="preserve"> </w:t>
            </w:r>
            <w:proofErr w:type="spellStart"/>
            <w:r w:rsidRPr="00697BDA">
              <w:rPr>
                <w:rFonts w:ascii="Times New Roman" w:hAnsi="Times New Roman" w:cs="Times New Roman"/>
              </w:rPr>
              <w:t>case</w:t>
            </w:r>
            <w:proofErr w:type="spellEnd"/>
            <w:r w:rsidRPr="00697BDA">
              <w:rPr>
                <w:rFonts w:ascii="Times New Roman" w:hAnsi="Times New Roman" w:cs="Times New Roman"/>
              </w:rPr>
              <w:t xml:space="preserve"> завершено з помилкою або </w:t>
            </w:r>
            <w:proofErr w:type="spellStart"/>
            <w:r w:rsidRPr="00697BDA">
              <w:rPr>
                <w:rFonts w:ascii="Times New Roman" w:hAnsi="Times New Roman" w:cs="Times New Roman"/>
              </w:rPr>
              <w:t>кешованими</w:t>
            </w:r>
            <w:proofErr w:type="spellEnd"/>
            <w:r w:rsidRPr="00697BDA">
              <w:rPr>
                <w:rFonts w:ascii="Times New Roman" w:hAnsi="Times New Roman" w:cs="Times New Roman"/>
              </w:rPr>
              <w:t xml:space="preserve"> даними</w:t>
            </w:r>
          </w:p>
          <w:p w14:paraId="4097A2FE" w14:textId="3799A93C" w:rsidR="00697BDA" w:rsidRDefault="0000231F" w:rsidP="00697BDA">
            <w:pPr>
              <w:spacing w:after="0" w:line="240" w:lineRule="auto"/>
              <w:jc w:val="both"/>
              <w:rPr>
                <w:rFonts w:ascii="Times New Roman" w:hAnsi="Times New Roman" w:cs="Times New Roman"/>
                <w:lang w:val="en-US"/>
              </w:rPr>
            </w:pPr>
            <w:r w:rsidRPr="000311AE">
              <w:rPr>
                <w:rFonts w:ascii="Times New Roman" w:hAnsi="Times New Roman" w:cs="Times New Roman"/>
                <w:b/>
                <w:bCs/>
              </w:rPr>
              <w:t>Н9: Неавторизований доступ до списків</w:t>
            </w:r>
          </w:p>
          <w:p w14:paraId="72AB753E" w14:textId="3D9B5D71" w:rsidR="00697BDA" w:rsidRPr="00697BDA" w:rsidRDefault="0000231F" w:rsidP="00697BDA">
            <w:pPr>
              <w:pStyle w:val="a9"/>
              <w:numPr>
                <w:ilvl w:val="0"/>
                <w:numId w:val="174"/>
              </w:numPr>
              <w:spacing w:line="240" w:lineRule="auto"/>
              <w:jc w:val="both"/>
              <w:rPr>
                <w:rFonts w:ascii="Times New Roman" w:hAnsi="Times New Roman" w:cs="Times New Roman"/>
                <w:lang w:val="en-US"/>
              </w:rPr>
            </w:pPr>
            <w:r w:rsidRPr="00697BDA">
              <w:rPr>
                <w:rFonts w:ascii="Times New Roman" w:hAnsi="Times New Roman" w:cs="Times New Roman"/>
              </w:rPr>
              <w:t>Користувач не авторизований або сесія застаріла</w:t>
            </w:r>
          </w:p>
          <w:p w14:paraId="1E127D93" w14:textId="2D151643" w:rsidR="00697BDA" w:rsidRPr="00697BDA" w:rsidRDefault="0000231F" w:rsidP="00697BDA">
            <w:pPr>
              <w:pStyle w:val="a9"/>
              <w:numPr>
                <w:ilvl w:val="0"/>
                <w:numId w:val="174"/>
              </w:numPr>
              <w:spacing w:line="240" w:lineRule="auto"/>
              <w:jc w:val="both"/>
              <w:rPr>
                <w:rFonts w:ascii="Times New Roman" w:hAnsi="Times New Roman" w:cs="Times New Roman"/>
                <w:lang w:val="en-US"/>
              </w:rPr>
            </w:pPr>
            <w:r w:rsidRPr="00697BDA">
              <w:rPr>
                <w:rFonts w:ascii="Times New Roman" w:hAnsi="Times New Roman" w:cs="Times New Roman"/>
              </w:rPr>
              <w:t>При спробі додати фільм до списку система виявляє відсутність активної сесії</w:t>
            </w:r>
          </w:p>
          <w:p w14:paraId="58D15A22" w14:textId="3A357697" w:rsidR="00697BDA" w:rsidRPr="00697BDA" w:rsidRDefault="0000231F" w:rsidP="00697BDA">
            <w:pPr>
              <w:pStyle w:val="a9"/>
              <w:numPr>
                <w:ilvl w:val="0"/>
                <w:numId w:val="174"/>
              </w:numPr>
              <w:spacing w:line="240" w:lineRule="auto"/>
              <w:jc w:val="both"/>
              <w:rPr>
                <w:rFonts w:ascii="Times New Roman" w:hAnsi="Times New Roman" w:cs="Times New Roman"/>
                <w:lang w:val="en-US"/>
              </w:rPr>
            </w:pPr>
            <w:r w:rsidRPr="00697BDA">
              <w:rPr>
                <w:rFonts w:ascii="Times New Roman" w:hAnsi="Times New Roman" w:cs="Times New Roman"/>
              </w:rPr>
              <w:t xml:space="preserve">Показує </w:t>
            </w:r>
            <w:proofErr w:type="spellStart"/>
            <w:r w:rsidRPr="00697BDA">
              <w:rPr>
                <w:rFonts w:ascii="Times New Roman" w:hAnsi="Times New Roman" w:cs="Times New Roman"/>
              </w:rPr>
              <w:t>prompt</w:t>
            </w:r>
            <w:proofErr w:type="spellEnd"/>
            <w:r w:rsidRPr="00697BDA">
              <w:rPr>
                <w:rFonts w:ascii="Times New Roman" w:hAnsi="Times New Roman" w:cs="Times New Roman"/>
              </w:rPr>
              <w:t>: "Увійдіть для створення списків та додавання фільмів"</w:t>
            </w:r>
          </w:p>
          <w:p w14:paraId="0F88565D" w14:textId="283D6841" w:rsidR="00697BDA" w:rsidRPr="00697BDA" w:rsidRDefault="0000231F" w:rsidP="00697BDA">
            <w:pPr>
              <w:pStyle w:val="a9"/>
              <w:numPr>
                <w:ilvl w:val="0"/>
                <w:numId w:val="174"/>
              </w:numPr>
              <w:spacing w:line="240" w:lineRule="auto"/>
              <w:jc w:val="both"/>
              <w:rPr>
                <w:rFonts w:ascii="Times New Roman" w:hAnsi="Times New Roman" w:cs="Times New Roman"/>
                <w:lang w:val="en-US"/>
              </w:rPr>
            </w:pPr>
            <w:r w:rsidRPr="00697BDA">
              <w:rPr>
                <w:rFonts w:ascii="Times New Roman" w:hAnsi="Times New Roman" w:cs="Times New Roman"/>
              </w:rPr>
              <w:t>Кнопка "Увійти" перенаправляє на сторінку входу (UC02)</w:t>
            </w:r>
          </w:p>
          <w:p w14:paraId="2CFC95F1" w14:textId="2CB5CFED" w:rsidR="00697BDA" w:rsidRPr="00697BDA" w:rsidRDefault="0000231F" w:rsidP="00697BDA">
            <w:pPr>
              <w:pStyle w:val="a9"/>
              <w:numPr>
                <w:ilvl w:val="0"/>
                <w:numId w:val="174"/>
              </w:numPr>
              <w:spacing w:line="240" w:lineRule="auto"/>
              <w:jc w:val="both"/>
              <w:rPr>
                <w:rFonts w:ascii="Times New Roman" w:hAnsi="Times New Roman" w:cs="Times New Roman"/>
                <w:lang w:val="en-US"/>
              </w:rPr>
            </w:pPr>
            <w:r w:rsidRPr="00697BDA">
              <w:rPr>
                <w:rFonts w:ascii="Times New Roman" w:hAnsi="Times New Roman" w:cs="Times New Roman"/>
              </w:rPr>
              <w:t>Після входу користувач повертається на попередню сторінку</w:t>
            </w:r>
          </w:p>
          <w:p w14:paraId="4E065EEA" w14:textId="0D4B50DA" w:rsidR="0000231F" w:rsidRPr="00697BDA" w:rsidRDefault="0000231F" w:rsidP="00697BDA">
            <w:pPr>
              <w:pStyle w:val="a9"/>
              <w:numPr>
                <w:ilvl w:val="0"/>
                <w:numId w:val="174"/>
              </w:numPr>
              <w:spacing w:line="240" w:lineRule="auto"/>
              <w:jc w:val="both"/>
              <w:rPr>
                <w:rFonts w:ascii="Times New Roman" w:hAnsi="Times New Roman" w:cs="Times New Roman"/>
              </w:rPr>
            </w:pPr>
            <w:proofErr w:type="spellStart"/>
            <w:r w:rsidRPr="00697BDA">
              <w:rPr>
                <w:rFonts w:ascii="Times New Roman" w:hAnsi="Times New Roman" w:cs="Times New Roman"/>
              </w:rPr>
              <w:t>Use</w:t>
            </w:r>
            <w:proofErr w:type="spellEnd"/>
            <w:r w:rsidRPr="00697BDA">
              <w:rPr>
                <w:rFonts w:ascii="Times New Roman" w:hAnsi="Times New Roman" w:cs="Times New Roman"/>
              </w:rPr>
              <w:t xml:space="preserve"> </w:t>
            </w:r>
            <w:proofErr w:type="spellStart"/>
            <w:r w:rsidRPr="00697BDA">
              <w:rPr>
                <w:rFonts w:ascii="Times New Roman" w:hAnsi="Times New Roman" w:cs="Times New Roman"/>
              </w:rPr>
              <w:t>case</w:t>
            </w:r>
            <w:proofErr w:type="spellEnd"/>
            <w:r w:rsidRPr="00697BDA">
              <w:rPr>
                <w:rFonts w:ascii="Times New Roman" w:hAnsi="Times New Roman" w:cs="Times New Roman"/>
              </w:rPr>
              <w:t xml:space="preserve"> завершено без доступу</w:t>
            </w:r>
          </w:p>
        </w:tc>
      </w:tr>
      <w:tr w:rsidR="0000231F" w:rsidRPr="000311AE" w14:paraId="1EBF196D" w14:textId="77777777" w:rsidTr="00FD4693">
        <w:tc>
          <w:tcPr>
            <w:tcW w:w="0" w:type="auto"/>
            <w:hideMark/>
          </w:tcPr>
          <w:p w14:paraId="2F07F9E7"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lastRenderedPageBreak/>
              <w:t>Критерії приймання</w:t>
            </w:r>
          </w:p>
        </w:tc>
        <w:tc>
          <w:tcPr>
            <w:tcW w:w="0" w:type="auto"/>
            <w:hideMark/>
          </w:tcPr>
          <w:p w14:paraId="0EE421E9" w14:textId="027A9D30" w:rsidR="00880DE4" w:rsidRPr="00880DE4" w:rsidRDefault="0000231F" w:rsidP="00880DE4">
            <w:pPr>
              <w:pStyle w:val="a9"/>
              <w:numPr>
                <w:ilvl w:val="0"/>
                <w:numId w:val="182"/>
              </w:numPr>
              <w:spacing w:line="240" w:lineRule="auto"/>
              <w:ind w:left="410"/>
              <w:jc w:val="both"/>
              <w:rPr>
                <w:rFonts w:ascii="Times New Roman" w:hAnsi="Times New Roman" w:cs="Times New Roman"/>
                <w:lang w:val="en-US"/>
              </w:rPr>
            </w:pPr>
            <w:r w:rsidRPr="00880DE4">
              <w:rPr>
                <w:rFonts w:ascii="Times New Roman" w:hAnsi="Times New Roman" w:cs="Times New Roman"/>
              </w:rPr>
              <w:t>Користувачі можуть швидко додавати фільми до попередньо створених списків "Вподобані" та "Переглянути пізніше" згідно US 8 (критерій 1)</w:t>
            </w:r>
          </w:p>
          <w:p w14:paraId="50577086" w14:textId="73CF1FDF" w:rsidR="00880DE4" w:rsidRPr="00880DE4" w:rsidRDefault="0000231F" w:rsidP="00880DE4">
            <w:pPr>
              <w:pStyle w:val="a9"/>
              <w:numPr>
                <w:ilvl w:val="0"/>
                <w:numId w:val="182"/>
              </w:numPr>
              <w:spacing w:line="240" w:lineRule="auto"/>
              <w:ind w:left="410"/>
              <w:jc w:val="both"/>
              <w:rPr>
                <w:rFonts w:ascii="Times New Roman" w:hAnsi="Times New Roman" w:cs="Times New Roman"/>
                <w:lang w:val="en-US"/>
              </w:rPr>
            </w:pPr>
            <w:r w:rsidRPr="00880DE4">
              <w:rPr>
                <w:rFonts w:ascii="Times New Roman" w:hAnsi="Times New Roman" w:cs="Times New Roman"/>
              </w:rPr>
              <w:t>Якщо фільм вже присутній у списку, відображається опція "Видалити зі списку" замість "Додати" згідно US 8 (критерій 2)</w:t>
            </w:r>
          </w:p>
          <w:p w14:paraId="703282F9" w14:textId="77E6736E" w:rsidR="00880DE4" w:rsidRPr="00880DE4" w:rsidRDefault="0000231F" w:rsidP="00880DE4">
            <w:pPr>
              <w:pStyle w:val="a9"/>
              <w:numPr>
                <w:ilvl w:val="0"/>
                <w:numId w:val="182"/>
              </w:numPr>
              <w:spacing w:line="240" w:lineRule="auto"/>
              <w:ind w:left="410"/>
              <w:jc w:val="both"/>
              <w:rPr>
                <w:rFonts w:ascii="Times New Roman" w:hAnsi="Times New Roman" w:cs="Times New Roman"/>
                <w:lang w:val="en-US"/>
              </w:rPr>
            </w:pPr>
            <w:r w:rsidRPr="00880DE4">
              <w:rPr>
                <w:rFonts w:ascii="Times New Roman" w:hAnsi="Times New Roman" w:cs="Times New Roman"/>
              </w:rPr>
              <w:t>У персональному розділі "Мої списки" відображаються всі збережені фільми з можливістю сортування згідно US 8 (критерій 3)</w:t>
            </w:r>
          </w:p>
          <w:p w14:paraId="11C31D16" w14:textId="4236273D" w:rsidR="00880DE4" w:rsidRPr="00880DE4" w:rsidRDefault="0000231F" w:rsidP="00880DE4">
            <w:pPr>
              <w:pStyle w:val="a9"/>
              <w:numPr>
                <w:ilvl w:val="0"/>
                <w:numId w:val="182"/>
              </w:numPr>
              <w:spacing w:line="240" w:lineRule="auto"/>
              <w:ind w:left="410"/>
              <w:jc w:val="both"/>
              <w:rPr>
                <w:rFonts w:ascii="Times New Roman" w:hAnsi="Times New Roman" w:cs="Times New Roman"/>
                <w:lang w:val="en-US"/>
              </w:rPr>
            </w:pPr>
            <w:r w:rsidRPr="00880DE4">
              <w:rPr>
                <w:rFonts w:ascii="Times New Roman" w:hAnsi="Times New Roman" w:cs="Times New Roman"/>
              </w:rPr>
              <w:t>При порожніх списках система показує корисні повідомлення та персоналізовані пропозиції контенту згідно US 8 (критерій 4)</w:t>
            </w:r>
          </w:p>
          <w:p w14:paraId="442318AE" w14:textId="12E8F102" w:rsidR="00880DE4" w:rsidRPr="00880DE4" w:rsidRDefault="0000231F" w:rsidP="00880DE4">
            <w:pPr>
              <w:pStyle w:val="a9"/>
              <w:numPr>
                <w:ilvl w:val="0"/>
                <w:numId w:val="182"/>
              </w:numPr>
              <w:spacing w:line="240" w:lineRule="auto"/>
              <w:ind w:left="410"/>
              <w:jc w:val="both"/>
              <w:rPr>
                <w:rFonts w:ascii="Times New Roman" w:hAnsi="Times New Roman" w:cs="Times New Roman"/>
                <w:lang w:val="en-US"/>
              </w:rPr>
            </w:pPr>
            <w:r w:rsidRPr="00880DE4">
              <w:rPr>
                <w:rFonts w:ascii="Times New Roman" w:hAnsi="Times New Roman" w:cs="Times New Roman"/>
              </w:rPr>
              <w:t>Списки синхронізуються між всіма пристроями користувача згідно US 8 (критерій 5)</w:t>
            </w:r>
          </w:p>
          <w:p w14:paraId="5D896ADC" w14:textId="3612278C" w:rsidR="00880DE4" w:rsidRPr="00880DE4" w:rsidRDefault="0000231F" w:rsidP="00880DE4">
            <w:pPr>
              <w:pStyle w:val="a9"/>
              <w:numPr>
                <w:ilvl w:val="0"/>
                <w:numId w:val="182"/>
              </w:numPr>
              <w:spacing w:line="240" w:lineRule="auto"/>
              <w:ind w:left="410"/>
              <w:jc w:val="both"/>
              <w:rPr>
                <w:rFonts w:ascii="Times New Roman" w:hAnsi="Times New Roman" w:cs="Times New Roman"/>
                <w:lang w:val="en-US"/>
              </w:rPr>
            </w:pPr>
            <w:r w:rsidRPr="00880DE4">
              <w:rPr>
                <w:rFonts w:ascii="Times New Roman" w:hAnsi="Times New Roman" w:cs="Times New Roman"/>
              </w:rPr>
              <w:t xml:space="preserve">База даних підтримує множинні колекції для кожного користувача згідно </w:t>
            </w:r>
            <w:proofErr w:type="spellStart"/>
            <w:r w:rsidRPr="00880DE4">
              <w:rPr>
                <w:rFonts w:ascii="Times New Roman" w:hAnsi="Times New Roman" w:cs="Times New Roman"/>
              </w:rPr>
              <w:t>залежностей</w:t>
            </w:r>
            <w:proofErr w:type="spellEnd"/>
            <w:r w:rsidRPr="00880DE4">
              <w:rPr>
                <w:rFonts w:ascii="Times New Roman" w:hAnsi="Times New Roman" w:cs="Times New Roman"/>
              </w:rPr>
              <w:t xml:space="preserve"> US 8</w:t>
            </w:r>
          </w:p>
          <w:p w14:paraId="5FA9FB5F" w14:textId="324F696D" w:rsidR="00880DE4" w:rsidRPr="00880DE4" w:rsidRDefault="0000231F" w:rsidP="00880DE4">
            <w:pPr>
              <w:pStyle w:val="a9"/>
              <w:numPr>
                <w:ilvl w:val="0"/>
                <w:numId w:val="182"/>
              </w:numPr>
              <w:spacing w:line="240" w:lineRule="auto"/>
              <w:ind w:left="410"/>
              <w:jc w:val="both"/>
              <w:rPr>
                <w:rFonts w:ascii="Times New Roman" w:hAnsi="Times New Roman" w:cs="Times New Roman"/>
                <w:lang w:val="en-US"/>
              </w:rPr>
            </w:pPr>
            <w:r w:rsidRPr="00880DE4">
              <w:rPr>
                <w:rFonts w:ascii="Times New Roman" w:hAnsi="Times New Roman" w:cs="Times New Roman"/>
              </w:rPr>
              <w:lastRenderedPageBreak/>
              <w:t xml:space="preserve">API для управління колекціями працює з </w:t>
            </w:r>
            <w:proofErr w:type="spellStart"/>
            <w:r w:rsidRPr="00880DE4">
              <w:rPr>
                <w:rFonts w:ascii="Times New Roman" w:hAnsi="Times New Roman" w:cs="Times New Roman"/>
              </w:rPr>
              <w:t>валідацією</w:t>
            </w:r>
            <w:proofErr w:type="spellEnd"/>
            <w:r w:rsidRPr="00880DE4">
              <w:rPr>
                <w:rFonts w:ascii="Times New Roman" w:hAnsi="Times New Roman" w:cs="Times New Roman"/>
              </w:rPr>
              <w:t xml:space="preserve"> згідно </w:t>
            </w:r>
            <w:proofErr w:type="spellStart"/>
            <w:r w:rsidRPr="00880DE4">
              <w:rPr>
                <w:rFonts w:ascii="Times New Roman" w:hAnsi="Times New Roman" w:cs="Times New Roman"/>
              </w:rPr>
              <w:t>залежностей</w:t>
            </w:r>
            <w:proofErr w:type="spellEnd"/>
            <w:r w:rsidRPr="00880DE4">
              <w:rPr>
                <w:rFonts w:ascii="Times New Roman" w:hAnsi="Times New Roman" w:cs="Times New Roman"/>
              </w:rPr>
              <w:t xml:space="preserve"> US 8</w:t>
            </w:r>
          </w:p>
          <w:p w14:paraId="3369C0AB" w14:textId="5FF69CD6" w:rsidR="00880DE4" w:rsidRPr="00880DE4" w:rsidRDefault="0000231F" w:rsidP="00880DE4">
            <w:pPr>
              <w:pStyle w:val="a9"/>
              <w:numPr>
                <w:ilvl w:val="0"/>
                <w:numId w:val="182"/>
              </w:numPr>
              <w:spacing w:line="240" w:lineRule="auto"/>
              <w:ind w:left="410"/>
              <w:jc w:val="both"/>
              <w:rPr>
                <w:rFonts w:ascii="Times New Roman" w:hAnsi="Times New Roman" w:cs="Times New Roman"/>
                <w:lang w:val="en-US"/>
              </w:rPr>
            </w:pPr>
            <w:r w:rsidRPr="00880DE4">
              <w:rPr>
                <w:rFonts w:ascii="Times New Roman" w:hAnsi="Times New Roman" w:cs="Times New Roman"/>
              </w:rPr>
              <w:t xml:space="preserve">Система </w:t>
            </w:r>
            <w:proofErr w:type="spellStart"/>
            <w:r w:rsidRPr="00880DE4">
              <w:rPr>
                <w:rFonts w:ascii="Times New Roman" w:hAnsi="Times New Roman" w:cs="Times New Roman"/>
              </w:rPr>
              <w:t>кешування</w:t>
            </w:r>
            <w:proofErr w:type="spellEnd"/>
            <w:r w:rsidRPr="00880DE4">
              <w:rPr>
                <w:rFonts w:ascii="Times New Roman" w:hAnsi="Times New Roman" w:cs="Times New Roman"/>
              </w:rPr>
              <w:t xml:space="preserve"> забезпечує швидкий доступ до списків згідно </w:t>
            </w:r>
            <w:proofErr w:type="spellStart"/>
            <w:r w:rsidRPr="00880DE4">
              <w:rPr>
                <w:rFonts w:ascii="Times New Roman" w:hAnsi="Times New Roman" w:cs="Times New Roman"/>
              </w:rPr>
              <w:t>залежностей</w:t>
            </w:r>
            <w:proofErr w:type="spellEnd"/>
            <w:r w:rsidRPr="00880DE4">
              <w:rPr>
                <w:rFonts w:ascii="Times New Roman" w:hAnsi="Times New Roman" w:cs="Times New Roman"/>
              </w:rPr>
              <w:t xml:space="preserve"> US 8</w:t>
            </w:r>
          </w:p>
          <w:p w14:paraId="7D374B7A" w14:textId="56720AB7" w:rsidR="00880DE4" w:rsidRPr="00880DE4" w:rsidRDefault="0000231F" w:rsidP="00880DE4">
            <w:pPr>
              <w:pStyle w:val="a9"/>
              <w:numPr>
                <w:ilvl w:val="0"/>
                <w:numId w:val="182"/>
              </w:numPr>
              <w:spacing w:line="240" w:lineRule="auto"/>
              <w:ind w:left="410"/>
              <w:jc w:val="both"/>
              <w:rPr>
                <w:rFonts w:ascii="Times New Roman" w:hAnsi="Times New Roman" w:cs="Times New Roman"/>
                <w:lang w:val="en-US"/>
              </w:rPr>
            </w:pPr>
            <w:r w:rsidRPr="00880DE4">
              <w:rPr>
                <w:rFonts w:ascii="Times New Roman" w:hAnsi="Times New Roman" w:cs="Times New Roman"/>
              </w:rPr>
              <w:t>Користувачі можуть створювати власні тематичні списки</w:t>
            </w:r>
          </w:p>
          <w:p w14:paraId="0C91EA6F" w14:textId="6375C58D" w:rsidR="00880DE4" w:rsidRPr="00880DE4" w:rsidRDefault="0000231F" w:rsidP="00880DE4">
            <w:pPr>
              <w:pStyle w:val="a9"/>
              <w:numPr>
                <w:ilvl w:val="0"/>
                <w:numId w:val="182"/>
              </w:numPr>
              <w:spacing w:line="240" w:lineRule="auto"/>
              <w:ind w:left="410"/>
              <w:jc w:val="both"/>
              <w:rPr>
                <w:rFonts w:ascii="Times New Roman" w:hAnsi="Times New Roman" w:cs="Times New Roman"/>
                <w:lang w:val="en-US"/>
              </w:rPr>
            </w:pPr>
            <w:proofErr w:type="spellStart"/>
            <w:r w:rsidRPr="00880DE4">
              <w:rPr>
                <w:rFonts w:ascii="Times New Roman" w:hAnsi="Times New Roman" w:cs="Times New Roman"/>
              </w:rPr>
              <w:t>Toast</w:t>
            </w:r>
            <w:proofErr w:type="spellEnd"/>
            <w:r w:rsidRPr="00880DE4">
              <w:rPr>
                <w:rFonts w:ascii="Times New Roman" w:hAnsi="Times New Roman" w:cs="Times New Roman"/>
              </w:rPr>
              <w:t xml:space="preserve"> </w:t>
            </w:r>
            <w:proofErr w:type="spellStart"/>
            <w:r w:rsidRPr="00880DE4">
              <w:rPr>
                <w:rFonts w:ascii="Times New Roman" w:hAnsi="Times New Roman" w:cs="Times New Roman"/>
              </w:rPr>
              <w:t>notifications</w:t>
            </w:r>
            <w:proofErr w:type="spellEnd"/>
            <w:r w:rsidRPr="00880DE4">
              <w:rPr>
                <w:rFonts w:ascii="Times New Roman" w:hAnsi="Times New Roman" w:cs="Times New Roman"/>
              </w:rPr>
              <w:t xml:space="preserve"> показують підтвердження дій з опцією </w:t>
            </w:r>
            <w:proofErr w:type="spellStart"/>
            <w:r w:rsidRPr="00880DE4">
              <w:rPr>
                <w:rFonts w:ascii="Times New Roman" w:hAnsi="Times New Roman" w:cs="Times New Roman"/>
              </w:rPr>
              <w:t>undo</w:t>
            </w:r>
            <w:proofErr w:type="spellEnd"/>
          </w:p>
          <w:p w14:paraId="6D64B312" w14:textId="2B913AA3" w:rsidR="00880DE4" w:rsidRPr="00880DE4" w:rsidRDefault="0000231F" w:rsidP="00880DE4">
            <w:pPr>
              <w:pStyle w:val="a9"/>
              <w:numPr>
                <w:ilvl w:val="0"/>
                <w:numId w:val="182"/>
              </w:numPr>
              <w:spacing w:line="240" w:lineRule="auto"/>
              <w:ind w:left="410"/>
              <w:jc w:val="both"/>
              <w:rPr>
                <w:rFonts w:ascii="Times New Roman" w:hAnsi="Times New Roman" w:cs="Times New Roman"/>
                <w:lang w:val="en-US"/>
              </w:rPr>
            </w:pPr>
            <w:r w:rsidRPr="00880DE4">
              <w:rPr>
                <w:rFonts w:ascii="Times New Roman" w:hAnsi="Times New Roman" w:cs="Times New Roman"/>
              </w:rPr>
              <w:t>Іконка "Додати до списку" змінює стан (</w:t>
            </w:r>
            <w:proofErr w:type="spellStart"/>
            <w:r w:rsidRPr="00880DE4">
              <w:rPr>
                <w:rFonts w:ascii="Times New Roman" w:hAnsi="Times New Roman" w:cs="Times New Roman"/>
              </w:rPr>
              <w:t>filled</w:t>
            </w:r>
            <w:proofErr w:type="spellEnd"/>
            <w:r w:rsidRPr="00880DE4">
              <w:rPr>
                <w:rFonts w:ascii="Times New Roman" w:hAnsi="Times New Roman" w:cs="Times New Roman"/>
              </w:rPr>
              <w:t>/</w:t>
            </w:r>
            <w:proofErr w:type="spellStart"/>
            <w:r w:rsidRPr="00880DE4">
              <w:rPr>
                <w:rFonts w:ascii="Times New Roman" w:hAnsi="Times New Roman" w:cs="Times New Roman"/>
              </w:rPr>
              <w:t>unfilled</w:t>
            </w:r>
            <w:proofErr w:type="spellEnd"/>
            <w:r w:rsidRPr="00880DE4">
              <w:rPr>
                <w:rFonts w:ascii="Times New Roman" w:hAnsi="Times New Roman" w:cs="Times New Roman"/>
              </w:rPr>
              <w:t>) залежно від присутності у списку</w:t>
            </w:r>
          </w:p>
          <w:p w14:paraId="6886DB5B" w14:textId="2F8BB7C9" w:rsidR="00880DE4" w:rsidRPr="00880DE4" w:rsidRDefault="0000231F" w:rsidP="00880DE4">
            <w:pPr>
              <w:pStyle w:val="a9"/>
              <w:numPr>
                <w:ilvl w:val="0"/>
                <w:numId w:val="182"/>
              </w:numPr>
              <w:spacing w:line="240" w:lineRule="auto"/>
              <w:ind w:left="410"/>
              <w:jc w:val="both"/>
              <w:rPr>
                <w:rFonts w:ascii="Times New Roman" w:hAnsi="Times New Roman" w:cs="Times New Roman"/>
                <w:lang w:val="en-US"/>
              </w:rPr>
            </w:pPr>
            <w:proofErr w:type="spellStart"/>
            <w:r w:rsidRPr="00880DE4">
              <w:rPr>
                <w:rFonts w:ascii="Times New Roman" w:hAnsi="Times New Roman" w:cs="Times New Roman"/>
              </w:rPr>
              <w:t>Mini-dropdown</w:t>
            </w:r>
            <w:proofErr w:type="spellEnd"/>
            <w:r w:rsidRPr="00880DE4">
              <w:rPr>
                <w:rFonts w:ascii="Times New Roman" w:hAnsi="Times New Roman" w:cs="Times New Roman"/>
              </w:rPr>
              <w:t xml:space="preserve"> показує всі доступні списки з індикаторами</w:t>
            </w:r>
          </w:p>
          <w:p w14:paraId="71E55DAE" w14:textId="085B00D3" w:rsidR="00880DE4" w:rsidRPr="00880DE4" w:rsidRDefault="0000231F" w:rsidP="00880DE4">
            <w:pPr>
              <w:pStyle w:val="a9"/>
              <w:numPr>
                <w:ilvl w:val="0"/>
                <w:numId w:val="182"/>
              </w:numPr>
              <w:spacing w:line="240" w:lineRule="auto"/>
              <w:ind w:left="410"/>
              <w:jc w:val="both"/>
              <w:rPr>
                <w:rFonts w:ascii="Times New Roman" w:hAnsi="Times New Roman" w:cs="Times New Roman"/>
                <w:lang w:val="en-US"/>
              </w:rPr>
            </w:pPr>
            <w:r w:rsidRPr="00880DE4">
              <w:rPr>
                <w:rFonts w:ascii="Times New Roman" w:hAnsi="Times New Roman" w:cs="Times New Roman"/>
              </w:rPr>
              <w:t>Лічильник кількості елементів оновлюється у реальному часі</w:t>
            </w:r>
          </w:p>
          <w:p w14:paraId="7723CD07" w14:textId="54016053" w:rsidR="00880DE4" w:rsidRPr="00880DE4" w:rsidRDefault="0000231F" w:rsidP="00880DE4">
            <w:pPr>
              <w:pStyle w:val="a9"/>
              <w:numPr>
                <w:ilvl w:val="0"/>
                <w:numId w:val="182"/>
              </w:numPr>
              <w:spacing w:line="240" w:lineRule="auto"/>
              <w:ind w:left="410"/>
              <w:jc w:val="both"/>
              <w:rPr>
                <w:rFonts w:ascii="Times New Roman" w:hAnsi="Times New Roman" w:cs="Times New Roman"/>
                <w:lang w:val="en-US"/>
              </w:rPr>
            </w:pPr>
            <w:proofErr w:type="spellStart"/>
            <w:r w:rsidRPr="00880DE4">
              <w:rPr>
                <w:rFonts w:ascii="Times New Roman" w:hAnsi="Times New Roman" w:cs="Times New Roman"/>
              </w:rPr>
              <w:t>Валідація</w:t>
            </w:r>
            <w:proofErr w:type="spellEnd"/>
            <w:r w:rsidRPr="00880DE4">
              <w:rPr>
                <w:rFonts w:ascii="Times New Roman" w:hAnsi="Times New Roman" w:cs="Times New Roman"/>
              </w:rPr>
              <w:t xml:space="preserve"> назв списків працює (довжина, унікальність, </w:t>
            </w:r>
            <w:proofErr w:type="spellStart"/>
            <w:r w:rsidRPr="00880DE4">
              <w:rPr>
                <w:rFonts w:ascii="Times New Roman" w:hAnsi="Times New Roman" w:cs="Times New Roman"/>
              </w:rPr>
              <w:t>спецсимволи</w:t>
            </w:r>
            <w:proofErr w:type="spellEnd"/>
            <w:r w:rsidRPr="00880DE4">
              <w:rPr>
                <w:rFonts w:ascii="Times New Roman" w:hAnsi="Times New Roman" w:cs="Times New Roman"/>
              </w:rPr>
              <w:t>)</w:t>
            </w:r>
          </w:p>
          <w:p w14:paraId="038D30AA" w14:textId="5CB1CF33" w:rsidR="00880DE4" w:rsidRPr="00880DE4" w:rsidRDefault="0000231F" w:rsidP="00880DE4">
            <w:pPr>
              <w:pStyle w:val="a9"/>
              <w:numPr>
                <w:ilvl w:val="0"/>
                <w:numId w:val="182"/>
              </w:numPr>
              <w:spacing w:line="240" w:lineRule="auto"/>
              <w:ind w:left="410"/>
              <w:jc w:val="both"/>
              <w:rPr>
                <w:rFonts w:ascii="Times New Roman" w:hAnsi="Times New Roman" w:cs="Times New Roman"/>
                <w:lang w:val="en-US"/>
              </w:rPr>
            </w:pPr>
            <w:r w:rsidRPr="00880DE4">
              <w:rPr>
                <w:rFonts w:ascii="Times New Roman" w:hAnsi="Times New Roman" w:cs="Times New Roman"/>
              </w:rPr>
              <w:t>Стандартні списки не можна видалити</w:t>
            </w:r>
          </w:p>
          <w:p w14:paraId="531E8028" w14:textId="35B6F747" w:rsidR="00880DE4" w:rsidRPr="00880DE4" w:rsidRDefault="0000231F" w:rsidP="00880DE4">
            <w:pPr>
              <w:pStyle w:val="a9"/>
              <w:numPr>
                <w:ilvl w:val="0"/>
                <w:numId w:val="182"/>
              </w:numPr>
              <w:spacing w:line="240" w:lineRule="auto"/>
              <w:ind w:left="410"/>
              <w:jc w:val="both"/>
              <w:rPr>
                <w:rFonts w:ascii="Times New Roman" w:hAnsi="Times New Roman" w:cs="Times New Roman"/>
                <w:lang w:val="en-US"/>
              </w:rPr>
            </w:pPr>
            <w:r w:rsidRPr="00880DE4">
              <w:rPr>
                <w:rFonts w:ascii="Times New Roman" w:hAnsi="Times New Roman" w:cs="Times New Roman"/>
              </w:rPr>
              <w:t>Власні списки можна редагувати та видаляти з підтвердженням</w:t>
            </w:r>
          </w:p>
          <w:p w14:paraId="1E514136" w14:textId="1E3EF475" w:rsidR="00880DE4" w:rsidRPr="00880DE4" w:rsidRDefault="0000231F" w:rsidP="00880DE4">
            <w:pPr>
              <w:pStyle w:val="a9"/>
              <w:numPr>
                <w:ilvl w:val="0"/>
                <w:numId w:val="182"/>
              </w:numPr>
              <w:spacing w:line="240" w:lineRule="auto"/>
              <w:ind w:left="410"/>
              <w:jc w:val="both"/>
              <w:rPr>
                <w:rFonts w:ascii="Times New Roman" w:hAnsi="Times New Roman" w:cs="Times New Roman"/>
                <w:lang w:val="en-US"/>
              </w:rPr>
            </w:pPr>
            <w:r w:rsidRPr="00880DE4">
              <w:rPr>
                <w:rFonts w:ascii="Times New Roman" w:hAnsi="Times New Roman" w:cs="Times New Roman"/>
              </w:rPr>
              <w:t>Детальний перегляд списку показує всі фільми з фільтрами та сортуванням</w:t>
            </w:r>
          </w:p>
          <w:p w14:paraId="4FED28E3" w14:textId="369C4A58" w:rsidR="00880DE4" w:rsidRPr="00880DE4" w:rsidRDefault="0000231F" w:rsidP="00880DE4">
            <w:pPr>
              <w:pStyle w:val="a9"/>
              <w:numPr>
                <w:ilvl w:val="0"/>
                <w:numId w:val="182"/>
              </w:numPr>
              <w:spacing w:line="240" w:lineRule="auto"/>
              <w:ind w:left="410"/>
              <w:jc w:val="both"/>
              <w:rPr>
                <w:rFonts w:ascii="Times New Roman" w:hAnsi="Times New Roman" w:cs="Times New Roman"/>
                <w:lang w:val="en-US"/>
              </w:rPr>
            </w:pPr>
            <w:proofErr w:type="spellStart"/>
            <w:r w:rsidRPr="00880DE4">
              <w:rPr>
                <w:rFonts w:ascii="Times New Roman" w:hAnsi="Times New Roman" w:cs="Times New Roman"/>
              </w:rPr>
              <w:t>Drag-and-drop</w:t>
            </w:r>
            <w:proofErr w:type="spellEnd"/>
            <w:r w:rsidRPr="00880DE4">
              <w:rPr>
                <w:rFonts w:ascii="Times New Roman" w:hAnsi="Times New Roman" w:cs="Times New Roman"/>
              </w:rPr>
              <w:t xml:space="preserve"> для зміни порядку елементів (якщо реалізовано)</w:t>
            </w:r>
          </w:p>
          <w:p w14:paraId="2B50A994" w14:textId="4ED00536" w:rsidR="00880DE4" w:rsidRPr="00880DE4" w:rsidRDefault="0000231F" w:rsidP="00880DE4">
            <w:pPr>
              <w:pStyle w:val="a9"/>
              <w:numPr>
                <w:ilvl w:val="0"/>
                <w:numId w:val="182"/>
              </w:numPr>
              <w:spacing w:line="240" w:lineRule="auto"/>
              <w:ind w:left="410"/>
              <w:jc w:val="both"/>
              <w:rPr>
                <w:rFonts w:ascii="Times New Roman" w:hAnsi="Times New Roman" w:cs="Times New Roman"/>
                <w:lang w:val="en-US"/>
              </w:rPr>
            </w:pPr>
            <w:r w:rsidRPr="00880DE4">
              <w:rPr>
                <w:rFonts w:ascii="Times New Roman" w:hAnsi="Times New Roman" w:cs="Times New Roman"/>
              </w:rPr>
              <w:t>Контекстне меню надає швидкий доступ до додавання</w:t>
            </w:r>
          </w:p>
          <w:p w14:paraId="0292A4A5" w14:textId="64334886" w:rsidR="00880DE4" w:rsidRPr="00880DE4" w:rsidRDefault="0000231F" w:rsidP="00880DE4">
            <w:pPr>
              <w:pStyle w:val="a9"/>
              <w:numPr>
                <w:ilvl w:val="0"/>
                <w:numId w:val="182"/>
              </w:numPr>
              <w:spacing w:line="240" w:lineRule="auto"/>
              <w:ind w:left="410"/>
              <w:jc w:val="both"/>
              <w:rPr>
                <w:rFonts w:ascii="Times New Roman" w:hAnsi="Times New Roman" w:cs="Times New Roman"/>
                <w:lang w:val="en-US"/>
              </w:rPr>
            </w:pPr>
            <w:r w:rsidRPr="00880DE4">
              <w:rPr>
                <w:rFonts w:ascii="Times New Roman" w:hAnsi="Times New Roman" w:cs="Times New Roman"/>
              </w:rPr>
              <w:t>Множинне додавання до кількох списків одночасно підтримується</w:t>
            </w:r>
          </w:p>
          <w:p w14:paraId="37F0401C" w14:textId="295235F3" w:rsidR="00880DE4" w:rsidRPr="00880DE4" w:rsidRDefault="0000231F" w:rsidP="00880DE4">
            <w:pPr>
              <w:pStyle w:val="a9"/>
              <w:numPr>
                <w:ilvl w:val="0"/>
                <w:numId w:val="182"/>
              </w:numPr>
              <w:spacing w:line="240" w:lineRule="auto"/>
              <w:ind w:left="410"/>
              <w:jc w:val="both"/>
              <w:rPr>
                <w:rFonts w:ascii="Times New Roman" w:hAnsi="Times New Roman" w:cs="Times New Roman"/>
                <w:lang w:val="en-US"/>
              </w:rPr>
            </w:pPr>
            <w:proofErr w:type="spellStart"/>
            <w:r w:rsidRPr="00880DE4">
              <w:rPr>
                <w:rFonts w:ascii="Times New Roman" w:hAnsi="Times New Roman" w:cs="Times New Roman"/>
              </w:rPr>
              <w:t>Retry</w:t>
            </w:r>
            <w:proofErr w:type="spellEnd"/>
            <w:r w:rsidRPr="00880DE4">
              <w:rPr>
                <w:rFonts w:ascii="Times New Roman" w:hAnsi="Times New Roman" w:cs="Times New Roman"/>
              </w:rPr>
              <w:t xml:space="preserve"> механізм працює при помилках бази даних</w:t>
            </w:r>
          </w:p>
          <w:p w14:paraId="29071A18" w14:textId="02E38A6B" w:rsidR="00880DE4" w:rsidRPr="00880DE4" w:rsidRDefault="0000231F" w:rsidP="00880DE4">
            <w:pPr>
              <w:pStyle w:val="a9"/>
              <w:numPr>
                <w:ilvl w:val="0"/>
                <w:numId w:val="182"/>
              </w:numPr>
              <w:spacing w:line="240" w:lineRule="auto"/>
              <w:ind w:left="410"/>
              <w:jc w:val="both"/>
              <w:rPr>
                <w:rFonts w:ascii="Times New Roman" w:hAnsi="Times New Roman" w:cs="Times New Roman"/>
                <w:lang w:val="en-US"/>
              </w:rPr>
            </w:pPr>
            <w:proofErr w:type="spellStart"/>
            <w:r w:rsidRPr="00880DE4">
              <w:rPr>
                <w:rFonts w:ascii="Times New Roman" w:hAnsi="Times New Roman" w:cs="Times New Roman"/>
              </w:rPr>
              <w:t>LocalStorage</w:t>
            </w:r>
            <w:proofErr w:type="spellEnd"/>
            <w:r w:rsidRPr="00880DE4">
              <w:rPr>
                <w:rFonts w:ascii="Times New Roman" w:hAnsi="Times New Roman" w:cs="Times New Roman"/>
              </w:rPr>
              <w:t xml:space="preserve"> </w:t>
            </w:r>
            <w:proofErr w:type="spellStart"/>
            <w:r w:rsidRPr="00880DE4">
              <w:rPr>
                <w:rFonts w:ascii="Times New Roman" w:hAnsi="Times New Roman" w:cs="Times New Roman"/>
              </w:rPr>
              <w:t>fallback</w:t>
            </w:r>
            <w:proofErr w:type="spellEnd"/>
            <w:r w:rsidRPr="00880DE4">
              <w:rPr>
                <w:rFonts w:ascii="Times New Roman" w:hAnsi="Times New Roman" w:cs="Times New Roman"/>
              </w:rPr>
              <w:t xml:space="preserve"> при недоступності </w:t>
            </w:r>
            <w:proofErr w:type="spellStart"/>
            <w:r w:rsidRPr="00880DE4">
              <w:rPr>
                <w:rFonts w:ascii="Times New Roman" w:hAnsi="Times New Roman" w:cs="Times New Roman"/>
              </w:rPr>
              <w:t>cloud</w:t>
            </w:r>
            <w:proofErr w:type="spellEnd"/>
            <w:r w:rsidRPr="00880DE4">
              <w:rPr>
                <w:rFonts w:ascii="Times New Roman" w:hAnsi="Times New Roman" w:cs="Times New Roman"/>
              </w:rPr>
              <w:t xml:space="preserve"> </w:t>
            </w:r>
            <w:proofErr w:type="spellStart"/>
            <w:r w:rsidRPr="00880DE4">
              <w:rPr>
                <w:rFonts w:ascii="Times New Roman" w:hAnsi="Times New Roman" w:cs="Times New Roman"/>
              </w:rPr>
              <w:t>sync</w:t>
            </w:r>
            <w:proofErr w:type="spellEnd"/>
          </w:p>
          <w:p w14:paraId="4B44EF2D" w14:textId="40D47C6C" w:rsidR="00880DE4" w:rsidRPr="00880DE4" w:rsidRDefault="0000231F" w:rsidP="00880DE4">
            <w:pPr>
              <w:pStyle w:val="a9"/>
              <w:numPr>
                <w:ilvl w:val="0"/>
                <w:numId w:val="182"/>
              </w:numPr>
              <w:spacing w:line="240" w:lineRule="auto"/>
              <w:ind w:left="410"/>
              <w:jc w:val="both"/>
              <w:rPr>
                <w:rFonts w:ascii="Times New Roman" w:hAnsi="Times New Roman" w:cs="Times New Roman"/>
                <w:lang w:val="en-US"/>
              </w:rPr>
            </w:pPr>
            <w:proofErr w:type="spellStart"/>
            <w:r w:rsidRPr="00880DE4">
              <w:rPr>
                <w:rFonts w:ascii="Times New Roman" w:hAnsi="Times New Roman" w:cs="Times New Roman"/>
              </w:rPr>
              <w:t>Optimistic</w:t>
            </w:r>
            <w:proofErr w:type="spellEnd"/>
            <w:r w:rsidRPr="00880DE4">
              <w:rPr>
                <w:rFonts w:ascii="Times New Roman" w:hAnsi="Times New Roman" w:cs="Times New Roman"/>
              </w:rPr>
              <w:t xml:space="preserve"> </w:t>
            </w:r>
            <w:proofErr w:type="spellStart"/>
            <w:r w:rsidRPr="00880DE4">
              <w:rPr>
                <w:rFonts w:ascii="Times New Roman" w:hAnsi="Times New Roman" w:cs="Times New Roman"/>
              </w:rPr>
              <w:t>locking</w:t>
            </w:r>
            <w:proofErr w:type="spellEnd"/>
            <w:r w:rsidRPr="00880DE4">
              <w:rPr>
                <w:rFonts w:ascii="Times New Roman" w:hAnsi="Times New Roman" w:cs="Times New Roman"/>
              </w:rPr>
              <w:t xml:space="preserve"> для розв'язання конфліктів</w:t>
            </w:r>
          </w:p>
          <w:p w14:paraId="1FF25B9F" w14:textId="24443B58" w:rsidR="00880DE4" w:rsidRPr="00880DE4" w:rsidRDefault="0000231F" w:rsidP="00880DE4">
            <w:pPr>
              <w:pStyle w:val="a9"/>
              <w:numPr>
                <w:ilvl w:val="0"/>
                <w:numId w:val="182"/>
              </w:numPr>
              <w:spacing w:line="240" w:lineRule="auto"/>
              <w:ind w:left="410"/>
              <w:jc w:val="both"/>
              <w:rPr>
                <w:rFonts w:ascii="Times New Roman" w:hAnsi="Times New Roman" w:cs="Times New Roman"/>
                <w:lang w:val="en-US"/>
              </w:rPr>
            </w:pPr>
            <w:proofErr w:type="spellStart"/>
            <w:r w:rsidRPr="00880DE4">
              <w:rPr>
                <w:rFonts w:ascii="Times New Roman" w:hAnsi="Times New Roman" w:cs="Times New Roman"/>
              </w:rPr>
              <w:t>Skeleton</w:t>
            </w:r>
            <w:proofErr w:type="spellEnd"/>
            <w:r w:rsidRPr="00880DE4">
              <w:rPr>
                <w:rFonts w:ascii="Times New Roman" w:hAnsi="Times New Roman" w:cs="Times New Roman"/>
              </w:rPr>
              <w:t xml:space="preserve"> </w:t>
            </w:r>
            <w:proofErr w:type="spellStart"/>
            <w:r w:rsidRPr="00880DE4">
              <w:rPr>
                <w:rFonts w:ascii="Times New Roman" w:hAnsi="Times New Roman" w:cs="Times New Roman"/>
              </w:rPr>
              <w:t>loaders</w:t>
            </w:r>
            <w:proofErr w:type="spellEnd"/>
            <w:r w:rsidRPr="00880DE4">
              <w:rPr>
                <w:rFonts w:ascii="Times New Roman" w:hAnsi="Times New Roman" w:cs="Times New Roman"/>
              </w:rPr>
              <w:t xml:space="preserve"> показуються під час завантаження</w:t>
            </w:r>
          </w:p>
          <w:p w14:paraId="600AF0A7" w14:textId="2D941757" w:rsidR="0000231F" w:rsidRPr="00880DE4" w:rsidRDefault="0000231F" w:rsidP="00880DE4">
            <w:pPr>
              <w:pStyle w:val="a9"/>
              <w:numPr>
                <w:ilvl w:val="0"/>
                <w:numId w:val="182"/>
              </w:numPr>
              <w:spacing w:line="240" w:lineRule="auto"/>
              <w:ind w:left="410"/>
              <w:jc w:val="both"/>
              <w:rPr>
                <w:rFonts w:ascii="Times New Roman" w:hAnsi="Times New Roman" w:cs="Times New Roman"/>
              </w:rPr>
            </w:pPr>
            <w:r w:rsidRPr="00880DE4">
              <w:rPr>
                <w:rFonts w:ascii="Times New Roman" w:hAnsi="Times New Roman" w:cs="Times New Roman"/>
              </w:rPr>
              <w:t>Ліміти кількості списків застосовуються та повідомляються користувачу</w:t>
            </w:r>
          </w:p>
        </w:tc>
      </w:tr>
      <w:tr w:rsidR="0000231F" w:rsidRPr="000311AE" w14:paraId="706D6644" w14:textId="77777777" w:rsidTr="00FD4693">
        <w:tc>
          <w:tcPr>
            <w:tcW w:w="0" w:type="auto"/>
            <w:hideMark/>
          </w:tcPr>
          <w:p w14:paraId="243F2D83"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lastRenderedPageBreak/>
              <w:t>Зв'язок із бізнес-вимогами</w:t>
            </w:r>
          </w:p>
        </w:tc>
        <w:tc>
          <w:tcPr>
            <w:tcW w:w="0" w:type="auto"/>
            <w:hideMark/>
          </w:tcPr>
          <w:p w14:paraId="66406B04" w14:textId="77777777" w:rsidR="00880DE4" w:rsidRDefault="0000231F" w:rsidP="004375E2">
            <w:pPr>
              <w:spacing w:line="240" w:lineRule="auto"/>
              <w:jc w:val="both"/>
              <w:rPr>
                <w:rFonts w:ascii="Times New Roman" w:hAnsi="Times New Roman" w:cs="Times New Roman"/>
                <w:lang w:val="en-US"/>
              </w:rPr>
            </w:pPr>
            <w:r w:rsidRPr="000311AE">
              <w:rPr>
                <w:rFonts w:ascii="Times New Roman" w:hAnsi="Times New Roman" w:cs="Times New Roman"/>
                <w:b/>
                <w:bCs/>
              </w:rPr>
              <w:t xml:space="preserve">HLR 03 (Надавати користувачам можливість переглядати та шукати фільми, серіали та інший </w:t>
            </w:r>
            <w:proofErr w:type="spellStart"/>
            <w:r w:rsidRPr="000311AE">
              <w:rPr>
                <w:rFonts w:ascii="Times New Roman" w:hAnsi="Times New Roman" w:cs="Times New Roman"/>
                <w:b/>
                <w:bCs/>
              </w:rPr>
              <w:t>відеоконтент</w:t>
            </w:r>
            <w:proofErr w:type="spellEnd"/>
            <w:r w:rsidRPr="000311AE">
              <w:rPr>
                <w:rFonts w:ascii="Times New Roman" w:hAnsi="Times New Roman" w:cs="Times New Roman"/>
                <w:b/>
                <w:bCs/>
              </w:rPr>
              <w:t>):</w:t>
            </w:r>
            <w:r w:rsidRPr="000311AE">
              <w:rPr>
                <w:rFonts w:ascii="Times New Roman" w:hAnsi="Times New Roman" w:cs="Times New Roman"/>
              </w:rPr>
              <w:t xml:space="preserve"> Списки допомагають організовувати знайдений контент для майбутнього перегляду</w:t>
            </w:r>
          </w:p>
          <w:p w14:paraId="26C1B5EF" w14:textId="40BE794E"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t>HLR 10 (Підтримувати сучасний, зручний інтерфейс):</w:t>
            </w:r>
            <w:r w:rsidRPr="000311AE">
              <w:rPr>
                <w:rFonts w:ascii="Times New Roman" w:hAnsi="Times New Roman" w:cs="Times New Roman"/>
              </w:rPr>
              <w:t xml:space="preserve"> Інтерфейс управління списками інтуїтивний з швидким додаванням через </w:t>
            </w:r>
            <w:proofErr w:type="spellStart"/>
            <w:r w:rsidRPr="000311AE">
              <w:rPr>
                <w:rFonts w:ascii="Times New Roman" w:hAnsi="Times New Roman" w:cs="Times New Roman"/>
              </w:rPr>
              <w:t>dropdown</w:t>
            </w:r>
            <w:proofErr w:type="spellEnd"/>
            <w:r w:rsidRPr="000311AE">
              <w:rPr>
                <w:rFonts w:ascii="Times New Roman" w:hAnsi="Times New Roman" w:cs="Times New Roman"/>
              </w:rPr>
              <w:t xml:space="preserve">, </w:t>
            </w:r>
            <w:proofErr w:type="spellStart"/>
            <w:r w:rsidRPr="000311AE">
              <w:rPr>
                <w:rFonts w:ascii="Times New Roman" w:hAnsi="Times New Roman" w:cs="Times New Roman"/>
              </w:rPr>
              <w:t>toast</w:t>
            </w:r>
            <w:proofErr w:type="spellEnd"/>
            <w:r w:rsidRPr="000311AE">
              <w:rPr>
                <w:rFonts w:ascii="Times New Roman" w:hAnsi="Times New Roman" w:cs="Times New Roman"/>
              </w:rPr>
              <w:t xml:space="preserve"> </w:t>
            </w:r>
            <w:proofErr w:type="spellStart"/>
            <w:r w:rsidRPr="000311AE">
              <w:rPr>
                <w:rFonts w:ascii="Times New Roman" w:hAnsi="Times New Roman" w:cs="Times New Roman"/>
              </w:rPr>
              <w:t>notifications</w:t>
            </w:r>
            <w:proofErr w:type="spellEnd"/>
            <w:r w:rsidRPr="000311AE">
              <w:rPr>
                <w:rFonts w:ascii="Times New Roman" w:hAnsi="Times New Roman" w:cs="Times New Roman"/>
              </w:rPr>
              <w:t xml:space="preserve"> з </w:t>
            </w:r>
            <w:proofErr w:type="spellStart"/>
            <w:r w:rsidRPr="000311AE">
              <w:rPr>
                <w:rFonts w:ascii="Times New Roman" w:hAnsi="Times New Roman" w:cs="Times New Roman"/>
              </w:rPr>
              <w:t>undo</w:t>
            </w:r>
            <w:proofErr w:type="spellEnd"/>
            <w:r w:rsidRPr="000311AE">
              <w:rPr>
                <w:rFonts w:ascii="Times New Roman" w:hAnsi="Times New Roman" w:cs="Times New Roman"/>
              </w:rPr>
              <w:t>, та синхронізацією між пристроями</w:t>
            </w:r>
          </w:p>
        </w:tc>
      </w:tr>
    </w:tbl>
    <w:p w14:paraId="5EEE0210" w14:textId="6BFB7926" w:rsidR="0000231F" w:rsidRPr="00880DE4" w:rsidRDefault="00880DE4" w:rsidP="00880DE4">
      <w:pPr>
        <w:spacing w:after="160" w:line="278" w:lineRule="auto"/>
        <w:rPr>
          <w:rFonts w:ascii="Times New Roman" w:hAnsi="Times New Roman" w:cs="Times New Roman"/>
          <w:lang w:val="en-US"/>
        </w:rPr>
      </w:pPr>
      <w:r>
        <w:rPr>
          <w:rFonts w:ascii="Times New Roman" w:hAnsi="Times New Roman" w:cs="Times New Roman"/>
        </w:rPr>
        <w:br w:type="page"/>
      </w:r>
    </w:p>
    <w:p w14:paraId="0642CF60" w14:textId="77777777" w:rsidR="0000231F" w:rsidRPr="000311AE" w:rsidRDefault="0000231F" w:rsidP="004375E2">
      <w:pPr>
        <w:spacing w:line="240" w:lineRule="auto"/>
        <w:jc w:val="both"/>
        <w:rPr>
          <w:rFonts w:ascii="Times New Roman" w:hAnsi="Times New Roman" w:cs="Times New Roman"/>
          <w:b/>
          <w:bCs/>
        </w:rPr>
      </w:pPr>
      <w:r w:rsidRPr="000311AE">
        <w:rPr>
          <w:rFonts w:ascii="Times New Roman" w:hAnsi="Times New Roman" w:cs="Times New Roman"/>
          <w:b/>
          <w:bCs/>
        </w:rPr>
        <w:lastRenderedPageBreak/>
        <w:t>USE CASE 09: ПЕРСОНАЛЬНІ РЕКОМЕНДАЦІЇ</w:t>
      </w:r>
    </w:p>
    <w:tbl>
      <w:tblPr>
        <w:tblStyle w:val="af0"/>
        <w:tblW w:w="0" w:type="auto"/>
        <w:tblLook w:val="04A0" w:firstRow="1" w:lastRow="0" w:firstColumn="1" w:lastColumn="0" w:noHBand="0" w:noVBand="1"/>
      </w:tblPr>
      <w:tblGrid>
        <w:gridCol w:w="2022"/>
        <w:gridCol w:w="7554"/>
      </w:tblGrid>
      <w:tr w:rsidR="0000231F" w:rsidRPr="000311AE" w14:paraId="4F1B4887" w14:textId="77777777" w:rsidTr="0000231F">
        <w:tc>
          <w:tcPr>
            <w:tcW w:w="0" w:type="auto"/>
            <w:hideMark/>
          </w:tcPr>
          <w:p w14:paraId="4C1A5710" w14:textId="77777777" w:rsidR="0000231F" w:rsidRPr="000311AE" w:rsidRDefault="0000231F" w:rsidP="004375E2">
            <w:pPr>
              <w:spacing w:line="240" w:lineRule="auto"/>
              <w:jc w:val="both"/>
              <w:rPr>
                <w:rFonts w:ascii="Times New Roman" w:hAnsi="Times New Roman" w:cs="Times New Roman"/>
                <w:b/>
                <w:bCs/>
              </w:rPr>
            </w:pPr>
            <w:r w:rsidRPr="000311AE">
              <w:rPr>
                <w:rFonts w:ascii="Times New Roman" w:hAnsi="Times New Roman" w:cs="Times New Roman"/>
                <w:b/>
                <w:bCs/>
              </w:rPr>
              <w:t>Елемент UC</w:t>
            </w:r>
          </w:p>
        </w:tc>
        <w:tc>
          <w:tcPr>
            <w:tcW w:w="0" w:type="auto"/>
            <w:hideMark/>
          </w:tcPr>
          <w:p w14:paraId="298ADBB4" w14:textId="77777777" w:rsidR="0000231F" w:rsidRPr="000311AE" w:rsidRDefault="0000231F" w:rsidP="004375E2">
            <w:pPr>
              <w:spacing w:line="240" w:lineRule="auto"/>
              <w:jc w:val="both"/>
              <w:rPr>
                <w:rFonts w:ascii="Times New Roman" w:hAnsi="Times New Roman" w:cs="Times New Roman"/>
                <w:b/>
                <w:bCs/>
              </w:rPr>
            </w:pPr>
            <w:r w:rsidRPr="000311AE">
              <w:rPr>
                <w:rFonts w:ascii="Times New Roman" w:hAnsi="Times New Roman" w:cs="Times New Roman"/>
                <w:b/>
                <w:bCs/>
              </w:rPr>
              <w:t>Опис елемента</w:t>
            </w:r>
          </w:p>
        </w:tc>
      </w:tr>
      <w:tr w:rsidR="0000231F" w:rsidRPr="000311AE" w14:paraId="15D5C935" w14:textId="77777777" w:rsidTr="0000231F">
        <w:tc>
          <w:tcPr>
            <w:tcW w:w="0" w:type="auto"/>
            <w:hideMark/>
          </w:tcPr>
          <w:p w14:paraId="64BA4F76"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t xml:space="preserve">Назва </w:t>
            </w:r>
            <w:proofErr w:type="spellStart"/>
            <w:r w:rsidRPr="000311AE">
              <w:rPr>
                <w:rFonts w:ascii="Times New Roman" w:hAnsi="Times New Roman" w:cs="Times New Roman"/>
                <w:b/>
                <w:bCs/>
              </w:rPr>
              <w:t>Use</w:t>
            </w:r>
            <w:proofErr w:type="spellEnd"/>
            <w:r w:rsidRPr="000311AE">
              <w:rPr>
                <w:rFonts w:ascii="Times New Roman" w:hAnsi="Times New Roman" w:cs="Times New Roman"/>
                <w:b/>
                <w:bCs/>
              </w:rPr>
              <w:t xml:space="preserve"> </w:t>
            </w:r>
            <w:proofErr w:type="spellStart"/>
            <w:r w:rsidRPr="000311AE">
              <w:rPr>
                <w:rFonts w:ascii="Times New Roman" w:hAnsi="Times New Roman" w:cs="Times New Roman"/>
                <w:b/>
                <w:bCs/>
              </w:rPr>
              <w:t>Case</w:t>
            </w:r>
            <w:proofErr w:type="spellEnd"/>
          </w:p>
        </w:tc>
        <w:tc>
          <w:tcPr>
            <w:tcW w:w="0" w:type="auto"/>
            <w:hideMark/>
          </w:tcPr>
          <w:p w14:paraId="5A875BB3"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rPr>
              <w:t>Отримання персоналізованих рекомендацій контенту</w:t>
            </w:r>
          </w:p>
        </w:tc>
      </w:tr>
      <w:tr w:rsidR="0000231F" w:rsidRPr="000311AE" w14:paraId="49291B07" w14:textId="77777777" w:rsidTr="0000231F">
        <w:tc>
          <w:tcPr>
            <w:tcW w:w="0" w:type="auto"/>
            <w:hideMark/>
          </w:tcPr>
          <w:p w14:paraId="4594AE4D"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t>Пріоритет</w:t>
            </w:r>
          </w:p>
        </w:tc>
        <w:tc>
          <w:tcPr>
            <w:tcW w:w="0" w:type="auto"/>
            <w:hideMark/>
          </w:tcPr>
          <w:p w14:paraId="73EF94B7" w14:textId="14CF472B"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rPr>
              <w:t xml:space="preserve">Високий </w:t>
            </w:r>
          </w:p>
        </w:tc>
      </w:tr>
      <w:tr w:rsidR="0000231F" w:rsidRPr="000311AE" w14:paraId="69A73033" w14:textId="77777777" w:rsidTr="0000231F">
        <w:tc>
          <w:tcPr>
            <w:tcW w:w="0" w:type="auto"/>
            <w:hideMark/>
          </w:tcPr>
          <w:p w14:paraId="48FEC0C5"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t>Опис (короткий опис сценарію)</w:t>
            </w:r>
          </w:p>
        </w:tc>
        <w:tc>
          <w:tcPr>
            <w:tcW w:w="0" w:type="auto"/>
            <w:hideMark/>
          </w:tcPr>
          <w:p w14:paraId="70362E9D"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rPr>
              <w:t xml:space="preserve">Користувач </w:t>
            </w:r>
            <w:proofErr w:type="spellStart"/>
            <w:r w:rsidRPr="000311AE">
              <w:rPr>
                <w:rFonts w:ascii="Times New Roman" w:hAnsi="Times New Roman" w:cs="Times New Roman"/>
              </w:rPr>
              <w:t>Cinecloud</w:t>
            </w:r>
            <w:proofErr w:type="spellEnd"/>
            <w:r w:rsidRPr="000311AE">
              <w:rPr>
                <w:rFonts w:ascii="Times New Roman" w:hAnsi="Times New Roman" w:cs="Times New Roman"/>
              </w:rPr>
              <w:t xml:space="preserve"> отримує високоякісні персоналізовані рекомендації контенту на основі своєї історії переглядів, оцінок та поведінки згідно US 9, щоб легко відкривати новий релевантний контент, який відповідає його смакам та інтересам. Мета сценарію - надати інтелектуальну систему рекомендацій, яка безпосередньо впливає на залученість користувачів та час, проведений на платформі. Персоналізовані рекомендації допомагають користувачам відкривати новий контент, який їм потенційно сподобається, зменшуючи час пошуку та підвищуючи задоволеність від платформи. Ефективна система рекомендацій сприяє дослідженню ширшого спектру контенту та збільшує довгострокову лояльність до платформи.</w:t>
            </w:r>
          </w:p>
        </w:tc>
      </w:tr>
      <w:tr w:rsidR="0000231F" w:rsidRPr="000311AE" w14:paraId="13F7FC67" w14:textId="77777777" w:rsidTr="0000231F">
        <w:tc>
          <w:tcPr>
            <w:tcW w:w="0" w:type="auto"/>
            <w:hideMark/>
          </w:tcPr>
          <w:p w14:paraId="4DF0F569"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t>Актори (діюча особа чи особи)</w:t>
            </w:r>
          </w:p>
        </w:tc>
        <w:tc>
          <w:tcPr>
            <w:tcW w:w="0" w:type="auto"/>
            <w:hideMark/>
          </w:tcPr>
          <w:p w14:paraId="01B91A62" w14:textId="77777777" w:rsidR="00BC71B3" w:rsidRDefault="0000231F" w:rsidP="004375E2">
            <w:pPr>
              <w:spacing w:line="240" w:lineRule="auto"/>
              <w:jc w:val="both"/>
              <w:rPr>
                <w:rFonts w:ascii="Times New Roman" w:hAnsi="Times New Roman" w:cs="Times New Roman"/>
                <w:lang w:val="en-US"/>
              </w:rPr>
            </w:pPr>
            <w:r w:rsidRPr="000311AE">
              <w:rPr>
                <w:rFonts w:ascii="Times New Roman" w:hAnsi="Times New Roman" w:cs="Times New Roman"/>
                <w:b/>
                <w:bCs/>
              </w:rPr>
              <w:t>Основний актор:</w:t>
            </w:r>
            <w:r w:rsidRPr="000311AE">
              <w:rPr>
                <w:rFonts w:ascii="Times New Roman" w:hAnsi="Times New Roman" w:cs="Times New Roman"/>
              </w:rPr>
              <w:t xml:space="preserve"> Користувач </w:t>
            </w:r>
            <w:proofErr w:type="spellStart"/>
            <w:r w:rsidRPr="000311AE">
              <w:rPr>
                <w:rFonts w:ascii="Times New Roman" w:hAnsi="Times New Roman" w:cs="Times New Roman"/>
              </w:rPr>
              <w:t>Cinecloud</w:t>
            </w:r>
            <w:proofErr w:type="spellEnd"/>
            <w:r w:rsidRPr="000311AE">
              <w:rPr>
                <w:rFonts w:ascii="Times New Roman" w:hAnsi="Times New Roman" w:cs="Times New Roman"/>
              </w:rPr>
              <w:t xml:space="preserve"> (авторизований або новий)</w:t>
            </w:r>
          </w:p>
          <w:p w14:paraId="300391AA" w14:textId="44E78A80"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t>Вторинні актори:</w:t>
            </w:r>
            <w:r w:rsidRPr="000311AE">
              <w:rPr>
                <w:rFonts w:ascii="Times New Roman" w:hAnsi="Times New Roman" w:cs="Times New Roman"/>
              </w:rPr>
              <w:t xml:space="preserve"> Алгоритми машинного навчання для аналізу поведінки згідно </w:t>
            </w:r>
            <w:proofErr w:type="spellStart"/>
            <w:r w:rsidRPr="000311AE">
              <w:rPr>
                <w:rFonts w:ascii="Times New Roman" w:hAnsi="Times New Roman" w:cs="Times New Roman"/>
              </w:rPr>
              <w:t>залежностей</w:t>
            </w:r>
            <w:proofErr w:type="spellEnd"/>
            <w:r w:rsidRPr="000311AE">
              <w:rPr>
                <w:rFonts w:ascii="Times New Roman" w:hAnsi="Times New Roman" w:cs="Times New Roman"/>
              </w:rPr>
              <w:t xml:space="preserve"> US 9, Розподілена аналітична система для обробки великих обсягів даних згідно </w:t>
            </w:r>
            <w:proofErr w:type="spellStart"/>
            <w:r w:rsidRPr="000311AE">
              <w:rPr>
                <w:rFonts w:ascii="Times New Roman" w:hAnsi="Times New Roman" w:cs="Times New Roman"/>
              </w:rPr>
              <w:t>залежностей</w:t>
            </w:r>
            <w:proofErr w:type="spellEnd"/>
            <w:r w:rsidRPr="000311AE">
              <w:rPr>
                <w:rFonts w:ascii="Times New Roman" w:hAnsi="Times New Roman" w:cs="Times New Roman"/>
              </w:rPr>
              <w:t xml:space="preserve"> US 9, База даних взаємодій та рейтингів згідно </w:t>
            </w:r>
            <w:proofErr w:type="spellStart"/>
            <w:r w:rsidRPr="000311AE">
              <w:rPr>
                <w:rFonts w:ascii="Times New Roman" w:hAnsi="Times New Roman" w:cs="Times New Roman"/>
              </w:rPr>
              <w:t>залежностей</w:t>
            </w:r>
            <w:proofErr w:type="spellEnd"/>
            <w:r w:rsidRPr="000311AE">
              <w:rPr>
                <w:rFonts w:ascii="Times New Roman" w:hAnsi="Times New Roman" w:cs="Times New Roman"/>
              </w:rPr>
              <w:t xml:space="preserve"> US 9, Система персоналізованих рекомендацій згідно </w:t>
            </w:r>
            <w:proofErr w:type="spellStart"/>
            <w:r w:rsidRPr="000311AE">
              <w:rPr>
                <w:rFonts w:ascii="Times New Roman" w:hAnsi="Times New Roman" w:cs="Times New Roman"/>
              </w:rPr>
              <w:t>залежностей</w:t>
            </w:r>
            <w:proofErr w:type="spellEnd"/>
            <w:r w:rsidRPr="000311AE">
              <w:rPr>
                <w:rFonts w:ascii="Times New Roman" w:hAnsi="Times New Roman" w:cs="Times New Roman"/>
              </w:rPr>
              <w:t xml:space="preserve"> US 9</w:t>
            </w:r>
          </w:p>
        </w:tc>
      </w:tr>
      <w:tr w:rsidR="0000231F" w:rsidRPr="000311AE" w14:paraId="6BE63B3B" w14:textId="77777777" w:rsidTr="0000231F">
        <w:tc>
          <w:tcPr>
            <w:tcW w:w="0" w:type="auto"/>
            <w:hideMark/>
          </w:tcPr>
          <w:p w14:paraId="2B9AC67F"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t>Вимоги / Пов'язані вимоги</w:t>
            </w:r>
          </w:p>
        </w:tc>
        <w:tc>
          <w:tcPr>
            <w:tcW w:w="0" w:type="auto"/>
            <w:hideMark/>
          </w:tcPr>
          <w:p w14:paraId="054EFBE0" w14:textId="77777777" w:rsidR="00BC71B3" w:rsidRDefault="0000231F" w:rsidP="004375E2">
            <w:pPr>
              <w:spacing w:line="240" w:lineRule="auto"/>
              <w:jc w:val="both"/>
              <w:rPr>
                <w:rFonts w:ascii="Times New Roman" w:hAnsi="Times New Roman" w:cs="Times New Roman"/>
                <w:lang w:val="en-US"/>
              </w:rPr>
            </w:pPr>
            <w:proofErr w:type="spellStart"/>
            <w:r w:rsidRPr="000311AE">
              <w:rPr>
                <w:rFonts w:ascii="Times New Roman" w:hAnsi="Times New Roman" w:cs="Times New Roman"/>
                <w:b/>
                <w:bCs/>
              </w:rPr>
              <w:t>User</w:t>
            </w:r>
            <w:proofErr w:type="spellEnd"/>
            <w:r w:rsidRPr="000311AE">
              <w:rPr>
                <w:rFonts w:ascii="Times New Roman" w:hAnsi="Times New Roman" w:cs="Times New Roman"/>
                <w:b/>
                <w:bCs/>
              </w:rPr>
              <w:t xml:space="preserve"> </w:t>
            </w:r>
            <w:proofErr w:type="spellStart"/>
            <w:r w:rsidRPr="000311AE">
              <w:rPr>
                <w:rFonts w:ascii="Times New Roman" w:hAnsi="Times New Roman" w:cs="Times New Roman"/>
                <w:b/>
                <w:bCs/>
              </w:rPr>
              <w:t>Requirements</w:t>
            </w:r>
            <w:proofErr w:type="spellEnd"/>
            <w:r w:rsidRPr="000311AE">
              <w:rPr>
                <w:rFonts w:ascii="Times New Roman" w:hAnsi="Times New Roman" w:cs="Times New Roman"/>
                <w:b/>
                <w:bCs/>
              </w:rPr>
              <w:t>:</w:t>
            </w:r>
            <w:r w:rsidRPr="000311AE">
              <w:rPr>
                <w:rFonts w:ascii="Times New Roman" w:hAnsi="Times New Roman" w:cs="Times New Roman"/>
              </w:rPr>
              <w:t xml:space="preserve"> UR 09 (Отримувати персональні рекомендації)</w:t>
            </w:r>
          </w:p>
          <w:p w14:paraId="26882794" w14:textId="50631CA6" w:rsidR="00BC71B3" w:rsidRDefault="0000231F" w:rsidP="004375E2">
            <w:pPr>
              <w:spacing w:line="240" w:lineRule="auto"/>
              <w:jc w:val="both"/>
              <w:rPr>
                <w:rFonts w:ascii="Times New Roman" w:hAnsi="Times New Roman" w:cs="Times New Roman"/>
                <w:lang w:val="en-US"/>
              </w:rPr>
            </w:pPr>
            <w:proofErr w:type="spellStart"/>
            <w:r w:rsidRPr="000311AE">
              <w:rPr>
                <w:rFonts w:ascii="Times New Roman" w:hAnsi="Times New Roman" w:cs="Times New Roman"/>
                <w:b/>
                <w:bCs/>
              </w:rPr>
              <w:t>Functional</w:t>
            </w:r>
            <w:proofErr w:type="spellEnd"/>
            <w:r w:rsidRPr="000311AE">
              <w:rPr>
                <w:rFonts w:ascii="Times New Roman" w:hAnsi="Times New Roman" w:cs="Times New Roman"/>
                <w:b/>
                <w:bCs/>
              </w:rPr>
              <w:t xml:space="preserve"> </w:t>
            </w:r>
            <w:proofErr w:type="spellStart"/>
            <w:r w:rsidRPr="000311AE">
              <w:rPr>
                <w:rFonts w:ascii="Times New Roman" w:hAnsi="Times New Roman" w:cs="Times New Roman"/>
                <w:b/>
                <w:bCs/>
              </w:rPr>
              <w:t>Requirements</w:t>
            </w:r>
            <w:proofErr w:type="spellEnd"/>
            <w:r w:rsidRPr="000311AE">
              <w:rPr>
                <w:rFonts w:ascii="Times New Roman" w:hAnsi="Times New Roman" w:cs="Times New Roman"/>
                <w:b/>
                <w:bCs/>
              </w:rPr>
              <w:t>:</w:t>
            </w:r>
            <w:r w:rsidRPr="000311AE">
              <w:rPr>
                <w:rFonts w:ascii="Times New Roman" w:hAnsi="Times New Roman" w:cs="Times New Roman"/>
              </w:rPr>
              <w:t xml:space="preserve"> FR 06 (Рекомендації - система повинна формувати рекомендації на основі історії переглядів), FR 07 (Профіль користувача)</w:t>
            </w:r>
          </w:p>
          <w:p w14:paraId="6DCBEB79" w14:textId="4315631D" w:rsidR="00BC71B3" w:rsidRDefault="0000231F" w:rsidP="004375E2">
            <w:pPr>
              <w:spacing w:line="240" w:lineRule="auto"/>
              <w:jc w:val="both"/>
              <w:rPr>
                <w:rFonts w:ascii="Times New Roman" w:hAnsi="Times New Roman" w:cs="Times New Roman"/>
                <w:lang w:val="en-US"/>
              </w:rPr>
            </w:pPr>
            <w:proofErr w:type="spellStart"/>
            <w:r w:rsidRPr="000311AE">
              <w:rPr>
                <w:rFonts w:ascii="Times New Roman" w:hAnsi="Times New Roman" w:cs="Times New Roman"/>
                <w:b/>
                <w:bCs/>
              </w:rPr>
              <w:t>High-Level</w:t>
            </w:r>
            <w:proofErr w:type="spellEnd"/>
            <w:r w:rsidRPr="000311AE">
              <w:rPr>
                <w:rFonts w:ascii="Times New Roman" w:hAnsi="Times New Roman" w:cs="Times New Roman"/>
                <w:b/>
                <w:bCs/>
              </w:rPr>
              <w:t xml:space="preserve"> </w:t>
            </w:r>
            <w:proofErr w:type="spellStart"/>
            <w:r w:rsidRPr="000311AE">
              <w:rPr>
                <w:rFonts w:ascii="Times New Roman" w:hAnsi="Times New Roman" w:cs="Times New Roman"/>
                <w:b/>
                <w:bCs/>
              </w:rPr>
              <w:t>Requirements</w:t>
            </w:r>
            <w:proofErr w:type="spellEnd"/>
            <w:r w:rsidRPr="000311AE">
              <w:rPr>
                <w:rFonts w:ascii="Times New Roman" w:hAnsi="Times New Roman" w:cs="Times New Roman"/>
                <w:b/>
                <w:bCs/>
              </w:rPr>
              <w:t>:</w:t>
            </w:r>
            <w:r w:rsidRPr="000311AE">
              <w:rPr>
                <w:rFonts w:ascii="Times New Roman" w:hAnsi="Times New Roman" w:cs="Times New Roman"/>
              </w:rPr>
              <w:t xml:space="preserve"> HLR 06 (Забезпечувати персоналізовані рекомендації користувачам), HLR 10 (Сучасний, зручний інтерфейс)</w:t>
            </w:r>
          </w:p>
          <w:p w14:paraId="6BBDD020" w14:textId="3535D8D3" w:rsidR="0000231F" w:rsidRPr="000311AE" w:rsidRDefault="0000231F" w:rsidP="004375E2">
            <w:pPr>
              <w:spacing w:line="240" w:lineRule="auto"/>
              <w:jc w:val="both"/>
              <w:rPr>
                <w:rFonts w:ascii="Times New Roman" w:hAnsi="Times New Roman" w:cs="Times New Roman"/>
              </w:rPr>
            </w:pPr>
            <w:proofErr w:type="spellStart"/>
            <w:r w:rsidRPr="000311AE">
              <w:rPr>
                <w:rFonts w:ascii="Times New Roman" w:hAnsi="Times New Roman" w:cs="Times New Roman"/>
                <w:b/>
                <w:bCs/>
              </w:rPr>
              <w:t>User</w:t>
            </w:r>
            <w:proofErr w:type="spellEnd"/>
            <w:r w:rsidRPr="000311AE">
              <w:rPr>
                <w:rFonts w:ascii="Times New Roman" w:hAnsi="Times New Roman" w:cs="Times New Roman"/>
                <w:b/>
                <w:bCs/>
              </w:rPr>
              <w:t xml:space="preserve"> </w:t>
            </w:r>
            <w:proofErr w:type="spellStart"/>
            <w:r w:rsidRPr="000311AE">
              <w:rPr>
                <w:rFonts w:ascii="Times New Roman" w:hAnsi="Times New Roman" w:cs="Times New Roman"/>
                <w:b/>
                <w:bCs/>
              </w:rPr>
              <w:t>Story</w:t>
            </w:r>
            <w:proofErr w:type="spellEnd"/>
            <w:r w:rsidRPr="000311AE">
              <w:rPr>
                <w:rFonts w:ascii="Times New Roman" w:hAnsi="Times New Roman" w:cs="Times New Roman"/>
                <w:b/>
                <w:bCs/>
              </w:rPr>
              <w:t>:</w:t>
            </w:r>
            <w:r w:rsidRPr="000311AE">
              <w:rPr>
                <w:rFonts w:ascii="Times New Roman" w:hAnsi="Times New Roman" w:cs="Times New Roman"/>
              </w:rPr>
              <w:t xml:space="preserve"> US 9 (Персональні рекомендації)</w:t>
            </w:r>
          </w:p>
        </w:tc>
      </w:tr>
      <w:tr w:rsidR="0000231F" w:rsidRPr="000311AE" w14:paraId="6E7D3E7B" w14:textId="77777777" w:rsidTr="0000231F">
        <w:tc>
          <w:tcPr>
            <w:tcW w:w="0" w:type="auto"/>
            <w:hideMark/>
          </w:tcPr>
          <w:p w14:paraId="7A7B3DF1"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t>Передумови (початковий стан)</w:t>
            </w:r>
          </w:p>
        </w:tc>
        <w:tc>
          <w:tcPr>
            <w:tcW w:w="0" w:type="auto"/>
            <w:hideMark/>
          </w:tcPr>
          <w:p w14:paraId="662410CF" w14:textId="052AD906" w:rsidR="00E9610C" w:rsidRPr="00E9610C" w:rsidRDefault="0000231F" w:rsidP="00E9610C">
            <w:pPr>
              <w:pStyle w:val="a9"/>
              <w:numPr>
                <w:ilvl w:val="0"/>
                <w:numId w:val="183"/>
              </w:numPr>
              <w:spacing w:line="240" w:lineRule="auto"/>
              <w:ind w:left="390"/>
              <w:jc w:val="both"/>
              <w:rPr>
                <w:rFonts w:ascii="Times New Roman" w:hAnsi="Times New Roman" w:cs="Times New Roman"/>
                <w:lang w:val="en-US"/>
              </w:rPr>
            </w:pPr>
            <w:r w:rsidRPr="00E9610C">
              <w:rPr>
                <w:rFonts w:ascii="Times New Roman" w:hAnsi="Times New Roman" w:cs="Times New Roman"/>
              </w:rPr>
              <w:t xml:space="preserve">Користувач відвідує платформу </w:t>
            </w:r>
            <w:proofErr w:type="spellStart"/>
            <w:r w:rsidRPr="00E9610C">
              <w:rPr>
                <w:rFonts w:ascii="Times New Roman" w:hAnsi="Times New Roman" w:cs="Times New Roman"/>
              </w:rPr>
              <w:t>Cinecloud</w:t>
            </w:r>
            <w:proofErr w:type="spellEnd"/>
          </w:p>
          <w:p w14:paraId="46DA2249" w14:textId="152E0CE4" w:rsidR="00E9610C" w:rsidRPr="00E9610C" w:rsidRDefault="0000231F" w:rsidP="00E9610C">
            <w:pPr>
              <w:pStyle w:val="a9"/>
              <w:numPr>
                <w:ilvl w:val="0"/>
                <w:numId w:val="183"/>
              </w:numPr>
              <w:spacing w:line="240" w:lineRule="auto"/>
              <w:ind w:left="390"/>
              <w:jc w:val="both"/>
              <w:rPr>
                <w:rFonts w:ascii="Times New Roman" w:hAnsi="Times New Roman" w:cs="Times New Roman"/>
                <w:lang w:val="en-US"/>
              </w:rPr>
            </w:pPr>
            <w:r w:rsidRPr="00E9610C">
              <w:rPr>
                <w:rFonts w:ascii="Times New Roman" w:hAnsi="Times New Roman" w:cs="Times New Roman"/>
              </w:rPr>
              <w:t xml:space="preserve">Система рекомендацій активна та функціонує згідно </w:t>
            </w:r>
            <w:proofErr w:type="spellStart"/>
            <w:r w:rsidRPr="00E9610C">
              <w:rPr>
                <w:rFonts w:ascii="Times New Roman" w:hAnsi="Times New Roman" w:cs="Times New Roman"/>
              </w:rPr>
              <w:t>залежностей</w:t>
            </w:r>
            <w:proofErr w:type="spellEnd"/>
            <w:r w:rsidRPr="00E9610C">
              <w:rPr>
                <w:rFonts w:ascii="Times New Roman" w:hAnsi="Times New Roman" w:cs="Times New Roman"/>
              </w:rPr>
              <w:t xml:space="preserve"> US 9</w:t>
            </w:r>
          </w:p>
          <w:p w14:paraId="257B66CE" w14:textId="2451E6A4" w:rsidR="00E9610C" w:rsidRPr="00E9610C" w:rsidRDefault="0000231F" w:rsidP="00E9610C">
            <w:pPr>
              <w:pStyle w:val="a9"/>
              <w:numPr>
                <w:ilvl w:val="0"/>
                <w:numId w:val="183"/>
              </w:numPr>
              <w:spacing w:line="240" w:lineRule="auto"/>
              <w:ind w:left="390"/>
              <w:jc w:val="both"/>
              <w:rPr>
                <w:rFonts w:ascii="Times New Roman" w:hAnsi="Times New Roman" w:cs="Times New Roman"/>
                <w:lang w:val="en-US"/>
              </w:rPr>
            </w:pPr>
            <w:r w:rsidRPr="00E9610C">
              <w:rPr>
                <w:rFonts w:ascii="Times New Roman" w:hAnsi="Times New Roman" w:cs="Times New Roman"/>
              </w:rPr>
              <w:t>Алгоритми машинного навчання натреновані на даних користувачів</w:t>
            </w:r>
          </w:p>
          <w:p w14:paraId="53F07F17" w14:textId="6783B66C" w:rsidR="00E9610C" w:rsidRPr="00E9610C" w:rsidRDefault="0000231F" w:rsidP="00E9610C">
            <w:pPr>
              <w:pStyle w:val="a9"/>
              <w:numPr>
                <w:ilvl w:val="0"/>
                <w:numId w:val="183"/>
              </w:numPr>
              <w:spacing w:line="240" w:lineRule="auto"/>
              <w:ind w:left="390"/>
              <w:jc w:val="both"/>
              <w:rPr>
                <w:rFonts w:ascii="Times New Roman" w:hAnsi="Times New Roman" w:cs="Times New Roman"/>
                <w:lang w:val="en-US"/>
              </w:rPr>
            </w:pPr>
            <w:r w:rsidRPr="00E9610C">
              <w:rPr>
                <w:rFonts w:ascii="Times New Roman" w:hAnsi="Times New Roman" w:cs="Times New Roman"/>
              </w:rPr>
              <w:t>База даних взаємодій містить дані про перегляди, оцінки, час перегляду</w:t>
            </w:r>
          </w:p>
          <w:p w14:paraId="65043BF6" w14:textId="356160D5" w:rsidR="0000231F" w:rsidRPr="00E9610C" w:rsidRDefault="0000231F" w:rsidP="00E9610C">
            <w:pPr>
              <w:pStyle w:val="a9"/>
              <w:numPr>
                <w:ilvl w:val="0"/>
                <w:numId w:val="183"/>
              </w:numPr>
              <w:spacing w:line="240" w:lineRule="auto"/>
              <w:ind w:left="390"/>
              <w:jc w:val="both"/>
              <w:rPr>
                <w:rFonts w:ascii="Times New Roman" w:hAnsi="Times New Roman" w:cs="Times New Roman"/>
              </w:rPr>
            </w:pPr>
            <w:r w:rsidRPr="00E9610C">
              <w:rPr>
                <w:rFonts w:ascii="Times New Roman" w:hAnsi="Times New Roman" w:cs="Times New Roman"/>
              </w:rPr>
              <w:t>Для нових користувачів - доступні популярні та трендові фільми</w:t>
            </w:r>
          </w:p>
        </w:tc>
      </w:tr>
      <w:tr w:rsidR="0000231F" w:rsidRPr="000311AE" w14:paraId="6AC2A412" w14:textId="77777777" w:rsidTr="0000231F">
        <w:tc>
          <w:tcPr>
            <w:tcW w:w="0" w:type="auto"/>
            <w:hideMark/>
          </w:tcPr>
          <w:p w14:paraId="55D2E706"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t>Тригер</w:t>
            </w:r>
          </w:p>
        </w:tc>
        <w:tc>
          <w:tcPr>
            <w:tcW w:w="0" w:type="auto"/>
            <w:hideMark/>
          </w:tcPr>
          <w:p w14:paraId="16F5B237"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rPr>
              <w:t xml:space="preserve">Користувач відкриває головну сторінку </w:t>
            </w:r>
            <w:proofErr w:type="spellStart"/>
            <w:r w:rsidRPr="000311AE">
              <w:rPr>
                <w:rFonts w:ascii="Times New Roman" w:hAnsi="Times New Roman" w:cs="Times New Roman"/>
              </w:rPr>
              <w:t>Cinecloud</w:t>
            </w:r>
            <w:proofErr w:type="spellEnd"/>
            <w:r w:rsidRPr="000311AE">
              <w:rPr>
                <w:rFonts w:ascii="Times New Roman" w:hAnsi="Times New Roman" w:cs="Times New Roman"/>
              </w:rPr>
              <w:t>, або переходить до розділу "Рекомендації для вас", або завершує перегляд фільму</w:t>
            </w:r>
          </w:p>
        </w:tc>
      </w:tr>
      <w:tr w:rsidR="0000231F" w:rsidRPr="000311AE" w14:paraId="0E24B435" w14:textId="77777777" w:rsidTr="0000231F">
        <w:tc>
          <w:tcPr>
            <w:tcW w:w="0" w:type="auto"/>
            <w:hideMark/>
          </w:tcPr>
          <w:p w14:paraId="481D3A4E"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t>Результат (</w:t>
            </w:r>
            <w:proofErr w:type="spellStart"/>
            <w:r w:rsidRPr="000311AE">
              <w:rPr>
                <w:rFonts w:ascii="Times New Roman" w:hAnsi="Times New Roman" w:cs="Times New Roman"/>
                <w:b/>
                <w:bCs/>
              </w:rPr>
              <w:t>післяумова</w:t>
            </w:r>
            <w:proofErr w:type="spellEnd"/>
            <w:r w:rsidRPr="000311AE">
              <w:rPr>
                <w:rFonts w:ascii="Times New Roman" w:hAnsi="Times New Roman" w:cs="Times New Roman"/>
                <w:b/>
                <w:bCs/>
              </w:rPr>
              <w:t>)</w:t>
            </w:r>
          </w:p>
        </w:tc>
        <w:tc>
          <w:tcPr>
            <w:tcW w:w="0" w:type="auto"/>
            <w:hideMark/>
          </w:tcPr>
          <w:p w14:paraId="3CC58A39" w14:textId="77777777" w:rsidR="00661696" w:rsidRDefault="0000231F" w:rsidP="004375E2">
            <w:pPr>
              <w:spacing w:line="240" w:lineRule="auto"/>
              <w:jc w:val="both"/>
              <w:rPr>
                <w:rFonts w:ascii="Times New Roman" w:hAnsi="Times New Roman" w:cs="Times New Roman"/>
                <w:lang w:val="en-US"/>
              </w:rPr>
            </w:pPr>
            <w:r w:rsidRPr="000311AE">
              <w:rPr>
                <w:rFonts w:ascii="Times New Roman" w:hAnsi="Times New Roman" w:cs="Times New Roman"/>
                <w:b/>
                <w:bCs/>
              </w:rPr>
              <w:t>Успішний сценарій:</w:t>
            </w:r>
            <w:r w:rsidRPr="000311AE">
              <w:rPr>
                <w:rFonts w:ascii="Times New Roman" w:hAnsi="Times New Roman" w:cs="Times New Roman"/>
              </w:rPr>
              <w:t xml:space="preserve"> Відображена виділена секція "Рекомендовано спеціально для вас" з персоналізованим контентом згідно US 9 (критерій 1), для нових користувачів показані популярні фільми та трендові серіали згідно US 9 (критерій 2), для досвідчених користувачів рекомендації базуються на аналізі історії згідно US 9 (критерій 3), оцінки впливають на майбутні рекомендації згідно US 9 (критерій 4), система навчається та покращує </w:t>
            </w:r>
            <w:r w:rsidRPr="000311AE">
              <w:rPr>
                <w:rFonts w:ascii="Times New Roman" w:hAnsi="Times New Roman" w:cs="Times New Roman"/>
              </w:rPr>
              <w:lastRenderedPageBreak/>
              <w:t>точність згідно US 9 (критерій 5)</w:t>
            </w:r>
          </w:p>
          <w:p w14:paraId="238C6818" w14:textId="77777777" w:rsidR="00661696" w:rsidRDefault="0000231F" w:rsidP="004375E2">
            <w:pPr>
              <w:spacing w:line="240" w:lineRule="auto"/>
              <w:jc w:val="both"/>
              <w:rPr>
                <w:rFonts w:ascii="Times New Roman" w:hAnsi="Times New Roman" w:cs="Times New Roman"/>
                <w:lang w:val="en-US"/>
              </w:rPr>
            </w:pPr>
            <w:r w:rsidRPr="000311AE">
              <w:rPr>
                <w:rFonts w:ascii="Times New Roman" w:hAnsi="Times New Roman" w:cs="Times New Roman"/>
                <w:b/>
                <w:bCs/>
              </w:rPr>
              <w:t>Альтернативний сценарій:</w:t>
            </w:r>
            <w:r w:rsidRPr="000311AE">
              <w:rPr>
                <w:rFonts w:ascii="Times New Roman" w:hAnsi="Times New Roman" w:cs="Times New Roman"/>
              </w:rPr>
              <w:t xml:space="preserve"> Рекомендації оновлені після нового перегляду/оцінки, показані рекомендації за конкретним жанром, користувач відхилив нерелевантні рекомендації для покращення</w:t>
            </w:r>
          </w:p>
          <w:p w14:paraId="24528E2A" w14:textId="01548C06"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t>Негативний сценарій:</w:t>
            </w:r>
            <w:r w:rsidRPr="000311AE">
              <w:rPr>
                <w:rFonts w:ascii="Times New Roman" w:hAnsi="Times New Roman" w:cs="Times New Roman"/>
              </w:rPr>
              <w:t xml:space="preserve"> Помилка завантаження рекомендацій, показані загальні популярні фільми як </w:t>
            </w:r>
            <w:proofErr w:type="spellStart"/>
            <w:r w:rsidRPr="000311AE">
              <w:rPr>
                <w:rFonts w:ascii="Times New Roman" w:hAnsi="Times New Roman" w:cs="Times New Roman"/>
              </w:rPr>
              <w:t>fallback</w:t>
            </w:r>
            <w:proofErr w:type="spellEnd"/>
          </w:p>
        </w:tc>
      </w:tr>
      <w:tr w:rsidR="0000231F" w:rsidRPr="000311AE" w14:paraId="013E9870" w14:textId="77777777" w:rsidTr="0000231F">
        <w:tc>
          <w:tcPr>
            <w:tcW w:w="0" w:type="auto"/>
            <w:hideMark/>
          </w:tcPr>
          <w:p w14:paraId="31220BA7"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lastRenderedPageBreak/>
              <w:t>Основний успішний сценарій</w:t>
            </w:r>
          </w:p>
        </w:tc>
        <w:tc>
          <w:tcPr>
            <w:tcW w:w="0" w:type="auto"/>
            <w:hideMark/>
          </w:tcPr>
          <w:p w14:paraId="07254A0D" w14:textId="77777777" w:rsidR="00661696" w:rsidRDefault="0000231F" w:rsidP="004375E2">
            <w:pPr>
              <w:spacing w:line="240" w:lineRule="auto"/>
              <w:jc w:val="both"/>
              <w:rPr>
                <w:rFonts w:ascii="Times New Roman" w:hAnsi="Times New Roman" w:cs="Times New Roman"/>
                <w:lang w:val="en-US"/>
              </w:rPr>
            </w:pPr>
            <w:r w:rsidRPr="000311AE">
              <w:rPr>
                <w:rFonts w:ascii="Times New Roman" w:hAnsi="Times New Roman" w:cs="Times New Roman"/>
                <w:b/>
                <w:bCs/>
              </w:rPr>
              <w:t>1.</w:t>
            </w:r>
            <w:r w:rsidRPr="000311AE">
              <w:rPr>
                <w:rFonts w:ascii="Times New Roman" w:hAnsi="Times New Roman" w:cs="Times New Roman"/>
              </w:rPr>
              <w:t xml:space="preserve"> Користувач відкриває головну сторінку </w:t>
            </w:r>
            <w:proofErr w:type="spellStart"/>
            <w:r w:rsidRPr="000311AE">
              <w:rPr>
                <w:rFonts w:ascii="Times New Roman" w:hAnsi="Times New Roman" w:cs="Times New Roman"/>
              </w:rPr>
              <w:t>Cinecloud</w:t>
            </w:r>
            <w:proofErr w:type="spellEnd"/>
          </w:p>
          <w:p w14:paraId="0C83EC67" w14:textId="77777777" w:rsidR="00661696" w:rsidRDefault="0000231F" w:rsidP="004375E2">
            <w:pPr>
              <w:spacing w:line="240" w:lineRule="auto"/>
              <w:jc w:val="both"/>
              <w:rPr>
                <w:rFonts w:ascii="Times New Roman" w:hAnsi="Times New Roman" w:cs="Times New Roman"/>
                <w:lang w:val="en-US"/>
              </w:rPr>
            </w:pPr>
            <w:r w:rsidRPr="000311AE">
              <w:rPr>
                <w:rFonts w:ascii="Times New Roman" w:hAnsi="Times New Roman" w:cs="Times New Roman"/>
                <w:b/>
                <w:bCs/>
              </w:rPr>
              <w:t>2.</w:t>
            </w:r>
            <w:r w:rsidRPr="000311AE">
              <w:rPr>
                <w:rFonts w:ascii="Times New Roman" w:hAnsi="Times New Roman" w:cs="Times New Roman"/>
              </w:rPr>
              <w:t xml:space="preserve"> Система перевіряє статус користувача (новий </w:t>
            </w:r>
            <w:proofErr w:type="spellStart"/>
            <w:r w:rsidRPr="000311AE">
              <w:rPr>
                <w:rFonts w:ascii="Times New Roman" w:hAnsi="Times New Roman" w:cs="Times New Roman"/>
              </w:rPr>
              <w:t>vs</w:t>
            </w:r>
            <w:proofErr w:type="spellEnd"/>
            <w:r w:rsidRPr="000311AE">
              <w:rPr>
                <w:rFonts w:ascii="Times New Roman" w:hAnsi="Times New Roman" w:cs="Times New Roman"/>
              </w:rPr>
              <w:t xml:space="preserve"> досвідчений) за кількістю переглядів та взаємодій</w:t>
            </w:r>
          </w:p>
          <w:p w14:paraId="21728308" w14:textId="41198EB1" w:rsidR="00661696" w:rsidRDefault="0000231F" w:rsidP="004375E2">
            <w:pPr>
              <w:spacing w:line="240" w:lineRule="auto"/>
              <w:jc w:val="both"/>
              <w:rPr>
                <w:rFonts w:ascii="Times New Roman" w:hAnsi="Times New Roman" w:cs="Times New Roman"/>
                <w:lang w:val="en-US"/>
              </w:rPr>
            </w:pPr>
            <w:r w:rsidRPr="000311AE">
              <w:rPr>
                <w:rFonts w:ascii="Times New Roman" w:hAnsi="Times New Roman" w:cs="Times New Roman"/>
                <w:b/>
                <w:bCs/>
              </w:rPr>
              <w:t>3.</w:t>
            </w:r>
            <w:r w:rsidRPr="000311AE">
              <w:rPr>
                <w:rFonts w:ascii="Times New Roman" w:hAnsi="Times New Roman" w:cs="Times New Roman"/>
              </w:rPr>
              <w:t xml:space="preserve"> Якщо користувач новий (переглядів &lt; 5): система переходить до альтернативного сценарію А1 для нових користувачів</w:t>
            </w:r>
          </w:p>
          <w:p w14:paraId="73A698B5" w14:textId="593D5854" w:rsidR="00661696" w:rsidRDefault="0000231F" w:rsidP="004375E2">
            <w:pPr>
              <w:spacing w:line="240" w:lineRule="auto"/>
              <w:jc w:val="both"/>
              <w:rPr>
                <w:rFonts w:ascii="Times New Roman" w:hAnsi="Times New Roman" w:cs="Times New Roman"/>
                <w:lang w:val="en-US"/>
              </w:rPr>
            </w:pPr>
            <w:r w:rsidRPr="000311AE">
              <w:rPr>
                <w:rFonts w:ascii="Times New Roman" w:hAnsi="Times New Roman" w:cs="Times New Roman"/>
                <w:b/>
                <w:bCs/>
              </w:rPr>
              <w:t>4.</w:t>
            </w:r>
            <w:r w:rsidRPr="000311AE">
              <w:rPr>
                <w:rFonts w:ascii="Times New Roman" w:hAnsi="Times New Roman" w:cs="Times New Roman"/>
              </w:rPr>
              <w:t xml:space="preserve"> Якщо користувач досвідчений: система запитує сервіс персоналізованих рекомендацій згідно </w:t>
            </w:r>
            <w:proofErr w:type="spellStart"/>
            <w:r w:rsidRPr="000311AE">
              <w:rPr>
                <w:rFonts w:ascii="Times New Roman" w:hAnsi="Times New Roman" w:cs="Times New Roman"/>
              </w:rPr>
              <w:t>залежностей</w:t>
            </w:r>
            <w:proofErr w:type="spellEnd"/>
            <w:r w:rsidRPr="000311AE">
              <w:rPr>
                <w:rFonts w:ascii="Times New Roman" w:hAnsi="Times New Roman" w:cs="Times New Roman"/>
              </w:rPr>
              <w:t xml:space="preserve"> US 9</w:t>
            </w:r>
          </w:p>
          <w:p w14:paraId="6F439D5A" w14:textId="2CFD8157" w:rsidR="00661696" w:rsidRDefault="0000231F" w:rsidP="004375E2">
            <w:pPr>
              <w:spacing w:line="240" w:lineRule="auto"/>
              <w:jc w:val="both"/>
              <w:rPr>
                <w:rFonts w:ascii="Times New Roman" w:hAnsi="Times New Roman" w:cs="Times New Roman"/>
                <w:lang w:val="en-US"/>
              </w:rPr>
            </w:pPr>
            <w:r w:rsidRPr="000311AE">
              <w:rPr>
                <w:rFonts w:ascii="Times New Roman" w:hAnsi="Times New Roman" w:cs="Times New Roman"/>
                <w:b/>
                <w:bCs/>
              </w:rPr>
              <w:t>5.</w:t>
            </w:r>
            <w:r w:rsidRPr="000311AE">
              <w:rPr>
                <w:rFonts w:ascii="Times New Roman" w:hAnsi="Times New Roman" w:cs="Times New Roman"/>
              </w:rPr>
              <w:t xml:space="preserve"> Система збирає дані користувача для аналізу згідно US 9 (критерій 3):</w:t>
            </w:r>
          </w:p>
          <w:p w14:paraId="08D90A3E" w14:textId="02135599" w:rsidR="00661696" w:rsidRPr="00661696" w:rsidRDefault="0000231F" w:rsidP="00661696">
            <w:pPr>
              <w:pStyle w:val="a9"/>
              <w:numPr>
                <w:ilvl w:val="0"/>
                <w:numId w:val="191"/>
              </w:numPr>
              <w:spacing w:line="240" w:lineRule="auto"/>
              <w:jc w:val="both"/>
              <w:rPr>
                <w:rFonts w:ascii="Times New Roman" w:hAnsi="Times New Roman" w:cs="Times New Roman"/>
                <w:lang w:val="en-US"/>
              </w:rPr>
            </w:pPr>
            <w:r w:rsidRPr="00661696">
              <w:rPr>
                <w:rFonts w:ascii="Times New Roman" w:hAnsi="Times New Roman" w:cs="Times New Roman"/>
              </w:rPr>
              <w:t xml:space="preserve">Історія переглядів (всі переглянуті фільми та серіали з </w:t>
            </w:r>
            <w:proofErr w:type="spellStart"/>
            <w:r w:rsidRPr="00661696">
              <w:rPr>
                <w:rFonts w:ascii="Times New Roman" w:hAnsi="Times New Roman" w:cs="Times New Roman"/>
              </w:rPr>
              <w:t>timestamps</w:t>
            </w:r>
            <w:proofErr w:type="spellEnd"/>
            <w:r w:rsidRPr="00661696">
              <w:rPr>
                <w:rFonts w:ascii="Times New Roman" w:hAnsi="Times New Roman" w:cs="Times New Roman"/>
              </w:rPr>
              <w:t>)</w:t>
            </w:r>
          </w:p>
          <w:p w14:paraId="414FEE16" w14:textId="3F5E3CA4" w:rsidR="00661696" w:rsidRPr="00661696" w:rsidRDefault="0000231F" w:rsidP="00661696">
            <w:pPr>
              <w:pStyle w:val="a9"/>
              <w:numPr>
                <w:ilvl w:val="0"/>
                <w:numId w:val="191"/>
              </w:numPr>
              <w:spacing w:line="240" w:lineRule="auto"/>
              <w:jc w:val="both"/>
              <w:rPr>
                <w:rFonts w:ascii="Times New Roman" w:hAnsi="Times New Roman" w:cs="Times New Roman"/>
                <w:lang w:val="en-US"/>
              </w:rPr>
            </w:pPr>
            <w:r w:rsidRPr="00661696">
              <w:rPr>
                <w:rFonts w:ascii="Times New Roman" w:hAnsi="Times New Roman" w:cs="Times New Roman"/>
              </w:rPr>
              <w:t>Оцінки користувача (</w:t>
            </w:r>
            <w:proofErr w:type="spellStart"/>
            <w:r w:rsidRPr="00661696">
              <w:rPr>
                <w:rFonts w:ascii="Times New Roman" w:hAnsi="Times New Roman" w:cs="Times New Roman"/>
              </w:rPr>
              <w:t>ratings</w:t>
            </w:r>
            <w:proofErr w:type="spellEnd"/>
            <w:r w:rsidRPr="00661696">
              <w:rPr>
                <w:rFonts w:ascii="Times New Roman" w:hAnsi="Times New Roman" w:cs="Times New Roman"/>
              </w:rPr>
              <w:t xml:space="preserve"> 1-10) для переглянутого контенту</w:t>
            </w:r>
          </w:p>
          <w:p w14:paraId="45136128" w14:textId="738C7454" w:rsidR="00661696" w:rsidRPr="00661696" w:rsidRDefault="0000231F" w:rsidP="00661696">
            <w:pPr>
              <w:pStyle w:val="a9"/>
              <w:numPr>
                <w:ilvl w:val="0"/>
                <w:numId w:val="191"/>
              </w:numPr>
              <w:spacing w:line="240" w:lineRule="auto"/>
              <w:jc w:val="both"/>
              <w:rPr>
                <w:rFonts w:ascii="Times New Roman" w:hAnsi="Times New Roman" w:cs="Times New Roman"/>
                <w:lang w:val="en-US"/>
              </w:rPr>
            </w:pPr>
            <w:r w:rsidRPr="00661696">
              <w:rPr>
                <w:rFonts w:ascii="Times New Roman" w:hAnsi="Times New Roman" w:cs="Times New Roman"/>
              </w:rPr>
              <w:t>Час, проведений з контентом (</w:t>
            </w:r>
            <w:proofErr w:type="spellStart"/>
            <w:r w:rsidRPr="00661696">
              <w:rPr>
                <w:rFonts w:ascii="Times New Roman" w:hAnsi="Times New Roman" w:cs="Times New Roman"/>
              </w:rPr>
              <w:t>watch</w:t>
            </w:r>
            <w:proofErr w:type="spellEnd"/>
            <w:r w:rsidRPr="00661696">
              <w:rPr>
                <w:rFonts w:ascii="Times New Roman" w:hAnsi="Times New Roman" w:cs="Times New Roman"/>
              </w:rPr>
              <w:t xml:space="preserve"> </w:t>
            </w:r>
            <w:proofErr w:type="spellStart"/>
            <w:r w:rsidRPr="00661696">
              <w:rPr>
                <w:rFonts w:ascii="Times New Roman" w:hAnsi="Times New Roman" w:cs="Times New Roman"/>
              </w:rPr>
              <w:t>time</w:t>
            </w:r>
            <w:proofErr w:type="spellEnd"/>
            <w:r w:rsidRPr="00661696">
              <w:rPr>
                <w:rFonts w:ascii="Times New Roman" w:hAnsi="Times New Roman" w:cs="Times New Roman"/>
              </w:rPr>
              <w:t xml:space="preserve">, </w:t>
            </w:r>
            <w:proofErr w:type="spellStart"/>
            <w:r w:rsidRPr="00661696">
              <w:rPr>
                <w:rFonts w:ascii="Times New Roman" w:hAnsi="Times New Roman" w:cs="Times New Roman"/>
              </w:rPr>
              <w:t>completion</w:t>
            </w:r>
            <w:proofErr w:type="spellEnd"/>
            <w:r w:rsidRPr="00661696">
              <w:rPr>
                <w:rFonts w:ascii="Times New Roman" w:hAnsi="Times New Roman" w:cs="Times New Roman"/>
              </w:rPr>
              <w:t xml:space="preserve"> </w:t>
            </w:r>
            <w:proofErr w:type="spellStart"/>
            <w:r w:rsidRPr="00661696">
              <w:rPr>
                <w:rFonts w:ascii="Times New Roman" w:hAnsi="Times New Roman" w:cs="Times New Roman"/>
              </w:rPr>
              <w:t>rate</w:t>
            </w:r>
            <w:proofErr w:type="spellEnd"/>
            <w:r w:rsidRPr="00661696">
              <w:rPr>
                <w:rFonts w:ascii="Times New Roman" w:hAnsi="Times New Roman" w:cs="Times New Roman"/>
              </w:rPr>
              <w:t xml:space="preserve"> - чи </w:t>
            </w:r>
            <w:proofErr w:type="spellStart"/>
            <w:r w:rsidRPr="00661696">
              <w:rPr>
                <w:rFonts w:ascii="Times New Roman" w:hAnsi="Times New Roman" w:cs="Times New Roman"/>
              </w:rPr>
              <w:t>досмотрів</w:t>
            </w:r>
            <w:proofErr w:type="spellEnd"/>
            <w:r w:rsidRPr="00661696">
              <w:rPr>
                <w:rFonts w:ascii="Times New Roman" w:hAnsi="Times New Roman" w:cs="Times New Roman"/>
              </w:rPr>
              <w:t xml:space="preserve"> до кінця)</w:t>
            </w:r>
          </w:p>
          <w:p w14:paraId="7AB33FA4" w14:textId="1BD2D2F3" w:rsidR="00661696" w:rsidRPr="00661696" w:rsidRDefault="0000231F" w:rsidP="00661696">
            <w:pPr>
              <w:pStyle w:val="a9"/>
              <w:numPr>
                <w:ilvl w:val="0"/>
                <w:numId w:val="191"/>
              </w:numPr>
              <w:spacing w:line="240" w:lineRule="auto"/>
              <w:jc w:val="both"/>
              <w:rPr>
                <w:rFonts w:ascii="Times New Roman" w:hAnsi="Times New Roman" w:cs="Times New Roman"/>
                <w:lang w:val="en-US"/>
              </w:rPr>
            </w:pPr>
            <w:r w:rsidRPr="00661696">
              <w:rPr>
                <w:rFonts w:ascii="Times New Roman" w:hAnsi="Times New Roman" w:cs="Times New Roman"/>
              </w:rPr>
              <w:t>Взаємодії: додавання до списків, паузи, перемотки, повторні перегляди</w:t>
            </w:r>
          </w:p>
          <w:p w14:paraId="7BDBD3CC" w14:textId="542D8D3C" w:rsidR="00661696" w:rsidRPr="00661696" w:rsidRDefault="0000231F" w:rsidP="00661696">
            <w:pPr>
              <w:pStyle w:val="a9"/>
              <w:numPr>
                <w:ilvl w:val="0"/>
                <w:numId w:val="191"/>
              </w:numPr>
              <w:spacing w:line="240" w:lineRule="auto"/>
              <w:jc w:val="both"/>
              <w:rPr>
                <w:rFonts w:ascii="Times New Roman" w:hAnsi="Times New Roman" w:cs="Times New Roman"/>
                <w:lang w:val="en-US"/>
              </w:rPr>
            </w:pPr>
            <w:r w:rsidRPr="00661696">
              <w:rPr>
                <w:rFonts w:ascii="Times New Roman" w:hAnsi="Times New Roman" w:cs="Times New Roman"/>
              </w:rPr>
              <w:t>Пошукові запити користувача</w:t>
            </w:r>
          </w:p>
          <w:p w14:paraId="649458B3" w14:textId="78138B12" w:rsidR="00661696" w:rsidRPr="00661696" w:rsidRDefault="0000231F" w:rsidP="00661696">
            <w:pPr>
              <w:pStyle w:val="a9"/>
              <w:numPr>
                <w:ilvl w:val="0"/>
                <w:numId w:val="191"/>
              </w:numPr>
              <w:spacing w:line="240" w:lineRule="auto"/>
              <w:jc w:val="both"/>
              <w:rPr>
                <w:rFonts w:ascii="Times New Roman" w:hAnsi="Times New Roman" w:cs="Times New Roman"/>
                <w:lang w:val="en-US"/>
              </w:rPr>
            </w:pPr>
            <w:r w:rsidRPr="00661696">
              <w:rPr>
                <w:rFonts w:ascii="Times New Roman" w:hAnsi="Times New Roman" w:cs="Times New Roman"/>
              </w:rPr>
              <w:t xml:space="preserve">Жанрові преференції (найчастіше </w:t>
            </w:r>
            <w:proofErr w:type="spellStart"/>
            <w:r w:rsidRPr="00661696">
              <w:rPr>
                <w:rFonts w:ascii="Times New Roman" w:hAnsi="Times New Roman" w:cs="Times New Roman"/>
              </w:rPr>
              <w:t>переглядувані</w:t>
            </w:r>
            <w:proofErr w:type="spellEnd"/>
            <w:r w:rsidRPr="00661696">
              <w:rPr>
                <w:rFonts w:ascii="Times New Roman" w:hAnsi="Times New Roman" w:cs="Times New Roman"/>
              </w:rPr>
              <w:t xml:space="preserve"> жанри)</w:t>
            </w:r>
          </w:p>
          <w:p w14:paraId="26D862F7" w14:textId="77777777" w:rsidR="00661696" w:rsidRDefault="0000231F" w:rsidP="004375E2">
            <w:pPr>
              <w:spacing w:line="240" w:lineRule="auto"/>
              <w:jc w:val="both"/>
              <w:rPr>
                <w:rFonts w:ascii="Times New Roman" w:hAnsi="Times New Roman" w:cs="Times New Roman"/>
                <w:lang w:val="en-US"/>
              </w:rPr>
            </w:pPr>
            <w:r w:rsidRPr="000311AE">
              <w:rPr>
                <w:rFonts w:ascii="Times New Roman" w:hAnsi="Times New Roman" w:cs="Times New Roman"/>
                <w:b/>
                <w:bCs/>
              </w:rPr>
              <w:t>6.</w:t>
            </w:r>
            <w:r w:rsidRPr="000311AE">
              <w:rPr>
                <w:rFonts w:ascii="Times New Roman" w:hAnsi="Times New Roman" w:cs="Times New Roman"/>
              </w:rPr>
              <w:t xml:space="preserve"> Алгоритм машинного навчання згідно </w:t>
            </w:r>
            <w:proofErr w:type="spellStart"/>
            <w:r w:rsidRPr="000311AE">
              <w:rPr>
                <w:rFonts w:ascii="Times New Roman" w:hAnsi="Times New Roman" w:cs="Times New Roman"/>
              </w:rPr>
              <w:t>залежностей</w:t>
            </w:r>
            <w:proofErr w:type="spellEnd"/>
            <w:r w:rsidRPr="000311AE">
              <w:rPr>
                <w:rFonts w:ascii="Times New Roman" w:hAnsi="Times New Roman" w:cs="Times New Roman"/>
              </w:rPr>
              <w:t xml:space="preserve"> US 9 аналізує зібрані дані, використовуючи:</w:t>
            </w:r>
          </w:p>
          <w:p w14:paraId="3FD5F0C5" w14:textId="5208ECF8" w:rsidR="00661696" w:rsidRPr="00661696" w:rsidRDefault="0000231F" w:rsidP="00661696">
            <w:pPr>
              <w:pStyle w:val="a9"/>
              <w:numPr>
                <w:ilvl w:val="0"/>
                <w:numId w:val="189"/>
              </w:numPr>
              <w:spacing w:line="240" w:lineRule="auto"/>
              <w:jc w:val="both"/>
              <w:rPr>
                <w:rFonts w:ascii="Times New Roman" w:hAnsi="Times New Roman" w:cs="Times New Roman"/>
                <w:lang w:val="en-US"/>
              </w:rPr>
            </w:pPr>
            <w:proofErr w:type="spellStart"/>
            <w:r w:rsidRPr="00661696">
              <w:rPr>
                <w:rFonts w:ascii="Times New Roman" w:hAnsi="Times New Roman" w:cs="Times New Roman"/>
              </w:rPr>
              <w:t>Collaborative</w:t>
            </w:r>
            <w:proofErr w:type="spellEnd"/>
            <w:r w:rsidRPr="00661696">
              <w:rPr>
                <w:rFonts w:ascii="Times New Roman" w:hAnsi="Times New Roman" w:cs="Times New Roman"/>
              </w:rPr>
              <w:t xml:space="preserve"> </w:t>
            </w:r>
            <w:proofErr w:type="spellStart"/>
            <w:r w:rsidRPr="00661696">
              <w:rPr>
                <w:rFonts w:ascii="Times New Roman" w:hAnsi="Times New Roman" w:cs="Times New Roman"/>
              </w:rPr>
              <w:t>filtering</w:t>
            </w:r>
            <w:proofErr w:type="spellEnd"/>
            <w:r w:rsidRPr="00661696">
              <w:rPr>
                <w:rFonts w:ascii="Times New Roman" w:hAnsi="Times New Roman" w:cs="Times New Roman"/>
              </w:rPr>
              <w:t xml:space="preserve"> (знаходження схожих користувачів: "користувачі, які дивилися X, також дивилися Y")</w:t>
            </w:r>
          </w:p>
          <w:p w14:paraId="34EB5081" w14:textId="3FD5550F" w:rsidR="00661696" w:rsidRPr="00661696" w:rsidRDefault="0000231F" w:rsidP="00661696">
            <w:pPr>
              <w:pStyle w:val="a9"/>
              <w:numPr>
                <w:ilvl w:val="0"/>
                <w:numId w:val="189"/>
              </w:numPr>
              <w:spacing w:line="240" w:lineRule="auto"/>
              <w:jc w:val="both"/>
              <w:rPr>
                <w:rFonts w:ascii="Times New Roman" w:hAnsi="Times New Roman" w:cs="Times New Roman"/>
                <w:lang w:val="en-US"/>
              </w:rPr>
            </w:pPr>
            <w:proofErr w:type="spellStart"/>
            <w:r w:rsidRPr="00661696">
              <w:rPr>
                <w:rFonts w:ascii="Times New Roman" w:hAnsi="Times New Roman" w:cs="Times New Roman"/>
              </w:rPr>
              <w:t>Content-based</w:t>
            </w:r>
            <w:proofErr w:type="spellEnd"/>
            <w:r w:rsidRPr="00661696">
              <w:rPr>
                <w:rFonts w:ascii="Times New Roman" w:hAnsi="Times New Roman" w:cs="Times New Roman"/>
              </w:rPr>
              <w:t xml:space="preserve"> </w:t>
            </w:r>
            <w:proofErr w:type="spellStart"/>
            <w:r w:rsidRPr="00661696">
              <w:rPr>
                <w:rFonts w:ascii="Times New Roman" w:hAnsi="Times New Roman" w:cs="Times New Roman"/>
              </w:rPr>
              <w:t>filtering</w:t>
            </w:r>
            <w:proofErr w:type="spellEnd"/>
            <w:r w:rsidRPr="00661696">
              <w:rPr>
                <w:rFonts w:ascii="Times New Roman" w:hAnsi="Times New Roman" w:cs="Times New Roman"/>
              </w:rPr>
              <w:t xml:space="preserve"> (аналіз властивостей контенту: жанр, актори, режисер, тематика)</w:t>
            </w:r>
          </w:p>
          <w:p w14:paraId="2F5FD615" w14:textId="20EB2F88" w:rsidR="00661696" w:rsidRPr="00661696" w:rsidRDefault="0000231F" w:rsidP="00661696">
            <w:pPr>
              <w:pStyle w:val="a9"/>
              <w:numPr>
                <w:ilvl w:val="0"/>
                <w:numId w:val="189"/>
              </w:numPr>
              <w:spacing w:line="240" w:lineRule="auto"/>
              <w:jc w:val="both"/>
              <w:rPr>
                <w:rFonts w:ascii="Times New Roman" w:hAnsi="Times New Roman" w:cs="Times New Roman"/>
                <w:lang w:val="en-US"/>
              </w:rPr>
            </w:pPr>
            <w:proofErr w:type="spellStart"/>
            <w:r w:rsidRPr="00661696">
              <w:rPr>
                <w:rFonts w:ascii="Times New Roman" w:hAnsi="Times New Roman" w:cs="Times New Roman"/>
              </w:rPr>
              <w:t>Hybrid</w:t>
            </w:r>
            <w:proofErr w:type="spellEnd"/>
            <w:r w:rsidRPr="00661696">
              <w:rPr>
                <w:rFonts w:ascii="Times New Roman" w:hAnsi="Times New Roman" w:cs="Times New Roman"/>
              </w:rPr>
              <w:t xml:space="preserve"> </w:t>
            </w:r>
            <w:proofErr w:type="spellStart"/>
            <w:r w:rsidRPr="00661696">
              <w:rPr>
                <w:rFonts w:ascii="Times New Roman" w:hAnsi="Times New Roman" w:cs="Times New Roman"/>
              </w:rPr>
              <w:t>approach</w:t>
            </w:r>
            <w:proofErr w:type="spellEnd"/>
            <w:r w:rsidRPr="00661696">
              <w:rPr>
                <w:rFonts w:ascii="Times New Roman" w:hAnsi="Times New Roman" w:cs="Times New Roman"/>
              </w:rPr>
              <w:t xml:space="preserve"> (комбінація обох методів для кращої точності)</w:t>
            </w:r>
          </w:p>
          <w:p w14:paraId="1E8823DD" w14:textId="30741B95" w:rsidR="00661696" w:rsidRPr="00661696" w:rsidRDefault="0000231F" w:rsidP="00661696">
            <w:pPr>
              <w:pStyle w:val="a9"/>
              <w:numPr>
                <w:ilvl w:val="0"/>
                <w:numId w:val="189"/>
              </w:numPr>
              <w:spacing w:line="240" w:lineRule="auto"/>
              <w:jc w:val="both"/>
              <w:rPr>
                <w:rFonts w:ascii="Times New Roman" w:hAnsi="Times New Roman" w:cs="Times New Roman"/>
                <w:lang w:val="en-US"/>
              </w:rPr>
            </w:pPr>
            <w:proofErr w:type="spellStart"/>
            <w:r w:rsidRPr="00661696">
              <w:rPr>
                <w:rFonts w:ascii="Times New Roman" w:hAnsi="Times New Roman" w:cs="Times New Roman"/>
              </w:rPr>
              <w:t>Temporal</w:t>
            </w:r>
            <w:proofErr w:type="spellEnd"/>
            <w:r w:rsidRPr="00661696">
              <w:rPr>
                <w:rFonts w:ascii="Times New Roman" w:hAnsi="Times New Roman" w:cs="Times New Roman"/>
              </w:rPr>
              <w:t xml:space="preserve"> </w:t>
            </w:r>
            <w:proofErr w:type="spellStart"/>
            <w:r w:rsidRPr="00661696">
              <w:rPr>
                <w:rFonts w:ascii="Times New Roman" w:hAnsi="Times New Roman" w:cs="Times New Roman"/>
              </w:rPr>
              <w:t>patterns</w:t>
            </w:r>
            <w:proofErr w:type="spellEnd"/>
            <w:r w:rsidRPr="00661696">
              <w:rPr>
                <w:rFonts w:ascii="Times New Roman" w:hAnsi="Times New Roman" w:cs="Times New Roman"/>
              </w:rPr>
              <w:t xml:space="preserve"> (коли користувач найчастіше дивиться, тривалість сесій)</w:t>
            </w:r>
          </w:p>
          <w:p w14:paraId="7FC55525" w14:textId="50606ED1" w:rsidR="00661696" w:rsidRDefault="0000231F" w:rsidP="004375E2">
            <w:pPr>
              <w:spacing w:line="240" w:lineRule="auto"/>
              <w:jc w:val="both"/>
              <w:rPr>
                <w:rFonts w:ascii="Times New Roman" w:hAnsi="Times New Roman" w:cs="Times New Roman"/>
                <w:lang w:val="en-US"/>
              </w:rPr>
            </w:pPr>
            <w:r w:rsidRPr="000311AE">
              <w:rPr>
                <w:rFonts w:ascii="Times New Roman" w:hAnsi="Times New Roman" w:cs="Times New Roman"/>
                <w:b/>
                <w:bCs/>
              </w:rPr>
              <w:t>7.</w:t>
            </w:r>
            <w:r w:rsidRPr="000311AE">
              <w:rPr>
                <w:rFonts w:ascii="Times New Roman" w:hAnsi="Times New Roman" w:cs="Times New Roman"/>
              </w:rPr>
              <w:t xml:space="preserve"> Система генерує список персоналізованих рекомендацій з </w:t>
            </w:r>
            <w:proofErr w:type="spellStart"/>
            <w:r w:rsidRPr="000311AE">
              <w:rPr>
                <w:rFonts w:ascii="Times New Roman" w:hAnsi="Times New Roman" w:cs="Times New Roman"/>
              </w:rPr>
              <w:t>score</w:t>
            </w:r>
            <w:proofErr w:type="spellEnd"/>
            <w:r w:rsidRPr="000311AE">
              <w:rPr>
                <w:rFonts w:ascii="Times New Roman" w:hAnsi="Times New Roman" w:cs="Times New Roman"/>
              </w:rPr>
              <w:t xml:space="preserve"> </w:t>
            </w:r>
            <w:proofErr w:type="spellStart"/>
            <w:r w:rsidRPr="000311AE">
              <w:rPr>
                <w:rFonts w:ascii="Times New Roman" w:hAnsi="Times New Roman" w:cs="Times New Roman"/>
              </w:rPr>
              <w:t>релевантності</w:t>
            </w:r>
            <w:proofErr w:type="spellEnd"/>
            <w:r w:rsidRPr="000311AE">
              <w:rPr>
                <w:rFonts w:ascii="Times New Roman" w:hAnsi="Times New Roman" w:cs="Times New Roman"/>
              </w:rPr>
              <w:t xml:space="preserve"> для кожного фільму/серіалу</w:t>
            </w:r>
          </w:p>
          <w:p w14:paraId="1418DE12" w14:textId="190C166F" w:rsidR="00661696" w:rsidRDefault="0000231F" w:rsidP="004375E2">
            <w:pPr>
              <w:spacing w:line="240" w:lineRule="auto"/>
              <w:jc w:val="both"/>
              <w:rPr>
                <w:rFonts w:ascii="Times New Roman" w:hAnsi="Times New Roman" w:cs="Times New Roman"/>
                <w:lang w:val="en-US"/>
              </w:rPr>
            </w:pPr>
            <w:r w:rsidRPr="000311AE">
              <w:rPr>
                <w:rFonts w:ascii="Times New Roman" w:hAnsi="Times New Roman" w:cs="Times New Roman"/>
                <w:b/>
                <w:bCs/>
              </w:rPr>
              <w:t>8.</w:t>
            </w:r>
            <w:r w:rsidRPr="000311AE">
              <w:rPr>
                <w:rFonts w:ascii="Times New Roman" w:hAnsi="Times New Roman" w:cs="Times New Roman"/>
              </w:rPr>
              <w:t xml:space="preserve"> Рекомендації </w:t>
            </w:r>
            <w:proofErr w:type="spellStart"/>
            <w:r w:rsidRPr="000311AE">
              <w:rPr>
                <w:rFonts w:ascii="Times New Roman" w:hAnsi="Times New Roman" w:cs="Times New Roman"/>
              </w:rPr>
              <w:t>ранжуються</w:t>
            </w:r>
            <w:proofErr w:type="spellEnd"/>
            <w:r w:rsidRPr="000311AE">
              <w:rPr>
                <w:rFonts w:ascii="Times New Roman" w:hAnsi="Times New Roman" w:cs="Times New Roman"/>
              </w:rPr>
              <w:t xml:space="preserve"> за </w:t>
            </w:r>
            <w:proofErr w:type="spellStart"/>
            <w:r w:rsidRPr="000311AE">
              <w:rPr>
                <w:rFonts w:ascii="Times New Roman" w:hAnsi="Times New Roman" w:cs="Times New Roman"/>
              </w:rPr>
              <w:t>релевантністю</w:t>
            </w:r>
            <w:proofErr w:type="spellEnd"/>
            <w:r w:rsidRPr="000311AE">
              <w:rPr>
                <w:rFonts w:ascii="Times New Roman" w:hAnsi="Times New Roman" w:cs="Times New Roman"/>
              </w:rPr>
              <w:t xml:space="preserve"> (від найвищого </w:t>
            </w:r>
            <w:proofErr w:type="spellStart"/>
            <w:r w:rsidRPr="000311AE">
              <w:rPr>
                <w:rFonts w:ascii="Times New Roman" w:hAnsi="Times New Roman" w:cs="Times New Roman"/>
              </w:rPr>
              <w:t>score</w:t>
            </w:r>
            <w:proofErr w:type="spellEnd"/>
            <w:r w:rsidRPr="000311AE">
              <w:rPr>
                <w:rFonts w:ascii="Times New Roman" w:hAnsi="Times New Roman" w:cs="Times New Roman"/>
              </w:rPr>
              <w:t xml:space="preserve"> до найнижчого)</w:t>
            </w:r>
          </w:p>
          <w:p w14:paraId="5124D468" w14:textId="77777777" w:rsidR="00661696" w:rsidRDefault="0000231F" w:rsidP="004375E2">
            <w:pPr>
              <w:spacing w:line="240" w:lineRule="auto"/>
              <w:jc w:val="both"/>
              <w:rPr>
                <w:rFonts w:ascii="Times New Roman" w:hAnsi="Times New Roman" w:cs="Times New Roman"/>
                <w:lang w:val="en-US"/>
              </w:rPr>
            </w:pPr>
            <w:r w:rsidRPr="000311AE">
              <w:rPr>
                <w:rFonts w:ascii="Times New Roman" w:hAnsi="Times New Roman" w:cs="Times New Roman"/>
                <w:b/>
                <w:bCs/>
              </w:rPr>
              <w:t>9.</w:t>
            </w:r>
            <w:r w:rsidRPr="000311AE">
              <w:rPr>
                <w:rFonts w:ascii="Times New Roman" w:hAnsi="Times New Roman" w:cs="Times New Roman"/>
              </w:rPr>
              <w:t xml:space="preserve"> Система відображає виділену секцію на головній сторінці згідно US 9 (критерій 1):</w:t>
            </w:r>
          </w:p>
          <w:p w14:paraId="7FFC584D" w14:textId="53367C5C" w:rsidR="00661696" w:rsidRPr="00661696" w:rsidRDefault="0000231F" w:rsidP="00661696">
            <w:pPr>
              <w:pStyle w:val="a9"/>
              <w:numPr>
                <w:ilvl w:val="0"/>
                <w:numId w:val="187"/>
              </w:numPr>
              <w:spacing w:line="240" w:lineRule="auto"/>
              <w:jc w:val="both"/>
              <w:rPr>
                <w:rFonts w:ascii="Times New Roman" w:hAnsi="Times New Roman" w:cs="Times New Roman"/>
                <w:lang w:val="en-US"/>
              </w:rPr>
            </w:pPr>
            <w:r w:rsidRPr="00661696">
              <w:rPr>
                <w:rFonts w:ascii="Times New Roman" w:hAnsi="Times New Roman" w:cs="Times New Roman"/>
              </w:rPr>
              <w:t xml:space="preserve">Заголовок: "Рекомендовано спеціально для вас" з іконкою персоналізації </w:t>
            </w:r>
            <w:r w:rsidRPr="00661696">
              <w:rPr>
                <w:rFonts w:ascii="Segoe UI Emoji" w:hAnsi="Segoe UI Emoji" w:cs="Segoe UI Emoji"/>
              </w:rPr>
              <w:t>✨</w:t>
            </w:r>
          </w:p>
          <w:p w14:paraId="31D188E0" w14:textId="4F6A3D9B" w:rsidR="00661696" w:rsidRPr="00661696" w:rsidRDefault="0000231F" w:rsidP="00661696">
            <w:pPr>
              <w:pStyle w:val="a9"/>
              <w:numPr>
                <w:ilvl w:val="0"/>
                <w:numId w:val="187"/>
              </w:numPr>
              <w:spacing w:line="240" w:lineRule="auto"/>
              <w:jc w:val="both"/>
              <w:rPr>
                <w:rFonts w:ascii="Times New Roman" w:hAnsi="Times New Roman" w:cs="Times New Roman"/>
                <w:lang w:val="en-US"/>
              </w:rPr>
            </w:pPr>
            <w:proofErr w:type="spellStart"/>
            <w:r w:rsidRPr="00661696">
              <w:rPr>
                <w:rFonts w:ascii="Times New Roman" w:hAnsi="Times New Roman" w:cs="Times New Roman"/>
              </w:rPr>
              <w:lastRenderedPageBreak/>
              <w:t>Horizontal</w:t>
            </w:r>
            <w:proofErr w:type="spellEnd"/>
            <w:r w:rsidRPr="00661696">
              <w:rPr>
                <w:rFonts w:ascii="Times New Roman" w:hAnsi="Times New Roman" w:cs="Times New Roman"/>
              </w:rPr>
              <w:t xml:space="preserve"> </w:t>
            </w:r>
            <w:proofErr w:type="spellStart"/>
            <w:r w:rsidRPr="00661696">
              <w:rPr>
                <w:rFonts w:ascii="Times New Roman" w:hAnsi="Times New Roman" w:cs="Times New Roman"/>
              </w:rPr>
              <w:t>scrollable</w:t>
            </w:r>
            <w:proofErr w:type="spellEnd"/>
            <w:r w:rsidRPr="00661696">
              <w:rPr>
                <w:rFonts w:ascii="Times New Roman" w:hAnsi="Times New Roman" w:cs="Times New Roman"/>
              </w:rPr>
              <w:t xml:space="preserve"> список із 20-30 рекомендованими фільмами</w:t>
            </w:r>
          </w:p>
          <w:p w14:paraId="7B1E2013" w14:textId="54DE35D6" w:rsidR="00661696" w:rsidRPr="00661696" w:rsidRDefault="0000231F" w:rsidP="00661696">
            <w:pPr>
              <w:pStyle w:val="a9"/>
              <w:numPr>
                <w:ilvl w:val="0"/>
                <w:numId w:val="187"/>
              </w:numPr>
              <w:spacing w:line="240" w:lineRule="auto"/>
              <w:jc w:val="both"/>
              <w:rPr>
                <w:rFonts w:ascii="Times New Roman" w:hAnsi="Times New Roman" w:cs="Times New Roman"/>
                <w:lang w:val="en-US"/>
              </w:rPr>
            </w:pPr>
            <w:r w:rsidRPr="00661696">
              <w:rPr>
                <w:rFonts w:ascii="Times New Roman" w:hAnsi="Times New Roman" w:cs="Times New Roman"/>
              </w:rPr>
              <w:t xml:space="preserve">Кожна картка показує: </w:t>
            </w:r>
            <w:proofErr w:type="spellStart"/>
            <w:r w:rsidRPr="00661696">
              <w:rPr>
                <w:rFonts w:ascii="Times New Roman" w:hAnsi="Times New Roman" w:cs="Times New Roman"/>
              </w:rPr>
              <w:t>постер</w:t>
            </w:r>
            <w:proofErr w:type="spellEnd"/>
            <w:r w:rsidRPr="00661696">
              <w:rPr>
                <w:rFonts w:ascii="Times New Roman" w:hAnsi="Times New Roman" w:cs="Times New Roman"/>
              </w:rPr>
              <w:t xml:space="preserve"> високої якості, назву, рік, жанр, рейтинг, </w:t>
            </w:r>
            <w:proofErr w:type="spellStart"/>
            <w:r w:rsidRPr="00661696">
              <w:rPr>
                <w:rFonts w:ascii="Times New Roman" w:hAnsi="Times New Roman" w:cs="Times New Roman"/>
              </w:rPr>
              <w:t>match</w:t>
            </w:r>
            <w:proofErr w:type="spellEnd"/>
            <w:r w:rsidRPr="00661696">
              <w:rPr>
                <w:rFonts w:ascii="Times New Roman" w:hAnsi="Times New Roman" w:cs="Times New Roman"/>
              </w:rPr>
              <w:t xml:space="preserve"> </w:t>
            </w:r>
            <w:proofErr w:type="spellStart"/>
            <w:r w:rsidRPr="00661696">
              <w:rPr>
                <w:rFonts w:ascii="Times New Roman" w:hAnsi="Times New Roman" w:cs="Times New Roman"/>
              </w:rPr>
              <w:t>score</w:t>
            </w:r>
            <w:proofErr w:type="spellEnd"/>
            <w:r w:rsidRPr="00661696">
              <w:rPr>
                <w:rFonts w:ascii="Times New Roman" w:hAnsi="Times New Roman" w:cs="Times New Roman"/>
              </w:rPr>
              <w:t xml:space="preserve"> (наприклад, "95% </w:t>
            </w:r>
            <w:proofErr w:type="spellStart"/>
            <w:r w:rsidRPr="00661696">
              <w:rPr>
                <w:rFonts w:ascii="Times New Roman" w:hAnsi="Times New Roman" w:cs="Times New Roman"/>
              </w:rPr>
              <w:t>Match</w:t>
            </w:r>
            <w:proofErr w:type="spellEnd"/>
            <w:r w:rsidRPr="00661696">
              <w:rPr>
                <w:rFonts w:ascii="Times New Roman" w:hAnsi="Times New Roman" w:cs="Times New Roman"/>
              </w:rPr>
              <w:t>" - наскільки підходить користувачу)</w:t>
            </w:r>
          </w:p>
          <w:p w14:paraId="2F419EA7" w14:textId="77777777" w:rsidR="00661696" w:rsidRDefault="0000231F" w:rsidP="004375E2">
            <w:pPr>
              <w:spacing w:line="240" w:lineRule="auto"/>
              <w:jc w:val="both"/>
              <w:rPr>
                <w:rFonts w:ascii="Times New Roman" w:hAnsi="Times New Roman" w:cs="Times New Roman"/>
                <w:lang w:val="en-US"/>
              </w:rPr>
            </w:pPr>
            <w:r w:rsidRPr="000311AE">
              <w:rPr>
                <w:rFonts w:ascii="Times New Roman" w:hAnsi="Times New Roman" w:cs="Times New Roman"/>
                <w:b/>
                <w:bCs/>
              </w:rPr>
              <w:t>10.</w:t>
            </w:r>
            <w:r w:rsidRPr="000311AE">
              <w:rPr>
                <w:rFonts w:ascii="Times New Roman" w:hAnsi="Times New Roman" w:cs="Times New Roman"/>
              </w:rPr>
              <w:t xml:space="preserve"> Система може групувати рекомендації за категоріями:</w:t>
            </w:r>
          </w:p>
          <w:p w14:paraId="4D496FCD" w14:textId="3FADAA50" w:rsidR="00661696" w:rsidRPr="00661696" w:rsidRDefault="0000231F" w:rsidP="00661696">
            <w:pPr>
              <w:pStyle w:val="a9"/>
              <w:numPr>
                <w:ilvl w:val="0"/>
                <w:numId w:val="185"/>
              </w:numPr>
              <w:spacing w:line="240" w:lineRule="auto"/>
              <w:jc w:val="both"/>
              <w:rPr>
                <w:rFonts w:ascii="Times New Roman" w:hAnsi="Times New Roman" w:cs="Times New Roman"/>
                <w:lang w:val="en-US"/>
              </w:rPr>
            </w:pPr>
            <w:r w:rsidRPr="00661696">
              <w:rPr>
                <w:rFonts w:ascii="Times New Roman" w:hAnsi="Times New Roman" w:cs="Times New Roman"/>
              </w:rPr>
              <w:t>"Тому що ви дивилися [назва фільму]" (</w:t>
            </w:r>
            <w:proofErr w:type="spellStart"/>
            <w:r w:rsidRPr="00661696">
              <w:rPr>
                <w:rFonts w:ascii="Times New Roman" w:hAnsi="Times New Roman" w:cs="Times New Roman"/>
              </w:rPr>
              <w:t>based</w:t>
            </w:r>
            <w:proofErr w:type="spellEnd"/>
            <w:r w:rsidRPr="00661696">
              <w:rPr>
                <w:rFonts w:ascii="Times New Roman" w:hAnsi="Times New Roman" w:cs="Times New Roman"/>
              </w:rPr>
              <w:t xml:space="preserve"> </w:t>
            </w:r>
            <w:proofErr w:type="spellStart"/>
            <w:r w:rsidRPr="00661696">
              <w:rPr>
                <w:rFonts w:ascii="Times New Roman" w:hAnsi="Times New Roman" w:cs="Times New Roman"/>
              </w:rPr>
              <w:t>on</w:t>
            </w:r>
            <w:proofErr w:type="spellEnd"/>
            <w:r w:rsidRPr="00661696">
              <w:rPr>
                <w:rFonts w:ascii="Times New Roman" w:hAnsi="Times New Roman" w:cs="Times New Roman"/>
              </w:rPr>
              <w:t xml:space="preserve"> </w:t>
            </w:r>
            <w:proofErr w:type="spellStart"/>
            <w:r w:rsidRPr="00661696">
              <w:rPr>
                <w:rFonts w:ascii="Times New Roman" w:hAnsi="Times New Roman" w:cs="Times New Roman"/>
              </w:rPr>
              <w:t>specific</w:t>
            </w:r>
            <w:proofErr w:type="spellEnd"/>
            <w:r w:rsidRPr="00661696">
              <w:rPr>
                <w:rFonts w:ascii="Times New Roman" w:hAnsi="Times New Roman" w:cs="Times New Roman"/>
              </w:rPr>
              <w:t xml:space="preserve"> </w:t>
            </w:r>
            <w:proofErr w:type="spellStart"/>
            <w:r w:rsidRPr="00661696">
              <w:rPr>
                <w:rFonts w:ascii="Times New Roman" w:hAnsi="Times New Roman" w:cs="Times New Roman"/>
              </w:rPr>
              <w:t>viewing</w:t>
            </w:r>
            <w:proofErr w:type="spellEnd"/>
            <w:r w:rsidRPr="00661696">
              <w:rPr>
                <w:rFonts w:ascii="Times New Roman" w:hAnsi="Times New Roman" w:cs="Times New Roman"/>
              </w:rPr>
              <w:t>)</w:t>
            </w:r>
          </w:p>
          <w:p w14:paraId="363770C3" w14:textId="5CF3EB65" w:rsidR="00661696" w:rsidRPr="00661696" w:rsidRDefault="0000231F" w:rsidP="00661696">
            <w:pPr>
              <w:pStyle w:val="a9"/>
              <w:numPr>
                <w:ilvl w:val="0"/>
                <w:numId w:val="185"/>
              </w:numPr>
              <w:spacing w:line="240" w:lineRule="auto"/>
              <w:jc w:val="both"/>
              <w:rPr>
                <w:rFonts w:ascii="Times New Roman" w:hAnsi="Times New Roman" w:cs="Times New Roman"/>
                <w:lang w:val="en-US"/>
              </w:rPr>
            </w:pPr>
            <w:r w:rsidRPr="00661696">
              <w:rPr>
                <w:rFonts w:ascii="Times New Roman" w:hAnsi="Times New Roman" w:cs="Times New Roman"/>
              </w:rPr>
              <w:t>"Популярні у вашому жанрі [жанр]"</w:t>
            </w:r>
          </w:p>
          <w:p w14:paraId="3C8550C0" w14:textId="676C2B97" w:rsidR="00661696" w:rsidRPr="00661696" w:rsidRDefault="0000231F" w:rsidP="00661696">
            <w:pPr>
              <w:pStyle w:val="a9"/>
              <w:numPr>
                <w:ilvl w:val="0"/>
                <w:numId w:val="185"/>
              </w:numPr>
              <w:spacing w:line="240" w:lineRule="auto"/>
              <w:jc w:val="both"/>
              <w:rPr>
                <w:rFonts w:ascii="Times New Roman" w:hAnsi="Times New Roman" w:cs="Times New Roman"/>
                <w:lang w:val="en-US"/>
              </w:rPr>
            </w:pPr>
            <w:r w:rsidRPr="00661696">
              <w:rPr>
                <w:rFonts w:ascii="Times New Roman" w:hAnsi="Times New Roman" w:cs="Times New Roman"/>
              </w:rPr>
              <w:t>"Нові надходження, які вам сподобаються"</w:t>
            </w:r>
          </w:p>
          <w:p w14:paraId="768A24BB" w14:textId="6F04AAB3" w:rsidR="00661696" w:rsidRPr="00661696" w:rsidRDefault="0000231F" w:rsidP="00661696">
            <w:pPr>
              <w:pStyle w:val="a9"/>
              <w:numPr>
                <w:ilvl w:val="0"/>
                <w:numId w:val="185"/>
              </w:numPr>
              <w:spacing w:line="240" w:lineRule="auto"/>
              <w:jc w:val="both"/>
              <w:rPr>
                <w:rFonts w:ascii="Times New Roman" w:hAnsi="Times New Roman" w:cs="Times New Roman"/>
                <w:lang w:val="en-US"/>
              </w:rPr>
            </w:pPr>
            <w:r w:rsidRPr="00661696">
              <w:rPr>
                <w:rFonts w:ascii="Times New Roman" w:hAnsi="Times New Roman" w:cs="Times New Roman"/>
              </w:rPr>
              <w:t>"Продовжуйте дивитися [серіал]" (незавершені серіали)</w:t>
            </w:r>
          </w:p>
          <w:p w14:paraId="61D5BD58" w14:textId="5FCDD5A6" w:rsidR="00661696" w:rsidRDefault="0000231F" w:rsidP="004375E2">
            <w:pPr>
              <w:spacing w:line="240" w:lineRule="auto"/>
              <w:jc w:val="both"/>
              <w:rPr>
                <w:rFonts w:ascii="Times New Roman" w:hAnsi="Times New Roman" w:cs="Times New Roman"/>
                <w:lang w:val="en-US"/>
              </w:rPr>
            </w:pPr>
            <w:r w:rsidRPr="000311AE">
              <w:rPr>
                <w:rFonts w:ascii="Times New Roman" w:hAnsi="Times New Roman" w:cs="Times New Roman"/>
                <w:b/>
                <w:bCs/>
              </w:rPr>
              <w:t>11.</w:t>
            </w:r>
            <w:r w:rsidRPr="000311AE">
              <w:rPr>
                <w:rFonts w:ascii="Times New Roman" w:hAnsi="Times New Roman" w:cs="Times New Roman"/>
              </w:rPr>
              <w:t xml:space="preserve"> При наведенні на картку (</w:t>
            </w:r>
            <w:proofErr w:type="spellStart"/>
            <w:r w:rsidRPr="000311AE">
              <w:rPr>
                <w:rFonts w:ascii="Times New Roman" w:hAnsi="Times New Roman" w:cs="Times New Roman"/>
              </w:rPr>
              <w:t>desktop</w:t>
            </w:r>
            <w:proofErr w:type="spellEnd"/>
            <w:r w:rsidRPr="000311AE">
              <w:rPr>
                <w:rFonts w:ascii="Times New Roman" w:hAnsi="Times New Roman" w:cs="Times New Roman"/>
              </w:rPr>
              <w:t>) або кліку (</w:t>
            </w:r>
            <w:proofErr w:type="spellStart"/>
            <w:r w:rsidRPr="000311AE">
              <w:rPr>
                <w:rFonts w:ascii="Times New Roman" w:hAnsi="Times New Roman" w:cs="Times New Roman"/>
              </w:rPr>
              <w:t>mobile</w:t>
            </w:r>
            <w:proofErr w:type="spellEnd"/>
            <w:r w:rsidRPr="000311AE">
              <w:rPr>
                <w:rFonts w:ascii="Times New Roman" w:hAnsi="Times New Roman" w:cs="Times New Roman"/>
              </w:rPr>
              <w:t>): система показує більше деталей та причину рекомендації: "Рекомендовано, тому що ви оцінили '[фільм]' на 9/10 та часто дивитеся фільми з [актор]"</w:t>
            </w:r>
          </w:p>
          <w:p w14:paraId="0A892313" w14:textId="4A134F4B" w:rsidR="00661696" w:rsidRDefault="0000231F" w:rsidP="004375E2">
            <w:pPr>
              <w:spacing w:line="240" w:lineRule="auto"/>
              <w:jc w:val="both"/>
              <w:rPr>
                <w:rFonts w:ascii="Times New Roman" w:hAnsi="Times New Roman" w:cs="Times New Roman"/>
                <w:lang w:val="en-US"/>
              </w:rPr>
            </w:pPr>
            <w:r w:rsidRPr="000311AE">
              <w:rPr>
                <w:rFonts w:ascii="Times New Roman" w:hAnsi="Times New Roman" w:cs="Times New Roman"/>
                <w:b/>
                <w:bCs/>
              </w:rPr>
              <w:t>12.</w:t>
            </w:r>
            <w:r w:rsidRPr="000311AE">
              <w:rPr>
                <w:rFonts w:ascii="Times New Roman" w:hAnsi="Times New Roman" w:cs="Times New Roman"/>
              </w:rPr>
              <w:t xml:space="preserve"> Кожна картка має опції швидких дій: "Дивитися зараз", "Додати до списку", "Не цікавить" (для навчання алгоритму)</w:t>
            </w:r>
          </w:p>
          <w:p w14:paraId="0225DA91" w14:textId="5C82371C"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t>13.</w:t>
            </w:r>
            <w:r w:rsidRPr="000311AE">
              <w:rPr>
                <w:rFonts w:ascii="Times New Roman" w:hAnsi="Times New Roman" w:cs="Times New Roman"/>
              </w:rPr>
              <w:t xml:space="preserve"> Система </w:t>
            </w:r>
            <w:proofErr w:type="spellStart"/>
            <w:r w:rsidRPr="000311AE">
              <w:rPr>
                <w:rFonts w:ascii="Times New Roman" w:hAnsi="Times New Roman" w:cs="Times New Roman"/>
              </w:rPr>
              <w:t>логує</w:t>
            </w:r>
            <w:proofErr w:type="spellEnd"/>
            <w:r w:rsidRPr="000311AE">
              <w:rPr>
                <w:rFonts w:ascii="Times New Roman" w:hAnsi="Times New Roman" w:cs="Times New Roman"/>
              </w:rPr>
              <w:t xml:space="preserve"> показ рекомендацій для аналітики: </w:t>
            </w:r>
            <w:proofErr w:type="spellStart"/>
            <w:r w:rsidRPr="000311AE">
              <w:rPr>
                <w:rFonts w:ascii="Times New Roman" w:hAnsi="Times New Roman" w:cs="Times New Roman"/>
              </w:rPr>
              <w:t>user_id</w:t>
            </w:r>
            <w:proofErr w:type="spellEnd"/>
            <w:r w:rsidRPr="000311AE">
              <w:rPr>
                <w:rFonts w:ascii="Times New Roman" w:hAnsi="Times New Roman" w:cs="Times New Roman"/>
              </w:rPr>
              <w:t xml:space="preserve">, </w:t>
            </w:r>
            <w:proofErr w:type="spellStart"/>
            <w:r w:rsidRPr="000311AE">
              <w:rPr>
                <w:rFonts w:ascii="Times New Roman" w:hAnsi="Times New Roman" w:cs="Times New Roman"/>
              </w:rPr>
              <w:t>recommended_content_ids</w:t>
            </w:r>
            <w:proofErr w:type="spellEnd"/>
            <w:r w:rsidRPr="000311AE">
              <w:rPr>
                <w:rFonts w:ascii="Times New Roman" w:hAnsi="Times New Roman" w:cs="Times New Roman"/>
              </w:rPr>
              <w:t xml:space="preserve">, </w:t>
            </w:r>
            <w:proofErr w:type="spellStart"/>
            <w:r w:rsidRPr="000311AE">
              <w:rPr>
                <w:rFonts w:ascii="Times New Roman" w:hAnsi="Times New Roman" w:cs="Times New Roman"/>
              </w:rPr>
              <w:t>scores</w:t>
            </w:r>
            <w:proofErr w:type="spellEnd"/>
            <w:r w:rsidRPr="000311AE">
              <w:rPr>
                <w:rFonts w:ascii="Times New Roman" w:hAnsi="Times New Roman" w:cs="Times New Roman"/>
              </w:rPr>
              <w:t xml:space="preserve">, </w:t>
            </w:r>
            <w:proofErr w:type="spellStart"/>
            <w:r w:rsidRPr="000311AE">
              <w:rPr>
                <w:rFonts w:ascii="Times New Roman" w:hAnsi="Times New Roman" w:cs="Times New Roman"/>
              </w:rPr>
              <w:t>timestamp</w:t>
            </w:r>
            <w:proofErr w:type="spellEnd"/>
            <w:r w:rsidRPr="000311AE">
              <w:rPr>
                <w:rFonts w:ascii="Times New Roman" w:hAnsi="Times New Roman" w:cs="Times New Roman"/>
              </w:rPr>
              <w:t xml:space="preserve">, </w:t>
            </w:r>
            <w:proofErr w:type="spellStart"/>
            <w:r w:rsidRPr="000311AE">
              <w:rPr>
                <w:rFonts w:ascii="Times New Roman" w:hAnsi="Times New Roman" w:cs="Times New Roman"/>
              </w:rPr>
              <w:t>source</w:t>
            </w:r>
            <w:proofErr w:type="spellEnd"/>
            <w:r w:rsidRPr="000311AE">
              <w:rPr>
                <w:rFonts w:ascii="Times New Roman" w:hAnsi="Times New Roman" w:cs="Times New Roman"/>
              </w:rPr>
              <w:t xml:space="preserve"> (</w:t>
            </w:r>
            <w:proofErr w:type="spellStart"/>
            <w:r w:rsidRPr="000311AE">
              <w:rPr>
                <w:rFonts w:ascii="Times New Roman" w:hAnsi="Times New Roman" w:cs="Times New Roman"/>
              </w:rPr>
              <w:t>homepage</w:t>
            </w:r>
            <w:proofErr w:type="spellEnd"/>
            <w:r w:rsidRPr="000311AE">
              <w:rPr>
                <w:rFonts w:ascii="Times New Roman" w:hAnsi="Times New Roman" w:cs="Times New Roman"/>
              </w:rPr>
              <w:t>/</w:t>
            </w:r>
            <w:proofErr w:type="spellStart"/>
            <w:r w:rsidRPr="000311AE">
              <w:rPr>
                <w:rFonts w:ascii="Times New Roman" w:hAnsi="Times New Roman" w:cs="Times New Roman"/>
              </w:rPr>
              <w:t>recommendations</w:t>
            </w:r>
            <w:proofErr w:type="spellEnd"/>
            <w:r w:rsidRPr="000311AE">
              <w:rPr>
                <w:rFonts w:ascii="Times New Roman" w:hAnsi="Times New Roman" w:cs="Times New Roman"/>
              </w:rPr>
              <w:t xml:space="preserve"> </w:t>
            </w:r>
            <w:proofErr w:type="spellStart"/>
            <w:r w:rsidRPr="000311AE">
              <w:rPr>
                <w:rFonts w:ascii="Times New Roman" w:hAnsi="Times New Roman" w:cs="Times New Roman"/>
              </w:rPr>
              <w:t>page</w:t>
            </w:r>
            <w:proofErr w:type="spellEnd"/>
            <w:r w:rsidRPr="000311AE">
              <w:rPr>
                <w:rFonts w:ascii="Times New Roman" w:hAnsi="Times New Roman" w:cs="Times New Roman"/>
              </w:rPr>
              <w:t>)</w:t>
            </w:r>
          </w:p>
        </w:tc>
      </w:tr>
      <w:tr w:rsidR="0000231F" w:rsidRPr="000311AE" w14:paraId="4D67CE4E" w14:textId="77777777" w:rsidTr="0000231F">
        <w:tc>
          <w:tcPr>
            <w:tcW w:w="0" w:type="auto"/>
            <w:hideMark/>
          </w:tcPr>
          <w:p w14:paraId="596AB729"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lastRenderedPageBreak/>
              <w:t>Альтернативні сценарії</w:t>
            </w:r>
          </w:p>
        </w:tc>
        <w:tc>
          <w:tcPr>
            <w:tcW w:w="0" w:type="auto"/>
            <w:hideMark/>
          </w:tcPr>
          <w:p w14:paraId="5552518D" w14:textId="520F65D0" w:rsidR="002B10EF" w:rsidRDefault="0000231F" w:rsidP="002B10EF">
            <w:pPr>
              <w:spacing w:after="0" w:line="240" w:lineRule="auto"/>
              <w:jc w:val="both"/>
              <w:rPr>
                <w:rFonts w:ascii="Times New Roman" w:hAnsi="Times New Roman" w:cs="Times New Roman"/>
                <w:lang w:val="en-US"/>
              </w:rPr>
            </w:pPr>
            <w:r w:rsidRPr="000311AE">
              <w:rPr>
                <w:rFonts w:ascii="Times New Roman" w:hAnsi="Times New Roman" w:cs="Times New Roman"/>
                <w:b/>
                <w:bCs/>
              </w:rPr>
              <w:t>А1: Рекомендації для нових користувачів без історії</w:t>
            </w:r>
          </w:p>
          <w:p w14:paraId="1C055DD5" w14:textId="3EFB6180" w:rsidR="002B10EF" w:rsidRPr="002B10EF" w:rsidRDefault="0000231F" w:rsidP="002B10EF">
            <w:pPr>
              <w:pStyle w:val="a9"/>
              <w:numPr>
                <w:ilvl w:val="0"/>
                <w:numId w:val="192"/>
              </w:numPr>
              <w:spacing w:line="240" w:lineRule="auto"/>
              <w:jc w:val="both"/>
              <w:rPr>
                <w:rFonts w:ascii="Times New Roman" w:hAnsi="Times New Roman" w:cs="Times New Roman"/>
                <w:lang w:val="en-US"/>
              </w:rPr>
            </w:pPr>
            <w:r w:rsidRPr="002B10EF">
              <w:rPr>
                <w:rFonts w:ascii="Times New Roman" w:hAnsi="Times New Roman" w:cs="Times New Roman"/>
              </w:rPr>
              <w:t>На кроці 3: Система виявляє нового користувача (0-5 переглядів, немає оцінок)</w:t>
            </w:r>
          </w:p>
          <w:p w14:paraId="17C2AD2D" w14:textId="672BFCAA" w:rsidR="002B10EF" w:rsidRPr="002B10EF" w:rsidRDefault="0000231F" w:rsidP="002B10EF">
            <w:pPr>
              <w:pStyle w:val="a9"/>
              <w:numPr>
                <w:ilvl w:val="0"/>
                <w:numId w:val="192"/>
              </w:numPr>
              <w:spacing w:line="240" w:lineRule="auto"/>
              <w:jc w:val="both"/>
              <w:rPr>
                <w:rFonts w:ascii="Times New Roman" w:hAnsi="Times New Roman" w:cs="Times New Roman"/>
                <w:lang w:val="en-US"/>
              </w:rPr>
            </w:pPr>
            <w:r w:rsidRPr="002B10EF">
              <w:rPr>
                <w:rFonts w:ascii="Times New Roman" w:hAnsi="Times New Roman" w:cs="Times New Roman"/>
              </w:rPr>
              <w:t>Замість персоналізованих рекомендацій система показує згідно US 9 (критерій 2):</w:t>
            </w:r>
          </w:p>
          <w:p w14:paraId="34A2181E" w14:textId="6847772F" w:rsidR="002B10EF" w:rsidRPr="002B10EF" w:rsidRDefault="0000231F" w:rsidP="002B10EF">
            <w:pPr>
              <w:pStyle w:val="a9"/>
              <w:numPr>
                <w:ilvl w:val="0"/>
                <w:numId w:val="192"/>
              </w:numPr>
              <w:spacing w:line="240" w:lineRule="auto"/>
              <w:jc w:val="both"/>
              <w:rPr>
                <w:rFonts w:ascii="Times New Roman" w:hAnsi="Times New Roman" w:cs="Times New Roman"/>
                <w:lang w:val="en-US"/>
              </w:rPr>
            </w:pPr>
            <w:r w:rsidRPr="002B10EF">
              <w:rPr>
                <w:rFonts w:ascii="Times New Roman" w:hAnsi="Times New Roman" w:cs="Times New Roman"/>
              </w:rPr>
              <w:t xml:space="preserve">"Популярні фільми на </w:t>
            </w:r>
            <w:proofErr w:type="spellStart"/>
            <w:r w:rsidRPr="002B10EF">
              <w:rPr>
                <w:rFonts w:ascii="Times New Roman" w:hAnsi="Times New Roman" w:cs="Times New Roman"/>
              </w:rPr>
              <w:t>Cinecloud</w:t>
            </w:r>
            <w:proofErr w:type="spellEnd"/>
            <w:r w:rsidRPr="002B10EF">
              <w:rPr>
                <w:rFonts w:ascii="Times New Roman" w:hAnsi="Times New Roman" w:cs="Times New Roman"/>
              </w:rPr>
              <w:t>" - топ фільмів за кількістю переглядів та рейтингом за останній місяць</w:t>
            </w:r>
          </w:p>
          <w:p w14:paraId="275CDC08" w14:textId="06336D33" w:rsidR="002B10EF" w:rsidRPr="002B10EF" w:rsidRDefault="0000231F" w:rsidP="002B10EF">
            <w:pPr>
              <w:pStyle w:val="a9"/>
              <w:numPr>
                <w:ilvl w:val="0"/>
                <w:numId w:val="192"/>
              </w:numPr>
              <w:spacing w:line="240" w:lineRule="auto"/>
              <w:jc w:val="both"/>
              <w:rPr>
                <w:rFonts w:ascii="Times New Roman" w:hAnsi="Times New Roman" w:cs="Times New Roman"/>
                <w:lang w:val="en-US"/>
              </w:rPr>
            </w:pPr>
            <w:r w:rsidRPr="002B10EF">
              <w:rPr>
                <w:rFonts w:ascii="Times New Roman" w:hAnsi="Times New Roman" w:cs="Times New Roman"/>
              </w:rPr>
              <w:t>"Трендові серіали цього тижня" - серіали з найбільшим зростанням популярності</w:t>
            </w:r>
          </w:p>
          <w:p w14:paraId="3203B19F" w14:textId="10DE2502" w:rsidR="002B10EF" w:rsidRPr="002B10EF" w:rsidRDefault="0000231F" w:rsidP="002B10EF">
            <w:pPr>
              <w:pStyle w:val="a9"/>
              <w:numPr>
                <w:ilvl w:val="0"/>
                <w:numId w:val="192"/>
              </w:numPr>
              <w:spacing w:line="240" w:lineRule="auto"/>
              <w:jc w:val="both"/>
              <w:rPr>
                <w:rFonts w:ascii="Times New Roman" w:hAnsi="Times New Roman" w:cs="Times New Roman"/>
                <w:lang w:val="en-US"/>
              </w:rPr>
            </w:pPr>
            <w:r w:rsidRPr="002B10EF">
              <w:rPr>
                <w:rFonts w:ascii="Times New Roman" w:hAnsi="Times New Roman" w:cs="Times New Roman"/>
              </w:rPr>
              <w:t>"Найвищі рейтинги усіх часів" - класика з найвищими середніми рейтингами</w:t>
            </w:r>
          </w:p>
          <w:p w14:paraId="0B2A07A5" w14:textId="6ED14EEB" w:rsidR="002B10EF" w:rsidRPr="002B10EF" w:rsidRDefault="0000231F" w:rsidP="002B10EF">
            <w:pPr>
              <w:pStyle w:val="a9"/>
              <w:numPr>
                <w:ilvl w:val="0"/>
                <w:numId w:val="192"/>
              </w:numPr>
              <w:spacing w:line="240" w:lineRule="auto"/>
              <w:jc w:val="both"/>
              <w:rPr>
                <w:rFonts w:ascii="Times New Roman" w:hAnsi="Times New Roman" w:cs="Times New Roman"/>
                <w:lang w:val="en-US"/>
              </w:rPr>
            </w:pPr>
            <w:r w:rsidRPr="002B10EF">
              <w:rPr>
                <w:rFonts w:ascii="Times New Roman" w:hAnsi="Times New Roman" w:cs="Times New Roman"/>
              </w:rPr>
              <w:t>"Нові надходження" - останні додані фільми на платформу</w:t>
            </w:r>
          </w:p>
          <w:p w14:paraId="5BBA2824" w14:textId="0AEC5D9C" w:rsidR="002B10EF" w:rsidRPr="002B10EF" w:rsidRDefault="0000231F" w:rsidP="002B10EF">
            <w:pPr>
              <w:pStyle w:val="a9"/>
              <w:numPr>
                <w:ilvl w:val="0"/>
                <w:numId w:val="192"/>
              </w:numPr>
              <w:spacing w:line="240" w:lineRule="auto"/>
              <w:jc w:val="both"/>
              <w:rPr>
                <w:rFonts w:ascii="Times New Roman" w:hAnsi="Times New Roman" w:cs="Times New Roman"/>
                <w:lang w:val="en-US"/>
              </w:rPr>
            </w:pPr>
            <w:r w:rsidRPr="002B10EF">
              <w:rPr>
                <w:rFonts w:ascii="Times New Roman" w:hAnsi="Times New Roman" w:cs="Times New Roman"/>
              </w:rPr>
              <w:t>Різноманітність жанрів для виявлення преференцій користувача</w:t>
            </w:r>
          </w:p>
          <w:p w14:paraId="1E672698" w14:textId="5526A136" w:rsidR="002B10EF" w:rsidRPr="002B10EF" w:rsidRDefault="0000231F" w:rsidP="002B10EF">
            <w:pPr>
              <w:pStyle w:val="a9"/>
              <w:numPr>
                <w:ilvl w:val="0"/>
                <w:numId w:val="192"/>
              </w:numPr>
              <w:spacing w:line="240" w:lineRule="auto"/>
              <w:jc w:val="both"/>
              <w:rPr>
                <w:rFonts w:ascii="Times New Roman" w:hAnsi="Times New Roman" w:cs="Times New Roman"/>
                <w:lang w:val="en-US"/>
              </w:rPr>
            </w:pPr>
            <w:r w:rsidRPr="002B10EF">
              <w:rPr>
                <w:rFonts w:ascii="Times New Roman" w:hAnsi="Times New Roman" w:cs="Times New Roman"/>
              </w:rPr>
              <w:t xml:space="preserve">Система може показувати </w:t>
            </w:r>
            <w:proofErr w:type="spellStart"/>
            <w:r w:rsidRPr="002B10EF">
              <w:rPr>
                <w:rFonts w:ascii="Times New Roman" w:hAnsi="Times New Roman" w:cs="Times New Roman"/>
              </w:rPr>
              <w:t>quiz</w:t>
            </w:r>
            <w:proofErr w:type="spellEnd"/>
            <w:r w:rsidRPr="002B10EF">
              <w:rPr>
                <w:rFonts w:ascii="Times New Roman" w:hAnsi="Times New Roman" w:cs="Times New Roman"/>
              </w:rPr>
              <w:t>/</w:t>
            </w:r>
            <w:proofErr w:type="spellStart"/>
            <w:r w:rsidRPr="002B10EF">
              <w:rPr>
                <w:rFonts w:ascii="Times New Roman" w:hAnsi="Times New Roman" w:cs="Times New Roman"/>
              </w:rPr>
              <w:t>onboarding</w:t>
            </w:r>
            <w:proofErr w:type="spellEnd"/>
            <w:r w:rsidRPr="002B10EF">
              <w:rPr>
                <w:rFonts w:ascii="Times New Roman" w:hAnsi="Times New Roman" w:cs="Times New Roman"/>
              </w:rPr>
              <w:t>: "Допоможіть нам підібрати фільми для вас. Оберіть ваші улюблені жанри:" з вибором жанрів</w:t>
            </w:r>
          </w:p>
          <w:p w14:paraId="19955E8A" w14:textId="207D228E" w:rsidR="002B10EF" w:rsidRPr="002B10EF" w:rsidRDefault="0000231F" w:rsidP="002B10EF">
            <w:pPr>
              <w:pStyle w:val="a9"/>
              <w:numPr>
                <w:ilvl w:val="0"/>
                <w:numId w:val="192"/>
              </w:numPr>
              <w:spacing w:line="240" w:lineRule="auto"/>
              <w:jc w:val="both"/>
              <w:rPr>
                <w:rFonts w:ascii="Times New Roman" w:hAnsi="Times New Roman" w:cs="Times New Roman"/>
                <w:lang w:val="en-US"/>
              </w:rPr>
            </w:pPr>
            <w:r w:rsidRPr="002B10EF">
              <w:rPr>
                <w:rFonts w:ascii="Times New Roman" w:hAnsi="Times New Roman" w:cs="Times New Roman"/>
              </w:rPr>
              <w:t>Після вибору жанрів: система показує популярні фільми обраних жанрів як початкові рекомендації</w:t>
            </w:r>
          </w:p>
          <w:p w14:paraId="45FF1DF1" w14:textId="7B6ABF17" w:rsidR="002B10EF" w:rsidRPr="002B10EF" w:rsidRDefault="0000231F" w:rsidP="002B10EF">
            <w:pPr>
              <w:pStyle w:val="a9"/>
              <w:numPr>
                <w:ilvl w:val="0"/>
                <w:numId w:val="192"/>
              </w:numPr>
              <w:spacing w:line="240" w:lineRule="auto"/>
              <w:jc w:val="both"/>
              <w:rPr>
                <w:rFonts w:ascii="Times New Roman" w:hAnsi="Times New Roman" w:cs="Times New Roman"/>
                <w:lang w:val="en-US"/>
              </w:rPr>
            </w:pPr>
            <w:proofErr w:type="spellStart"/>
            <w:r w:rsidRPr="002B10EF">
              <w:rPr>
                <w:rFonts w:ascii="Times New Roman" w:hAnsi="Times New Roman" w:cs="Times New Roman"/>
              </w:rPr>
              <w:t>Use</w:t>
            </w:r>
            <w:proofErr w:type="spellEnd"/>
            <w:r w:rsidRPr="002B10EF">
              <w:rPr>
                <w:rFonts w:ascii="Times New Roman" w:hAnsi="Times New Roman" w:cs="Times New Roman"/>
              </w:rPr>
              <w:t xml:space="preserve"> </w:t>
            </w:r>
            <w:proofErr w:type="spellStart"/>
            <w:r w:rsidRPr="002B10EF">
              <w:rPr>
                <w:rFonts w:ascii="Times New Roman" w:hAnsi="Times New Roman" w:cs="Times New Roman"/>
              </w:rPr>
              <w:t>case</w:t>
            </w:r>
            <w:proofErr w:type="spellEnd"/>
            <w:r w:rsidRPr="002B10EF">
              <w:rPr>
                <w:rFonts w:ascii="Times New Roman" w:hAnsi="Times New Roman" w:cs="Times New Roman"/>
              </w:rPr>
              <w:t xml:space="preserve"> продовжується з загальними рекомендаціями</w:t>
            </w:r>
          </w:p>
          <w:p w14:paraId="5A93DFB8" w14:textId="429E17AD" w:rsidR="002B10EF" w:rsidRDefault="0000231F" w:rsidP="002B10EF">
            <w:pPr>
              <w:spacing w:after="0" w:line="240" w:lineRule="auto"/>
              <w:jc w:val="both"/>
              <w:rPr>
                <w:rFonts w:ascii="Times New Roman" w:hAnsi="Times New Roman" w:cs="Times New Roman"/>
                <w:lang w:val="en-US"/>
              </w:rPr>
            </w:pPr>
            <w:r w:rsidRPr="000311AE">
              <w:rPr>
                <w:rFonts w:ascii="Times New Roman" w:hAnsi="Times New Roman" w:cs="Times New Roman"/>
                <w:b/>
                <w:bCs/>
              </w:rPr>
              <w:t>А2: Оновлення рекомендацій після нового перегляду або оцінки</w:t>
            </w:r>
          </w:p>
          <w:p w14:paraId="7C7EB62F" w14:textId="49D0C5EA" w:rsidR="002B10EF" w:rsidRPr="002B10EF" w:rsidRDefault="0000231F" w:rsidP="002B10EF">
            <w:pPr>
              <w:pStyle w:val="a9"/>
              <w:numPr>
                <w:ilvl w:val="0"/>
                <w:numId w:val="193"/>
              </w:numPr>
              <w:spacing w:line="240" w:lineRule="auto"/>
              <w:jc w:val="both"/>
              <w:rPr>
                <w:rFonts w:ascii="Times New Roman" w:hAnsi="Times New Roman" w:cs="Times New Roman"/>
                <w:lang w:val="en-US"/>
              </w:rPr>
            </w:pPr>
            <w:r w:rsidRPr="002B10EF">
              <w:rPr>
                <w:rFonts w:ascii="Times New Roman" w:hAnsi="Times New Roman" w:cs="Times New Roman"/>
              </w:rPr>
              <w:t>Користувач щойно завершив перегляд фільму "</w:t>
            </w:r>
            <w:proofErr w:type="spellStart"/>
            <w:r w:rsidRPr="002B10EF">
              <w:rPr>
                <w:rFonts w:ascii="Times New Roman" w:hAnsi="Times New Roman" w:cs="Times New Roman"/>
              </w:rPr>
              <w:t>Інтерстеллар</w:t>
            </w:r>
            <w:proofErr w:type="spellEnd"/>
            <w:r w:rsidRPr="002B10EF">
              <w:rPr>
                <w:rFonts w:ascii="Times New Roman" w:hAnsi="Times New Roman" w:cs="Times New Roman"/>
              </w:rPr>
              <w:t>" та оцінив його на 10/10</w:t>
            </w:r>
          </w:p>
          <w:p w14:paraId="3EA8F7B6" w14:textId="2C0738A7" w:rsidR="002B10EF" w:rsidRPr="002B10EF" w:rsidRDefault="0000231F" w:rsidP="002B10EF">
            <w:pPr>
              <w:pStyle w:val="a9"/>
              <w:numPr>
                <w:ilvl w:val="0"/>
                <w:numId w:val="193"/>
              </w:numPr>
              <w:spacing w:line="240" w:lineRule="auto"/>
              <w:jc w:val="both"/>
              <w:rPr>
                <w:rFonts w:ascii="Times New Roman" w:hAnsi="Times New Roman" w:cs="Times New Roman"/>
                <w:lang w:val="en-US"/>
              </w:rPr>
            </w:pPr>
            <w:r w:rsidRPr="002B10EF">
              <w:rPr>
                <w:rFonts w:ascii="Times New Roman" w:hAnsi="Times New Roman" w:cs="Times New Roman"/>
              </w:rPr>
              <w:t xml:space="preserve">Система отримує </w:t>
            </w:r>
            <w:proofErr w:type="spellStart"/>
            <w:r w:rsidRPr="002B10EF">
              <w:rPr>
                <w:rFonts w:ascii="Times New Roman" w:hAnsi="Times New Roman" w:cs="Times New Roman"/>
              </w:rPr>
              <w:t>event</w:t>
            </w:r>
            <w:proofErr w:type="spellEnd"/>
            <w:r w:rsidRPr="002B10EF">
              <w:rPr>
                <w:rFonts w:ascii="Times New Roman" w:hAnsi="Times New Roman" w:cs="Times New Roman"/>
              </w:rPr>
              <w:t xml:space="preserve"> про нову взаємодію (</w:t>
            </w:r>
            <w:proofErr w:type="spellStart"/>
            <w:r w:rsidRPr="002B10EF">
              <w:rPr>
                <w:rFonts w:ascii="Times New Roman" w:hAnsi="Times New Roman" w:cs="Times New Roman"/>
              </w:rPr>
              <w:t>new</w:t>
            </w:r>
            <w:proofErr w:type="spellEnd"/>
            <w:r w:rsidRPr="002B10EF">
              <w:rPr>
                <w:rFonts w:ascii="Times New Roman" w:hAnsi="Times New Roman" w:cs="Times New Roman"/>
              </w:rPr>
              <w:t xml:space="preserve"> </w:t>
            </w:r>
            <w:proofErr w:type="spellStart"/>
            <w:r w:rsidRPr="002B10EF">
              <w:rPr>
                <w:rFonts w:ascii="Times New Roman" w:hAnsi="Times New Roman" w:cs="Times New Roman"/>
              </w:rPr>
              <w:t>rating</w:t>
            </w:r>
            <w:proofErr w:type="spellEnd"/>
            <w:r w:rsidRPr="002B10EF">
              <w:rPr>
                <w:rFonts w:ascii="Times New Roman" w:hAnsi="Times New Roman" w:cs="Times New Roman"/>
              </w:rPr>
              <w:t xml:space="preserve"> </w:t>
            </w:r>
            <w:proofErr w:type="spellStart"/>
            <w:r w:rsidRPr="002B10EF">
              <w:rPr>
                <w:rFonts w:ascii="Times New Roman" w:hAnsi="Times New Roman" w:cs="Times New Roman"/>
              </w:rPr>
              <w:t>event</w:t>
            </w:r>
            <w:proofErr w:type="spellEnd"/>
            <w:r w:rsidRPr="002B10EF">
              <w:rPr>
                <w:rFonts w:ascii="Times New Roman" w:hAnsi="Times New Roman" w:cs="Times New Roman"/>
              </w:rPr>
              <w:t>)</w:t>
            </w:r>
          </w:p>
          <w:p w14:paraId="2AAD1BF1" w14:textId="38EE3724" w:rsidR="002B10EF" w:rsidRPr="002B10EF" w:rsidRDefault="0000231F" w:rsidP="002B10EF">
            <w:pPr>
              <w:pStyle w:val="a9"/>
              <w:numPr>
                <w:ilvl w:val="0"/>
                <w:numId w:val="193"/>
              </w:numPr>
              <w:spacing w:line="240" w:lineRule="auto"/>
              <w:jc w:val="both"/>
              <w:rPr>
                <w:rFonts w:ascii="Times New Roman" w:hAnsi="Times New Roman" w:cs="Times New Roman"/>
                <w:lang w:val="en-US"/>
              </w:rPr>
            </w:pPr>
            <w:r w:rsidRPr="002B10EF">
              <w:rPr>
                <w:rFonts w:ascii="Times New Roman" w:hAnsi="Times New Roman" w:cs="Times New Roman"/>
              </w:rPr>
              <w:t xml:space="preserve">Система додає новий запис до бази даних взаємодій згідно </w:t>
            </w:r>
            <w:proofErr w:type="spellStart"/>
            <w:r w:rsidRPr="002B10EF">
              <w:rPr>
                <w:rFonts w:ascii="Times New Roman" w:hAnsi="Times New Roman" w:cs="Times New Roman"/>
              </w:rPr>
              <w:t>залежностей</w:t>
            </w:r>
            <w:proofErr w:type="spellEnd"/>
            <w:r w:rsidRPr="002B10EF">
              <w:rPr>
                <w:rFonts w:ascii="Times New Roman" w:hAnsi="Times New Roman" w:cs="Times New Roman"/>
              </w:rPr>
              <w:t xml:space="preserve"> US 9</w:t>
            </w:r>
          </w:p>
          <w:p w14:paraId="629E59CD" w14:textId="634A60E1" w:rsidR="002B10EF" w:rsidRPr="002B10EF" w:rsidRDefault="0000231F" w:rsidP="002B10EF">
            <w:pPr>
              <w:pStyle w:val="a9"/>
              <w:numPr>
                <w:ilvl w:val="0"/>
                <w:numId w:val="193"/>
              </w:numPr>
              <w:spacing w:line="240" w:lineRule="auto"/>
              <w:jc w:val="both"/>
              <w:rPr>
                <w:rFonts w:ascii="Times New Roman" w:hAnsi="Times New Roman" w:cs="Times New Roman"/>
                <w:lang w:val="en-US"/>
              </w:rPr>
            </w:pPr>
            <w:r w:rsidRPr="002B10EF">
              <w:rPr>
                <w:rFonts w:ascii="Times New Roman" w:hAnsi="Times New Roman" w:cs="Times New Roman"/>
              </w:rPr>
              <w:t>Оцінка та відгук впливають на алгоритм формування майбутніх рекомендацій згідно US 9 (критерій 4):</w:t>
            </w:r>
          </w:p>
          <w:p w14:paraId="674A7BE9" w14:textId="0677FB15" w:rsidR="002B10EF" w:rsidRPr="002B10EF" w:rsidRDefault="0000231F" w:rsidP="002B10EF">
            <w:pPr>
              <w:pStyle w:val="a9"/>
              <w:numPr>
                <w:ilvl w:val="0"/>
                <w:numId w:val="193"/>
              </w:numPr>
              <w:spacing w:line="240" w:lineRule="auto"/>
              <w:jc w:val="both"/>
              <w:rPr>
                <w:rFonts w:ascii="Times New Roman" w:hAnsi="Times New Roman" w:cs="Times New Roman"/>
                <w:lang w:val="en-US"/>
              </w:rPr>
            </w:pPr>
            <w:r w:rsidRPr="002B10EF">
              <w:rPr>
                <w:rFonts w:ascii="Times New Roman" w:hAnsi="Times New Roman" w:cs="Times New Roman"/>
              </w:rPr>
              <w:t xml:space="preserve">Збільшується вага жанру "Наукова фантастика" у профілі </w:t>
            </w:r>
            <w:r w:rsidRPr="002B10EF">
              <w:rPr>
                <w:rFonts w:ascii="Times New Roman" w:hAnsi="Times New Roman" w:cs="Times New Roman"/>
              </w:rPr>
              <w:lastRenderedPageBreak/>
              <w:t>користувача</w:t>
            </w:r>
          </w:p>
          <w:p w14:paraId="0219852B" w14:textId="77EB20FB" w:rsidR="002B10EF" w:rsidRPr="002B10EF" w:rsidRDefault="0000231F" w:rsidP="002B10EF">
            <w:pPr>
              <w:pStyle w:val="a9"/>
              <w:numPr>
                <w:ilvl w:val="0"/>
                <w:numId w:val="193"/>
              </w:numPr>
              <w:spacing w:line="240" w:lineRule="auto"/>
              <w:jc w:val="both"/>
              <w:rPr>
                <w:rFonts w:ascii="Times New Roman" w:hAnsi="Times New Roman" w:cs="Times New Roman"/>
                <w:lang w:val="en-US"/>
              </w:rPr>
            </w:pPr>
            <w:r w:rsidRPr="002B10EF">
              <w:rPr>
                <w:rFonts w:ascii="Times New Roman" w:hAnsi="Times New Roman" w:cs="Times New Roman"/>
              </w:rPr>
              <w:t>Збільшується вага режисера "</w:t>
            </w:r>
            <w:proofErr w:type="spellStart"/>
            <w:r w:rsidRPr="002B10EF">
              <w:rPr>
                <w:rFonts w:ascii="Times New Roman" w:hAnsi="Times New Roman" w:cs="Times New Roman"/>
              </w:rPr>
              <w:t>Christopher</w:t>
            </w:r>
            <w:proofErr w:type="spellEnd"/>
            <w:r w:rsidRPr="002B10EF">
              <w:rPr>
                <w:rFonts w:ascii="Times New Roman" w:hAnsi="Times New Roman" w:cs="Times New Roman"/>
              </w:rPr>
              <w:t xml:space="preserve"> </w:t>
            </w:r>
            <w:proofErr w:type="spellStart"/>
            <w:r w:rsidRPr="002B10EF">
              <w:rPr>
                <w:rFonts w:ascii="Times New Roman" w:hAnsi="Times New Roman" w:cs="Times New Roman"/>
              </w:rPr>
              <w:t>Nolan</w:t>
            </w:r>
            <w:proofErr w:type="spellEnd"/>
            <w:r w:rsidRPr="002B10EF">
              <w:rPr>
                <w:rFonts w:ascii="Times New Roman" w:hAnsi="Times New Roman" w:cs="Times New Roman"/>
              </w:rPr>
              <w:t>" та акторів з фільму</w:t>
            </w:r>
          </w:p>
          <w:p w14:paraId="6C37E513" w14:textId="0C0D1492" w:rsidR="002B10EF" w:rsidRPr="002B10EF" w:rsidRDefault="0000231F" w:rsidP="002B10EF">
            <w:pPr>
              <w:pStyle w:val="a9"/>
              <w:numPr>
                <w:ilvl w:val="0"/>
                <w:numId w:val="193"/>
              </w:numPr>
              <w:spacing w:line="240" w:lineRule="auto"/>
              <w:jc w:val="both"/>
              <w:rPr>
                <w:rFonts w:ascii="Times New Roman" w:hAnsi="Times New Roman" w:cs="Times New Roman"/>
                <w:lang w:val="en-US"/>
              </w:rPr>
            </w:pPr>
            <w:r w:rsidRPr="002B10EF">
              <w:rPr>
                <w:rFonts w:ascii="Times New Roman" w:hAnsi="Times New Roman" w:cs="Times New Roman"/>
              </w:rPr>
              <w:t xml:space="preserve">Фільми зі схожою тематикою (космос, час, філософія) отримують вищий </w:t>
            </w:r>
            <w:proofErr w:type="spellStart"/>
            <w:r w:rsidRPr="002B10EF">
              <w:rPr>
                <w:rFonts w:ascii="Times New Roman" w:hAnsi="Times New Roman" w:cs="Times New Roman"/>
              </w:rPr>
              <w:t>score</w:t>
            </w:r>
            <w:proofErr w:type="spellEnd"/>
          </w:p>
          <w:p w14:paraId="7D21865B" w14:textId="47B0F5C9" w:rsidR="002B10EF" w:rsidRPr="002B10EF" w:rsidRDefault="0000231F" w:rsidP="002B10EF">
            <w:pPr>
              <w:pStyle w:val="a9"/>
              <w:numPr>
                <w:ilvl w:val="0"/>
                <w:numId w:val="193"/>
              </w:numPr>
              <w:spacing w:line="240" w:lineRule="auto"/>
              <w:jc w:val="both"/>
              <w:rPr>
                <w:rFonts w:ascii="Times New Roman" w:hAnsi="Times New Roman" w:cs="Times New Roman"/>
                <w:lang w:val="en-US"/>
              </w:rPr>
            </w:pPr>
            <w:r w:rsidRPr="002B10EF">
              <w:rPr>
                <w:rFonts w:ascii="Times New Roman" w:hAnsi="Times New Roman" w:cs="Times New Roman"/>
              </w:rPr>
              <w:t>Система може миттєво оновити рекомендації або запланувати оновлення на наступний візит</w:t>
            </w:r>
          </w:p>
          <w:p w14:paraId="6168A817" w14:textId="2EF5373B" w:rsidR="002B10EF" w:rsidRPr="002B10EF" w:rsidRDefault="0000231F" w:rsidP="002B10EF">
            <w:pPr>
              <w:pStyle w:val="a9"/>
              <w:numPr>
                <w:ilvl w:val="0"/>
                <w:numId w:val="193"/>
              </w:numPr>
              <w:spacing w:line="240" w:lineRule="auto"/>
              <w:jc w:val="both"/>
              <w:rPr>
                <w:rFonts w:ascii="Times New Roman" w:hAnsi="Times New Roman" w:cs="Times New Roman"/>
                <w:lang w:val="en-US"/>
              </w:rPr>
            </w:pPr>
            <w:r w:rsidRPr="002B10EF">
              <w:rPr>
                <w:rFonts w:ascii="Times New Roman" w:hAnsi="Times New Roman" w:cs="Times New Roman"/>
              </w:rPr>
              <w:t>При наступному відвідуванні головної сторінки: система показує оновлені рекомендації з урахуванням нової інформації згідно US 9 (критерій 5 - система навчається)</w:t>
            </w:r>
          </w:p>
          <w:p w14:paraId="4624DEDC" w14:textId="4E5E4A44" w:rsidR="002B10EF" w:rsidRPr="002B10EF" w:rsidRDefault="0000231F" w:rsidP="002B10EF">
            <w:pPr>
              <w:pStyle w:val="a9"/>
              <w:numPr>
                <w:ilvl w:val="0"/>
                <w:numId w:val="193"/>
              </w:numPr>
              <w:spacing w:line="240" w:lineRule="auto"/>
              <w:jc w:val="both"/>
              <w:rPr>
                <w:rFonts w:ascii="Times New Roman" w:hAnsi="Times New Roman" w:cs="Times New Roman"/>
                <w:lang w:val="en-US"/>
              </w:rPr>
            </w:pPr>
            <w:r w:rsidRPr="002B10EF">
              <w:rPr>
                <w:rFonts w:ascii="Times New Roman" w:hAnsi="Times New Roman" w:cs="Times New Roman"/>
              </w:rPr>
              <w:t>Можлива секція "Тому що ви оцінили '</w:t>
            </w:r>
            <w:proofErr w:type="spellStart"/>
            <w:r w:rsidRPr="002B10EF">
              <w:rPr>
                <w:rFonts w:ascii="Times New Roman" w:hAnsi="Times New Roman" w:cs="Times New Roman"/>
              </w:rPr>
              <w:t>Інтерстеллар</w:t>
            </w:r>
            <w:proofErr w:type="spellEnd"/>
            <w:r w:rsidRPr="002B10EF">
              <w:rPr>
                <w:rFonts w:ascii="Times New Roman" w:hAnsi="Times New Roman" w:cs="Times New Roman"/>
              </w:rPr>
              <w:t>' на 10/10" з схожими фільмами</w:t>
            </w:r>
          </w:p>
          <w:p w14:paraId="72F881F2" w14:textId="619BC036" w:rsidR="002B10EF" w:rsidRPr="002B10EF" w:rsidRDefault="0000231F" w:rsidP="002B10EF">
            <w:pPr>
              <w:pStyle w:val="a9"/>
              <w:numPr>
                <w:ilvl w:val="0"/>
                <w:numId w:val="193"/>
              </w:numPr>
              <w:spacing w:line="240" w:lineRule="auto"/>
              <w:jc w:val="both"/>
              <w:rPr>
                <w:rFonts w:ascii="Times New Roman" w:hAnsi="Times New Roman" w:cs="Times New Roman"/>
                <w:lang w:val="en-US"/>
              </w:rPr>
            </w:pPr>
            <w:proofErr w:type="spellStart"/>
            <w:r w:rsidRPr="002B10EF">
              <w:rPr>
                <w:rFonts w:ascii="Times New Roman" w:hAnsi="Times New Roman" w:cs="Times New Roman"/>
              </w:rPr>
              <w:t>Use</w:t>
            </w:r>
            <w:proofErr w:type="spellEnd"/>
            <w:r w:rsidRPr="002B10EF">
              <w:rPr>
                <w:rFonts w:ascii="Times New Roman" w:hAnsi="Times New Roman" w:cs="Times New Roman"/>
              </w:rPr>
              <w:t xml:space="preserve"> </w:t>
            </w:r>
            <w:proofErr w:type="spellStart"/>
            <w:r w:rsidRPr="002B10EF">
              <w:rPr>
                <w:rFonts w:ascii="Times New Roman" w:hAnsi="Times New Roman" w:cs="Times New Roman"/>
              </w:rPr>
              <w:t>case</w:t>
            </w:r>
            <w:proofErr w:type="spellEnd"/>
            <w:r w:rsidRPr="002B10EF">
              <w:rPr>
                <w:rFonts w:ascii="Times New Roman" w:hAnsi="Times New Roman" w:cs="Times New Roman"/>
              </w:rPr>
              <w:t xml:space="preserve"> завершено з навчанням системи</w:t>
            </w:r>
          </w:p>
          <w:p w14:paraId="03A0C86E" w14:textId="70511DFE" w:rsidR="002B10EF" w:rsidRDefault="0000231F" w:rsidP="002B10EF">
            <w:pPr>
              <w:spacing w:after="0" w:line="240" w:lineRule="auto"/>
              <w:jc w:val="both"/>
              <w:rPr>
                <w:rFonts w:ascii="Times New Roman" w:hAnsi="Times New Roman" w:cs="Times New Roman"/>
                <w:lang w:val="en-US"/>
              </w:rPr>
            </w:pPr>
            <w:r w:rsidRPr="000311AE">
              <w:rPr>
                <w:rFonts w:ascii="Times New Roman" w:hAnsi="Times New Roman" w:cs="Times New Roman"/>
                <w:b/>
                <w:bCs/>
              </w:rPr>
              <w:t>А3: Відхилення нерелевантних рекомендацій ("Не цікавить")</w:t>
            </w:r>
          </w:p>
          <w:p w14:paraId="2AFFE4F5" w14:textId="7A7E7F21" w:rsidR="002B10EF" w:rsidRPr="002B10EF" w:rsidRDefault="0000231F" w:rsidP="002B10EF">
            <w:pPr>
              <w:pStyle w:val="a9"/>
              <w:numPr>
                <w:ilvl w:val="0"/>
                <w:numId w:val="194"/>
              </w:numPr>
              <w:spacing w:line="240" w:lineRule="auto"/>
              <w:jc w:val="both"/>
              <w:rPr>
                <w:rFonts w:ascii="Times New Roman" w:hAnsi="Times New Roman" w:cs="Times New Roman"/>
                <w:lang w:val="en-US"/>
              </w:rPr>
            </w:pPr>
            <w:r w:rsidRPr="002B10EF">
              <w:rPr>
                <w:rFonts w:ascii="Times New Roman" w:hAnsi="Times New Roman" w:cs="Times New Roman"/>
              </w:rPr>
              <w:t>На кроці 12: Користувач бачить рекомендацію, яка його не цікавить (наприклад, жанр, який не подобається)</w:t>
            </w:r>
          </w:p>
          <w:p w14:paraId="61E5D31D" w14:textId="7EEFCBEC" w:rsidR="002B10EF" w:rsidRPr="002B10EF" w:rsidRDefault="0000231F" w:rsidP="002B10EF">
            <w:pPr>
              <w:pStyle w:val="a9"/>
              <w:numPr>
                <w:ilvl w:val="0"/>
                <w:numId w:val="194"/>
              </w:numPr>
              <w:spacing w:line="240" w:lineRule="auto"/>
              <w:jc w:val="both"/>
              <w:rPr>
                <w:rFonts w:ascii="Times New Roman" w:hAnsi="Times New Roman" w:cs="Times New Roman"/>
                <w:lang w:val="en-US"/>
              </w:rPr>
            </w:pPr>
            <w:r w:rsidRPr="002B10EF">
              <w:rPr>
                <w:rFonts w:ascii="Times New Roman" w:hAnsi="Times New Roman" w:cs="Times New Roman"/>
              </w:rPr>
              <w:t>Користувач натискає "Не цікавить" або "</w:t>
            </w:r>
            <w:r w:rsidRPr="002B10EF">
              <w:rPr>
                <w:rFonts w:ascii="Segoe UI Symbol" w:hAnsi="Segoe UI Symbol" w:cs="Segoe UI Symbol"/>
              </w:rPr>
              <w:t>✕</w:t>
            </w:r>
            <w:r w:rsidRPr="002B10EF">
              <w:rPr>
                <w:rFonts w:ascii="Times New Roman" w:hAnsi="Times New Roman" w:cs="Times New Roman"/>
              </w:rPr>
              <w:t>" на картці</w:t>
            </w:r>
          </w:p>
          <w:p w14:paraId="3302777D" w14:textId="10E78451" w:rsidR="002B10EF" w:rsidRPr="002B10EF" w:rsidRDefault="0000231F" w:rsidP="002B10EF">
            <w:pPr>
              <w:pStyle w:val="a9"/>
              <w:numPr>
                <w:ilvl w:val="0"/>
                <w:numId w:val="194"/>
              </w:numPr>
              <w:spacing w:line="240" w:lineRule="auto"/>
              <w:jc w:val="both"/>
              <w:rPr>
                <w:rFonts w:ascii="Times New Roman" w:hAnsi="Times New Roman" w:cs="Times New Roman"/>
                <w:lang w:val="en-US"/>
              </w:rPr>
            </w:pPr>
            <w:r w:rsidRPr="002B10EF">
              <w:rPr>
                <w:rFonts w:ascii="Times New Roman" w:hAnsi="Times New Roman" w:cs="Times New Roman"/>
              </w:rPr>
              <w:t xml:space="preserve">Система показує додатковий </w:t>
            </w:r>
            <w:proofErr w:type="spellStart"/>
            <w:r w:rsidRPr="002B10EF">
              <w:rPr>
                <w:rFonts w:ascii="Times New Roman" w:hAnsi="Times New Roman" w:cs="Times New Roman"/>
              </w:rPr>
              <w:t>prompt</w:t>
            </w:r>
            <w:proofErr w:type="spellEnd"/>
            <w:r w:rsidRPr="002B10EF">
              <w:rPr>
                <w:rFonts w:ascii="Times New Roman" w:hAnsi="Times New Roman" w:cs="Times New Roman"/>
              </w:rPr>
              <w:t>: "Чому ця рекомендація не підходить?" з опціями:</w:t>
            </w:r>
          </w:p>
          <w:p w14:paraId="28C4413D" w14:textId="224BF753" w:rsidR="002B10EF" w:rsidRPr="002B10EF" w:rsidRDefault="0000231F" w:rsidP="002B10EF">
            <w:pPr>
              <w:pStyle w:val="a9"/>
              <w:numPr>
                <w:ilvl w:val="0"/>
                <w:numId w:val="195"/>
              </w:numPr>
              <w:spacing w:line="240" w:lineRule="auto"/>
              <w:ind w:left="1099"/>
              <w:jc w:val="both"/>
              <w:rPr>
                <w:rFonts w:ascii="Times New Roman" w:hAnsi="Times New Roman" w:cs="Times New Roman"/>
                <w:lang w:val="en-US"/>
              </w:rPr>
            </w:pPr>
            <w:r w:rsidRPr="002B10EF">
              <w:rPr>
                <w:rFonts w:ascii="Times New Roman" w:hAnsi="Times New Roman" w:cs="Times New Roman"/>
              </w:rPr>
              <w:t>"Не мій жанр"</w:t>
            </w:r>
          </w:p>
          <w:p w14:paraId="57157EB7" w14:textId="52E33570" w:rsidR="002B10EF" w:rsidRPr="002B10EF" w:rsidRDefault="0000231F" w:rsidP="002B10EF">
            <w:pPr>
              <w:pStyle w:val="a9"/>
              <w:numPr>
                <w:ilvl w:val="0"/>
                <w:numId w:val="195"/>
              </w:numPr>
              <w:spacing w:line="240" w:lineRule="auto"/>
              <w:ind w:left="1099"/>
              <w:jc w:val="both"/>
              <w:rPr>
                <w:rFonts w:ascii="Times New Roman" w:hAnsi="Times New Roman" w:cs="Times New Roman"/>
                <w:lang w:val="en-US"/>
              </w:rPr>
            </w:pPr>
            <w:r w:rsidRPr="002B10EF">
              <w:rPr>
                <w:rFonts w:ascii="Times New Roman" w:hAnsi="Times New Roman" w:cs="Times New Roman"/>
              </w:rPr>
              <w:t>"Вже дивився"</w:t>
            </w:r>
          </w:p>
          <w:p w14:paraId="15D7A884" w14:textId="2BF8E963" w:rsidR="002B10EF" w:rsidRPr="002B10EF" w:rsidRDefault="0000231F" w:rsidP="002B10EF">
            <w:pPr>
              <w:pStyle w:val="a9"/>
              <w:numPr>
                <w:ilvl w:val="0"/>
                <w:numId w:val="195"/>
              </w:numPr>
              <w:spacing w:line="240" w:lineRule="auto"/>
              <w:ind w:left="1099"/>
              <w:jc w:val="both"/>
              <w:rPr>
                <w:rFonts w:ascii="Times New Roman" w:hAnsi="Times New Roman" w:cs="Times New Roman"/>
                <w:lang w:val="en-US"/>
              </w:rPr>
            </w:pPr>
            <w:r w:rsidRPr="002B10EF">
              <w:rPr>
                <w:rFonts w:ascii="Times New Roman" w:hAnsi="Times New Roman" w:cs="Times New Roman"/>
              </w:rPr>
              <w:t>"Не цікавить цей актор/режисер"</w:t>
            </w:r>
          </w:p>
          <w:p w14:paraId="567838E2" w14:textId="111647B1" w:rsidR="002B10EF" w:rsidRPr="002B10EF" w:rsidRDefault="0000231F" w:rsidP="002B10EF">
            <w:pPr>
              <w:pStyle w:val="a9"/>
              <w:numPr>
                <w:ilvl w:val="0"/>
                <w:numId w:val="195"/>
              </w:numPr>
              <w:spacing w:line="240" w:lineRule="auto"/>
              <w:ind w:left="1099"/>
              <w:jc w:val="both"/>
              <w:rPr>
                <w:rFonts w:ascii="Times New Roman" w:hAnsi="Times New Roman" w:cs="Times New Roman"/>
                <w:lang w:val="en-US"/>
              </w:rPr>
            </w:pPr>
            <w:r w:rsidRPr="002B10EF">
              <w:rPr>
                <w:rFonts w:ascii="Times New Roman" w:hAnsi="Times New Roman" w:cs="Times New Roman"/>
              </w:rPr>
              <w:t>"Інша причина"</w:t>
            </w:r>
          </w:p>
          <w:p w14:paraId="02860C0B" w14:textId="1B678FB7" w:rsidR="002B10EF" w:rsidRPr="002B10EF" w:rsidRDefault="0000231F" w:rsidP="002B10EF">
            <w:pPr>
              <w:pStyle w:val="a9"/>
              <w:numPr>
                <w:ilvl w:val="0"/>
                <w:numId w:val="194"/>
              </w:numPr>
              <w:spacing w:line="240" w:lineRule="auto"/>
              <w:jc w:val="both"/>
              <w:rPr>
                <w:rFonts w:ascii="Times New Roman" w:hAnsi="Times New Roman" w:cs="Times New Roman"/>
                <w:lang w:val="en-US"/>
              </w:rPr>
            </w:pPr>
            <w:r w:rsidRPr="002B10EF">
              <w:rPr>
                <w:rFonts w:ascii="Times New Roman" w:hAnsi="Times New Roman" w:cs="Times New Roman"/>
              </w:rPr>
              <w:t>Користувач обирає причину або пропускає</w:t>
            </w:r>
          </w:p>
          <w:p w14:paraId="497CD583" w14:textId="109F52A5" w:rsidR="002B10EF" w:rsidRPr="002B10EF" w:rsidRDefault="0000231F" w:rsidP="002B10EF">
            <w:pPr>
              <w:pStyle w:val="a9"/>
              <w:numPr>
                <w:ilvl w:val="0"/>
                <w:numId w:val="194"/>
              </w:numPr>
              <w:spacing w:line="240" w:lineRule="auto"/>
              <w:jc w:val="both"/>
              <w:rPr>
                <w:rFonts w:ascii="Times New Roman" w:hAnsi="Times New Roman" w:cs="Times New Roman"/>
                <w:lang w:val="en-US"/>
              </w:rPr>
            </w:pPr>
            <w:r w:rsidRPr="002B10EF">
              <w:rPr>
                <w:rFonts w:ascii="Times New Roman" w:hAnsi="Times New Roman" w:cs="Times New Roman"/>
              </w:rPr>
              <w:t>Система видаляє рекомендацію зі списку відображених</w:t>
            </w:r>
          </w:p>
          <w:p w14:paraId="39895088" w14:textId="6C064E50" w:rsidR="002B10EF" w:rsidRPr="002B10EF" w:rsidRDefault="0000231F" w:rsidP="002B10EF">
            <w:pPr>
              <w:pStyle w:val="a9"/>
              <w:numPr>
                <w:ilvl w:val="0"/>
                <w:numId w:val="194"/>
              </w:numPr>
              <w:spacing w:line="240" w:lineRule="auto"/>
              <w:jc w:val="both"/>
              <w:rPr>
                <w:rFonts w:ascii="Times New Roman" w:hAnsi="Times New Roman" w:cs="Times New Roman"/>
                <w:lang w:val="en-US"/>
              </w:rPr>
            </w:pPr>
            <w:r w:rsidRPr="002B10EF">
              <w:rPr>
                <w:rFonts w:ascii="Times New Roman" w:hAnsi="Times New Roman" w:cs="Times New Roman"/>
              </w:rPr>
              <w:t>Система оновлює модель користувача згідно US 9 (критерій 4-5):</w:t>
            </w:r>
          </w:p>
          <w:p w14:paraId="555EDFB2" w14:textId="68046AD1" w:rsidR="002B10EF" w:rsidRPr="002B10EF" w:rsidRDefault="0000231F" w:rsidP="002B10EF">
            <w:pPr>
              <w:pStyle w:val="a9"/>
              <w:numPr>
                <w:ilvl w:val="0"/>
                <w:numId w:val="194"/>
              </w:numPr>
              <w:spacing w:line="240" w:lineRule="auto"/>
              <w:jc w:val="both"/>
              <w:rPr>
                <w:rFonts w:ascii="Times New Roman" w:hAnsi="Times New Roman" w:cs="Times New Roman"/>
                <w:lang w:val="en-US"/>
              </w:rPr>
            </w:pPr>
            <w:r w:rsidRPr="002B10EF">
              <w:rPr>
                <w:rFonts w:ascii="Times New Roman" w:hAnsi="Times New Roman" w:cs="Times New Roman"/>
              </w:rPr>
              <w:t>Зменшує вагу цього контенту та схожих</w:t>
            </w:r>
          </w:p>
          <w:p w14:paraId="0A4A13EB" w14:textId="583AB522" w:rsidR="002B10EF" w:rsidRPr="002B10EF" w:rsidRDefault="0000231F" w:rsidP="002B10EF">
            <w:pPr>
              <w:pStyle w:val="a9"/>
              <w:numPr>
                <w:ilvl w:val="0"/>
                <w:numId w:val="194"/>
              </w:numPr>
              <w:spacing w:line="240" w:lineRule="auto"/>
              <w:jc w:val="both"/>
              <w:rPr>
                <w:rFonts w:ascii="Times New Roman" w:hAnsi="Times New Roman" w:cs="Times New Roman"/>
                <w:lang w:val="en-US"/>
              </w:rPr>
            </w:pPr>
            <w:r w:rsidRPr="002B10EF">
              <w:rPr>
                <w:rFonts w:ascii="Times New Roman" w:hAnsi="Times New Roman" w:cs="Times New Roman"/>
              </w:rPr>
              <w:t>Якщо вказано "Не мій жанр" - зменшує вагу цього жанру</w:t>
            </w:r>
          </w:p>
          <w:p w14:paraId="279942F4" w14:textId="6B58440B" w:rsidR="002B10EF" w:rsidRPr="002B10EF" w:rsidRDefault="0000231F" w:rsidP="002B10EF">
            <w:pPr>
              <w:pStyle w:val="a9"/>
              <w:numPr>
                <w:ilvl w:val="0"/>
                <w:numId w:val="194"/>
              </w:numPr>
              <w:spacing w:line="240" w:lineRule="auto"/>
              <w:jc w:val="both"/>
              <w:rPr>
                <w:rFonts w:ascii="Times New Roman" w:hAnsi="Times New Roman" w:cs="Times New Roman"/>
                <w:lang w:val="en-US"/>
              </w:rPr>
            </w:pPr>
            <w:r w:rsidRPr="002B10EF">
              <w:rPr>
                <w:rFonts w:ascii="Times New Roman" w:hAnsi="Times New Roman" w:cs="Times New Roman"/>
              </w:rPr>
              <w:t>Покращує точність майбутніх рекомендацій, навчаючись на негативному фідбеку</w:t>
            </w:r>
          </w:p>
          <w:p w14:paraId="3E9B9FE9" w14:textId="2DC35265" w:rsidR="002B10EF" w:rsidRPr="002B10EF" w:rsidRDefault="0000231F" w:rsidP="002B10EF">
            <w:pPr>
              <w:pStyle w:val="a9"/>
              <w:numPr>
                <w:ilvl w:val="0"/>
                <w:numId w:val="194"/>
              </w:numPr>
              <w:spacing w:line="240" w:lineRule="auto"/>
              <w:jc w:val="both"/>
              <w:rPr>
                <w:rFonts w:ascii="Times New Roman" w:hAnsi="Times New Roman" w:cs="Times New Roman"/>
                <w:lang w:val="en-US"/>
              </w:rPr>
            </w:pPr>
            <w:r w:rsidRPr="002B10EF">
              <w:rPr>
                <w:rFonts w:ascii="Times New Roman" w:hAnsi="Times New Roman" w:cs="Times New Roman"/>
              </w:rPr>
              <w:t xml:space="preserve">Система </w:t>
            </w:r>
            <w:proofErr w:type="spellStart"/>
            <w:r w:rsidRPr="002B10EF">
              <w:rPr>
                <w:rFonts w:ascii="Times New Roman" w:hAnsi="Times New Roman" w:cs="Times New Roman"/>
              </w:rPr>
              <w:t>логує</w:t>
            </w:r>
            <w:proofErr w:type="spellEnd"/>
            <w:r w:rsidRPr="002B10EF">
              <w:rPr>
                <w:rFonts w:ascii="Times New Roman" w:hAnsi="Times New Roman" w:cs="Times New Roman"/>
              </w:rPr>
              <w:t xml:space="preserve"> </w:t>
            </w:r>
            <w:proofErr w:type="spellStart"/>
            <w:r w:rsidRPr="002B10EF">
              <w:rPr>
                <w:rFonts w:ascii="Times New Roman" w:hAnsi="Times New Roman" w:cs="Times New Roman"/>
              </w:rPr>
              <w:t>negative</w:t>
            </w:r>
            <w:proofErr w:type="spellEnd"/>
            <w:r w:rsidRPr="002B10EF">
              <w:rPr>
                <w:rFonts w:ascii="Times New Roman" w:hAnsi="Times New Roman" w:cs="Times New Roman"/>
              </w:rPr>
              <w:t xml:space="preserve"> </w:t>
            </w:r>
            <w:proofErr w:type="spellStart"/>
            <w:r w:rsidRPr="002B10EF">
              <w:rPr>
                <w:rFonts w:ascii="Times New Roman" w:hAnsi="Times New Roman" w:cs="Times New Roman"/>
              </w:rPr>
              <w:t>feedback</w:t>
            </w:r>
            <w:proofErr w:type="spellEnd"/>
            <w:r w:rsidRPr="002B10EF">
              <w:rPr>
                <w:rFonts w:ascii="Times New Roman" w:hAnsi="Times New Roman" w:cs="Times New Roman"/>
              </w:rPr>
              <w:t xml:space="preserve"> для покращення алгоритму</w:t>
            </w:r>
          </w:p>
          <w:p w14:paraId="3FBDD2E9" w14:textId="536A27E9" w:rsidR="002B10EF" w:rsidRPr="002B10EF" w:rsidRDefault="0000231F" w:rsidP="002B10EF">
            <w:pPr>
              <w:pStyle w:val="a9"/>
              <w:numPr>
                <w:ilvl w:val="0"/>
                <w:numId w:val="194"/>
              </w:numPr>
              <w:spacing w:line="240" w:lineRule="auto"/>
              <w:jc w:val="both"/>
              <w:rPr>
                <w:rFonts w:ascii="Times New Roman" w:hAnsi="Times New Roman" w:cs="Times New Roman"/>
                <w:lang w:val="en-US"/>
              </w:rPr>
            </w:pPr>
            <w:proofErr w:type="spellStart"/>
            <w:r w:rsidRPr="002B10EF">
              <w:rPr>
                <w:rFonts w:ascii="Times New Roman" w:hAnsi="Times New Roman" w:cs="Times New Roman"/>
              </w:rPr>
              <w:t>Use</w:t>
            </w:r>
            <w:proofErr w:type="spellEnd"/>
            <w:r w:rsidRPr="002B10EF">
              <w:rPr>
                <w:rFonts w:ascii="Times New Roman" w:hAnsi="Times New Roman" w:cs="Times New Roman"/>
              </w:rPr>
              <w:t xml:space="preserve"> </w:t>
            </w:r>
            <w:proofErr w:type="spellStart"/>
            <w:r w:rsidRPr="002B10EF">
              <w:rPr>
                <w:rFonts w:ascii="Times New Roman" w:hAnsi="Times New Roman" w:cs="Times New Roman"/>
              </w:rPr>
              <w:t>case</w:t>
            </w:r>
            <w:proofErr w:type="spellEnd"/>
            <w:r w:rsidRPr="002B10EF">
              <w:rPr>
                <w:rFonts w:ascii="Times New Roman" w:hAnsi="Times New Roman" w:cs="Times New Roman"/>
              </w:rPr>
              <w:t xml:space="preserve"> продовжується з покращеними рекомендаціями</w:t>
            </w:r>
          </w:p>
          <w:p w14:paraId="4564C99B" w14:textId="0AFA4F38" w:rsidR="002B10EF" w:rsidRDefault="0000231F" w:rsidP="002B10EF">
            <w:pPr>
              <w:spacing w:after="0" w:line="240" w:lineRule="auto"/>
              <w:jc w:val="both"/>
              <w:rPr>
                <w:rFonts w:ascii="Times New Roman" w:hAnsi="Times New Roman" w:cs="Times New Roman"/>
                <w:lang w:val="en-US"/>
              </w:rPr>
            </w:pPr>
            <w:r w:rsidRPr="000311AE">
              <w:rPr>
                <w:rFonts w:ascii="Times New Roman" w:hAnsi="Times New Roman" w:cs="Times New Roman"/>
                <w:b/>
                <w:bCs/>
              </w:rPr>
              <w:t>А4: Рекомендації за конкретним жанром або настроєм</w:t>
            </w:r>
          </w:p>
          <w:p w14:paraId="617345F8" w14:textId="67001C27" w:rsidR="002B10EF" w:rsidRPr="002B10EF" w:rsidRDefault="0000231F" w:rsidP="002B10EF">
            <w:pPr>
              <w:pStyle w:val="a9"/>
              <w:numPr>
                <w:ilvl w:val="0"/>
                <w:numId w:val="196"/>
              </w:numPr>
              <w:spacing w:line="240" w:lineRule="auto"/>
              <w:jc w:val="both"/>
              <w:rPr>
                <w:rFonts w:ascii="Times New Roman" w:hAnsi="Times New Roman" w:cs="Times New Roman"/>
                <w:lang w:val="en-US"/>
              </w:rPr>
            </w:pPr>
            <w:r w:rsidRPr="002B10EF">
              <w:rPr>
                <w:rFonts w:ascii="Times New Roman" w:hAnsi="Times New Roman" w:cs="Times New Roman"/>
              </w:rPr>
              <w:t>Користувач переходить до розділу "Рекомендації" та обирає фільтр жанру "Комедії" або настрій "Хочу посміятися"</w:t>
            </w:r>
          </w:p>
          <w:p w14:paraId="30D47FCF" w14:textId="2BE07B43" w:rsidR="002B10EF" w:rsidRPr="002B10EF" w:rsidRDefault="0000231F" w:rsidP="002B10EF">
            <w:pPr>
              <w:pStyle w:val="a9"/>
              <w:numPr>
                <w:ilvl w:val="0"/>
                <w:numId w:val="196"/>
              </w:numPr>
              <w:spacing w:line="240" w:lineRule="auto"/>
              <w:jc w:val="both"/>
              <w:rPr>
                <w:rFonts w:ascii="Times New Roman" w:hAnsi="Times New Roman" w:cs="Times New Roman"/>
                <w:lang w:val="en-US"/>
              </w:rPr>
            </w:pPr>
            <w:r w:rsidRPr="002B10EF">
              <w:rPr>
                <w:rFonts w:ascii="Times New Roman" w:hAnsi="Times New Roman" w:cs="Times New Roman"/>
              </w:rPr>
              <w:t>Система формує рекомендації, обмежені обраним жанром/настроєм:</w:t>
            </w:r>
          </w:p>
          <w:p w14:paraId="459EF945" w14:textId="5E9F1B96" w:rsidR="002B10EF" w:rsidRPr="002B10EF" w:rsidRDefault="0000231F" w:rsidP="002B10EF">
            <w:pPr>
              <w:pStyle w:val="a9"/>
              <w:numPr>
                <w:ilvl w:val="0"/>
                <w:numId w:val="196"/>
              </w:numPr>
              <w:spacing w:line="240" w:lineRule="auto"/>
              <w:jc w:val="both"/>
              <w:rPr>
                <w:rFonts w:ascii="Times New Roman" w:hAnsi="Times New Roman" w:cs="Times New Roman"/>
                <w:lang w:val="en-US"/>
              </w:rPr>
            </w:pPr>
            <w:r w:rsidRPr="002B10EF">
              <w:rPr>
                <w:rFonts w:ascii="Times New Roman" w:hAnsi="Times New Roman" w:cs="Times New Roman"/>
              </w:rPr>
              <w:t>Використовує той самий персоналізований алгоритм</w:t>
            </w:r>
          </w:p>
          <w:p w14:paraId="3F966740" w14:textId="1422D4B6" w:rsidR="002B10EF" w:rsidRPr="002B10EF" w:rsidRDefault="0000231F" w:rsidP="002B10EF">
            <w:pPr>
              <w:pStyle w:val="a9"/>
              <w:numPr>
                <w:ilvl w:val="0"/>
                <w:numId w:val="196"/>
              </w:numPr>
              <w:spacing w:line="240" w:lineRule="auto"/>
              <w:jc w:val="both"/>
              <w:rPr>
                <w:rFonts w:ascii="Times New Roman" w:hAnsi="Times New Roman" w:cs="Times New Roman"/>
                <w:lang w:val="en-US"/>
              </w:rPr>
            </w:pPr>
            <w:r w:rsidRPr="002B10EF">
              <w:rPr>
                <w:rFonts w:ascii="Times New Roman" w:hAnsi="Times New Roman" w:cs="Times New Roman"/>
              </w:rPr>
              <w:t>Але фільтрує результати тільки комедіями</w:t>
            </w:r>
          </w:p>
          <w:p w14:paraId="74F123DB" w14:textId="33EE8145" w:rsidR="002B10EF" w:rsidRPr="002B10EF" w:rsidRDefault="0000231F" w:rsidP="002B10EF">
            <w:pPr>
              <w:pStyle w:val="a9"/>
              <w:numPr>
                <w:ilvl w:val="0"/>
                <w:numId w:val="196"/>
              </w:numPr>
              <w:spacing w:line="240" w:lineRule="auto"/>
              <w:jc w:val="both"/>
              <w:rPr>
                <w:rFonts w:ascii="Times New Roman" w:hAnsi="Times New Roman" w:cs="Times New Roman"/>
                <w:lang w:val="en-US"/>
              </w:rPr>
            </w:pPr>
            <w:proofErr w:type="spellStart"/>
            <w:r w:rsidRPr="002B10EF">
              <w:rPr>
                <w:rFonts w:ascii="Times New Roman" w:hAnsi="Times New Roman" w:cs="Times New Roman"/>
              </w:rPr>
              <w:t>Ранжує</w:t>
            </w:r>
            <w:proofErr w:type="spellEnd"/>
            <w:r w:rsidRPr="002B10EF">
              <w:rPr>
                <w:rFonts w:ascii="Times New Roman" w:hAnsi="Times New Roman" w:cs="Times New Roman"/>
              </w:rPr>
              <w:t xml:space="preserve"> комедії за </w:t>
            </w:r>
            <w:proofErr w:type="spellStart"/>
            <w:r w:rsidRPr="002B10EF">
              <w:rPr>
                <w:rFonts w:ascii="Times New Roman" w:hAnsi="Times New Roman" w:cs="Times New Roman"/>
              </w:rPr>
              <w:t>релевантністю</w:t>
            </w:r>
            <w:proofErr w:type="spellEnd"/>
            <w:r w:rsidRPr="002B10EF">
              <w:rPr>
                <w:rFonts w:ascii="Times New Roman" w:hAnsi="Times New Roman" w:cs="Times New Roman"/>
              </w:rPr>
              <w:t xml:space="preserve"> для користувача (не всі комедії однакові)</w:t>
            </w:r>
          </w:p>
          <w:p w14:paraId="1FECE56B" w14:textId="1A16062A" w:rsidR="002B10EF" w:rsidRPr="002B10EF" w:rsidRDefault="0000231F" w:rsidP="002B10EF">
            <w:pPr>
              <w:pStyle w:val="a9"/>
              <w:numPr>
                <w:ilvl w:val="0"/>
                <w:numId w:val="196"/>
              </w:numPr>
              <w:spacing w:line="240" w:lineRule="auto"/>
              <w:jc w:val="both"/>
              <w:rPr>
                <w:rFonts w:ascii="Times New Roman" w:hAnsi="Times New Roman" w:cs="Times New Roman"/>
                <w:lang w:val="en-US"/>
              </w:rPr>
            </w:pPr>
            <w:r w:rsidRPr="002B10EF">
              <w:rPr>
                <w:rFonts w:ascii="Times New Roman" w:hAnsi="Times New Roman" w:cs="Times New Roman"/>
              </w:rPr>
              <w:t>Система відображає: "Комедії, рекомендовані для вас" з персоналізованими пропозиціями жанру</w:t>
            </w:r>
          </w:p>
          <w:p w14:paraId="34826F73" w14:textId="7FEDDD19" w:rsidR="002B10EF" w:rsidRPr="002B10EF" w:rsidRDefault="0000231F" w:rsidP="002B10EF">
            <w:pPr>
              <w:pStyle w:val="a9"/>
              <w:numPr>
                <w:ilvl w:val="0"/>
                <w:numId w:val="196"/>
              </w:numPr>
              <w:spacing w:line="240" w:lineRule="auto"/>
              <w:jc w:val="both"/>
              <w:rPr>
                <w:rFonts w:ascii="Times New Roman" w:hAnsi="Times New Roman" w:cs="Times New Roman"/>
                <w:lang w:val="en-US"/>
              </w:rPr>
            </w:pPr>
            <w:proofErr w:type="spellStart"/>
            <w:r w:rsidRPr="002B10EF">
              <w:rPr>
                <w:rFonts w:ascii="Times New Roman" w:hAnsi="Times New Roman" w:cs="Times New Roman"/>
              </w:rPr>
              <w:t>Use</w:t>
            </w:r>
            <w:proofErr w:type="spellEnd"/>
            <w:r w:rsidRPr="002B10EF">
              <w:rPr>
                <w:rFonts w:ascii="Times New Roman" w:hAnsi="Times New Roman" w:cs="Times New Roman"/>
              </w:rPr>
              <w:t xml:space="preserve"> </w:t>
            </w:r>
            <w:proofErr w:type="spellStart"/>
            <w:r w:rsidRPr="002B10EF">
              <w:rPr>
                <w:rFonts w:ascii="Times New Roman" w:hAnsi="Times New Roman" w:cs="Times New Roman"/>
              </w:rPr>
              <w:t>case</w:t>
            </w:r>
            <w:proofErr w:type="spellEnd"/>
            <w:r w:rsidRPr="002B10EF">
              <w:rPr>
                <w:rFonts w:ascii="Times New Roman" w:hAnsi="Times New Roman" w:cs="Times New Roman"/>
              </w:rPr>
              <w:t xml:space="preserve"> продовжується з жанрово-специфічними рекомендаціями</w:t>
            </w:r>
          </w:p>
          <w:p w14:paraId="0B23628B" w14:textId="5A1D6397" w:rsidR="002B10EF" w:rsidRDefault="0000231F" w:rsidP="002B10EF">
            <w:pPr>
              <w:spacing w:after="0" w:line="240" w:lineRule="auto"/>
              <w:jc w:val="both"/>
              <w:rPr>
                <w:rFonts w:ascii="Times New Roman" w:hAnsi="Times New Roman" w:cs="Times New Roman"/>
                <w:lang w:val="en-US"/>
              </w:rPr>
            </w:pPr>
            <w:r w:rsidRPr="000311AE">
              <w:rPr>
                <w:rFonts w:ascii="Times New Roman" w:hAnsi="Times New Roman" w:cs="Times New Roman"/>
                <w:b/>
                <w:bCs/>
              </w:rPr>
              <w:t>А5: Рекомендації після завершення серіалу</w:t>
            </w:r>
          </w:p>
          <w:p w14:paraId="03E6063E" w14:textId="65A4A50A" w:rsidR="002B10EF" w:rsidRPr="002B10EF" w:rsidRDefault="0000231F" w:rsidP="002B10EF">
            <w:pPr>
              <w:pStyle w:val="a9"/>
              <w:numPr>
                <w:ilvl w:val="0"/>
                <w:numId w:val="197"/>
              </w:numPr>
              <w:spacing w:line="240" w:lineRule="auto"/>
              <w:jc w:val="both"/>
              <w:rPr>
                <w:rFonts w:ascii="Times New Roman" w:hAnsi="Times New Roman" w:cs="Times New Roman"/>
                <w:lang w:val="en-US"/>
              </w:rPr>
            </w:pPr>
            <w:r w:rsidRPr="002B10EF">
              <w:rPr>
                <w:rFonts w:ascii="Times New Roman" w:hAnsi="Times New Roman" w:cs="Times New Roman"/>
              </w:rPr>
              <w:t>Користувач щойно завершив перегляд останнього епізоду серіалу "</w:t>
            </w:r>
            <w:proofErr w:type="spellStart"/>
            <w:r w:rsidRPr="002B10EF">
              <w:rPr>
                <w:rFonts w:ascii="Times New Roman" w:hAnsi="Times New Roman" w:cs="Times New Roman"/>
              </w:rPr>
              <w:t>Breaking</w:t>
            </w:r>
            <w:proofErr w:type="spellEnd"/>
            <w:r w:rsidRPr="002B10EF">
              <w:rPr>
                <w:rFonts w:ascii="Times New Roman" w:hAnsi="Times New Roman" w:cs="Times New Roman"/>
              </w:rPr>
              <w:t xml:space="preserve"> </w:t>
            </w:r>
            <w:proofErr w:type="spellStart"/>
            <w:r w:rsidRPr="002B10EF">
              <w:rPr>
                <w:rFonts w:ascii="Times New Roman" w:hAnsi="Times New Roman" w:cs="Times New Roman"/>
              </w:rPr>
              <w:t>Bad</w:t>
            </w:r>
            <w:proofErr w:type="spellEnd"/>
            <w:r w:rsidRPr="002B10EF">
              <w:rPr>
                <w:rFonts w:ascii="Times New Roman" w:hAnsi="Times New Roman" w:cs="Times New Roman"/>
              </w:rPr>
              <w:t>"</w:t>
            </w:r>
          </w:p>
          <w:p w14:paraId="30C9D31E" w14:textId="0C2365C3" w:rsidR="002B10EF" w:rsidRPr="002B10EF" w:rsidRDefault="0000231F" w:rsidP="002B10EF">
            <w:pPr>
              <w:pStyle w:val="a9"/>
              <w:numPr>
                <w:ilvl w:val="0"/>
                <w:numId w:val="197"/>
              </w:numPr>
              <w:spacing w:line="240" w:lineRule="auto"/>
              <w:jc w:val="both"/>
              <w:rPr>
                <w:rFonts w:ascii="Times New Roman" w:hAnsi="Times New Roman" w:cs="Times New Roman"/>
                <w:lang w:val="en-US"/>
              </w:rPr>
            </w:pPr>
            <w:r w:rsidRPr="002B10EF">
              <w:rPr>
                <w:rFonts w:ascii="Times New Roman" w:hAnsi="Times New Roman" w:cs="Times New Roman"/>
              </w:rPr>
              <w:t xml:space="preserve">Після екрану </w:t>
            </w:r>
            <w:proofErr w:type="spellStart"/>
            <w:r w:rsidRPr="002B10EF">
              <w:rPr>
                <w:rFonts w:ascii="Times New Roman" w:hAnsi="Times New Roman" w:cs="Times New Roman"/>
              </w:rPr>
              <w:t>credits</w:t>
            </w:r>
            <w:proofErr w:type="spellEnd"/>
            <w:r w:rsidRPr="002B10EF">
              <w:rPr>
                <w:rFonts w:ascii="Times New Roman" w:hAnsi="Times New Roman" w:cs="Times New Roman"/>
              </w:rPr>
              <w:t xml:space="preserve"> система показує спеціальну секцію рекомендацій:</w:t>
            </w:r>
          </w:p>
          <w:p w14:paraId="3FB7F776" w14:textId="0BEA4B04" w:rsidR="002B10EF" w:rsidRPr="002B10EF" w:rsidRDefault="0000231F" w:rsidP="002B10EF">
            <w:pPr>
              <w:pStyle w:val="a9"/>
              <w:numPr>
                <w:ilvl w:val="0"/>
                <w:numId w:val="197"/>
              </w:numPr>
              <w:spacing w:line="240" w:lineRule="auto"/>
              <w:jc w:val="both"/>
              <w:rPr>
                <w:rFonts w:ascii="Times New Roman" w:hAnsi="Times New Roman" w:cs="Times New Roman"/>
                <w:lang w:val="en-US"/>
              </w:rPr>
            </w:pPr>
            <w:r w:rsidRPr="002B10EF">
              <w:rPr>
                <w:rFonts w:ascii="Times New Roman" w:hAnsi="Times New Roman" w:cs="Times New Roman"/>
              </w:rPr>
              <w:t>"Якщо вам сподобався '</w:t>
            </w:r>
            <w:proofErr w:type="spellStart"/>
            <w:r w:rsidRPr="002B10EF">
              <w:rPr>
                <w:rFonts w:ascii="Times New Roman" w:hAnsi="Times New Roman" w:cs="Times New Roman"/>
              </w:rPr>
              <w:t>Breaking</w:t>
            </w:r>
            <w:proofErr w:type="spellEnd"/>
            <w:r w:rsidRPr="002B10EF">
              <w:rPr>
                <w:rFonts w:ascii="Times New Roman" w:hAnsi="Times New Roman" w:cs="Times New Roman"/>
              </w:rPr>
              <w:t xml:space="preserve"> </w:t>
            </w:r>
            <w:proofErr w:type="spellStart"/>
            <w:r w:rsidRPr="002B10EF">
              <w:rPr>
                <w:rFonts w:ascii="Times New Roman" w:hAnsi="Times New Roman" w:cs="Times New Roman"/>
              </w:rPr>
              <w:t>Bad</w:t>
            </w:r>
            <w:proofErr w:type="spellEnd"/>
            <w:r w:rsidRPr="002B10EF">
              <w:rPr>
                <w:rFonts w:ascii="Times New Roman" w:hAnsi="Times New Roman" w:cs="Times New Roman"/>
              </w:rPr>
              <w:t xml:space="preserve">', спробуйте:" з дуже схожими </w:t>
            </w:r>
            <w:r w:rsidRPr="002B10EF">
              <w:rPr>
                <w:rFonts w:ascii="Times New Roman" w:hAnsi="Times New Roman" w:cs="Times New Roman"/>
              </w:rPr>
              <w:lastRenderedPageBreak/>
              <w:t>серіалами</w:t>
            </w:r>
          </w:p>
          <w:p w14:paraId="38F900F2" w14:textId="4E1121F4" w:rsidR="002B10EF" w:rsidRPr="002B10EF" w:rsidRDefault="0000231F" w:rsidP="002B10EF">
            <w:pPr>
              <w:pStyle w:val="a9"/>
              <w:numPr>
                <w:ilvl w:val="0"/>
                <w:numId w:val="197"/>
              </w:numPr>
              <w:spacing w:line="240" w:lineRule="auto"/>
              <w:jc w:val="both"/>
              <w:rPr>
                <w:rFonts w:ascii="Times New Roman" w:hAnsi="Times New Roman" w:cs="Times New Roman"/>
                <w:lang w:val="en-US"/>
              </w:rPr>
            </w:pPr>
            <w:r w:rsidRPr="002B10EF">
              <w:rPr>
                <w:rFonts w:ascii="Times New Roman" w:hAnsi="Times New Roman" w:cs="Times New Roman"/>
              </w:rPr>
              <w:t xml:space="preserve">Використовує </w:t>
            </w:r>
            <w:proofErr w:type="spellStart"/>
            <w:r w:rsidRPr="002B10EF">
              <w:rPr>
                <w:rFonts w:ascii="Times New Roman" w:hAnsi="Times New Roman" w:cs="Times New Roman"/>
              </w:rPr>
              <w:t>content-based</w:t>
            </w:r>
            <w:proofErr w:type="spellEnd"/>
            <w:r w:rsidRPr="002B10EF">
              <w:rPr>
                <w:rFonts w:ascii="Times New Roman" w:hAnsi="Times New Roman" w:cs="Times New Roman"/>
              </w:rPr>
              <w:t xml:space="preserve"> </w:t>
            </w:r>
            <w:proofErr w:type="spellStart"/>
            <w:r w:rsidRPr="002B10EF">
              <w:rPr>
                <w:rFonts w:ascii="Times New Roman" w:hAnsi="Times New Roman" w:cs="Times New Roman"/>
              </w:rPr>
              <w:t>filtering</w:t>
            </w:r>
            <w:proofErr w:type="spellEnd"/>
            <w:r w:rsidRPr="002B10EF">
              <w:rPr>
                <w:rFonts w:ascii="Times New Roman" w:hAnsi="Times New Roman" w:cs="Times New Roman"/>
              </w:rPr>
              <w:t xml:space="preserve"> на основі жанру, тону, акторів, тематики</w:t>
            </w:r>
          </w:p>
          <w:p w14:paraId="4C3EF335" w14:textId="3CE2FC12" w:rsidR="002B10EF" w:rsidRPr="002B10EF" w:rsidRDefault="0000231F" w:rsidP="002B10EF">
            <w:pPr>
              <w:pStyle w:val="a9"/>
              <w:numPr>
                <w:ilvl w:val="0"/>
                <w:numId w:val="197"/>
              </w:numPr>
              <w:spacing w:line="240" w:lineRule="auto"/>
              <w:jc w:val="both"/>
              <w:rPr>
                <w:rFonts w:ascii="Times New Roman" w:hAnsi="Times New Roman" w:cs="Times New Roman"/>
                <w:lang w:val="en-US"/>
              </w:rPr>
            </w:pPr>
            <w:r w:rsidRPr="002B10EF">
              <w:rPr>
                <w:rFonts w:ascii="Times New Roman" w:hAnsi="Times New Roman" w:cs="Times New Roman"/>
              </w:rPr>
              <w:t xml:space="preserve">Показує 5-10 найбільш релевантних серіалів з високим </w:t>
            </w:r>
            <w:proofErr w:type="spellStart"/>
            <w:r w:rsidRPr="002B10EF">
              <w:rPr>
                <w:rFonts w:ascii="Times New Roman" w:hAnsi="Times New Roman" w:cs="Times New Roman"/>
              </w:rPr>
              <w:t>match</w:t>
            </w:r>
            <w:proofErr w:type="spellEnd"/>
            <w:r w:rsidRPr="002B10EF">
              <w:rPr>
                <w:rFonts w:ascii="Times New Roman" w:hAnsi="Times New Roman" w:cs="Times New Roman"/>
              </w:rPr>
              <w:t xml:space="preserve"> </w:t>
            </w:r>
            <w:proofErr w:type="spellStart"/>
            <w:r w:rsidRPr="002B10EF">
              <w:rPr>
                <w:rFonts w:ascii="Times New Roman" w:hAnsi="Times New Roman" w:cs="Times New Roman"/>
              </w:rPr>
              <w:t>score</w:t>
            </w:r>
            <w:proofErr w:type="spellEnd"/>
          </w:p>
          <w:p w14:paraId="52921CA7" w14:textId="7014A4DD" w:rsidR="002B10EF" w:rsidRPr="002B10EF" w:rsidRDefault="0000231F" w:rsidP="002B10EF">
            <w:pPr>
              <w:pStyle w:val="a9"/>
              <w:numPr>
                <w:ilvl w:val="0"/>
                <w:numId w:val="197"/>
              </w:numPr>
              <w:spacing w:line="240" w:lineRule="auto"/>
              <w:jc w:val="both"/>
              <w:rPr>
                <w:rFonts w:ascii="Times New Roman" w:hAnsi="Times New Roman" w:cs="Times New Roman"/>
                <w:lang w:val="en-US"/>
              </w:rPr>
            </w:pPr>
            <w:r w:rsidRPr="002B10EF">
              <w:rPr>
                <w:rFonts w:ascii="Times New Roman" w:hAnsi="Times New Roman" w:cs="Times New Roman"/>
              </w:rPr>
              <w:t>Користувач може миттєво почати дивитися рекомендований серіал</w:t>
            </w:r>
          </w:p>
          <w:p w14:paraId="4D6FEE7F" w14:textId="65EAA2B9" w:rsidR="002B10EF" w:rsidRPr="002B10EF" w:rsidRDefault="0000231F" w:rsidP="002B10EF">
            <w:pPr>
              <w:pStyle w:val="a9"/>
              <w:numPr>
                <w:ilvl w:val="0"/>
                <w:numId w:val="197"/>
              </w:numPr>
              <w:spacing w:line="240" w:lineRule="auto"/>
              <w:jc w:val="both"/>
              <w:rPr>
                <w:rFonts w:ascii="Times New Roman" w:hAnsi="Times New Roman" w:cs="Times New Roman"/>
                <w:lang w:val="en-US"/>
              </w:rPr>
            </w:pPr>
            <w:proofErr w:type="spellStart"/>
            <w:r w:rsidRPr="002B10EF">
              <w:rPr>
                <w:rFonts w:ascii="Times New Roman" w:hAnsi="Times New Roman" w:cs="Times New Roman"/>
              </w:rPr>
              <w:t>Use</w:t>
            </w:r>
            <w:proofErr w:type="spellEnd"/>
            <w:r w:rsidRPr="002B10EF">
              <w:rPr>
                <w:rFonts w:ascii="Times New Roman" w:hAnsi="Times New Roman" w:cs="Times New Roman"/>
              </w:rPr>
              <w:t xml:space="preserve"> </w:t>
            </w:r>
            <w:proofErr w:type="spellStart"/>
            <w:r w:rsidRPr="002B10EF">
              <w:rPr>
                <w:rFonts w:ascii="Times New Roman" w:hAnsi="Times New Roman" w:cs="Times New Roman"/>
              </w:rPr>
              <w:t>case</w:t>
            </w:r>
            <w:proofErr w:type="spellEnd"/>
            <w:r w:rsidRPr="002B10EF">
              <w:rPr>
                <w:rFonts w:ascii="Times New Roman" w:hAnsi="Times New Roman" w:cs="Times New Roman"/>
              </w:rPr>
              <w:t xml:space="preserve"> завершено з контекстними рекомендаціями</w:t>
            </w:r>
          </w:p>
          <w:p w14:paraId="65B53294" w14:textId="2490433B" w:rsidR="002B10EF" w:rsidRDefault="0000231F" w:rsidP="002B10EF">
            <w:pPr>
              <w:spacing w:after="0" w:line="240" w:lineRule="auto"/>
              <w:jc w:val="both"/>
              <w:rPr>
                <w:rFonts w:ascii="Times New Roman" w:hAnsi="Times New Roman" w:cs="Times New Roman"/>
                <w:lang w:val="en-US"/>
              </w:rPr>
            </w:pPr>
            <w:r w:rsidRPr="000311AE">
              <w:rPr>
                <w:rFonts w:ascii="Times New Roman" w:hAnsi="Times New Roman" w:cs="Times New Roman"/>
                <w:b/>
                <w:bCs/>
              </w:rPr>
              <w:t>А6: A/B тестування різних алгоритмів рекомендацій</w:t>
            </w:r>
          </w:p>
          <w:p w14:paraId="4C8DA1BC" w14:textId="698B76D3" w:rsidR="002B10EF" w:rsidRPr="002B10EF" w:rsidRDefault="0000231F" w:rsidP="002B10EF">
            <w:pPr>
              <w:pStyle w:val="a9"/>
              <w:numPr>
                <w:ilvl w:val="0"/>
                <w:numId w:val="198"/>
              </w:numPr>
              <w:spacing w:line="240" w:lineRule="auto"/>
              <w:jc w:val="both"/>
              <w:rPr>
                <w:rFonts w:ascii="Times New Roman" w:hAnsi="Times New Roman" w:cs="Times New Roman"/>
                <w:lang w:val="en-US"/>
              </w:rPr>
            </w:pPr>
            <w:r w:rsidRPr="002B10EF">
              <w:rPr>
                <w:rFonts w:ascii="Times New Roman" w:hAnsi="Times New Roman" w:cs="Times New Roman"/>
              </w:rPr>
              <w:t>Для частини користувачів (наприклад, 10%) система використовує експериментальний алгоритм</w:t>
            </w:r>
          </w:p>
          <w:p w14:paraId="6B8FF52A" w14:textId="3DFB36A0" w:rsidR="002B10EF" w:rsidRPr="002B10EF" w:rsidRDefault="0000231F" w:rsidP="002B10EF">
            <w:pPr>
              <w:pStyle w:val="a9"/>
              <w:numPr>
                <w:ilvl w:val="0"/>
                <w:numId w:val="198"/>
              </w:numPr>
              <w:spacing w:line="240" w:lineRule="auto"/>
              <w:jc w:val="both"/>
              <w:rPr>
                <w:rFonts w:ascii="Times New Roman" w:hAnsi="Times New Roman" w:cs="Times New Roman"/>
                <w:lang w:val="en-US"/>
              </w:rPr>
            </w:pPr>
            <w:r w:rsidRPr="002B10EF">
              <w:rPr>
                <w:rFonts w:ascii="Times New Roman" w:hAnsi="Times New Roman" w:cs="Times New Roman"/>
              </w:rPr>
              <w:t xml:space="preserve">На кроці 6: Система вибирає алгоритм на основі A/B </w:t>
            </w:r>
            <w:proofErr w:type="spellStart"/>
            <w:r w:rsidRPr="002B10EF">
              <w:rPr>
                <w:rFonts w:ascii="Times New Roman" w:hAnsi="Times New Roman" w:cs="Times New Roman"/>
              </w:rPr>
              <w:t>test</w:t>
            </w:r>
            <w:proofErr w:type="spellEnd"/>
            <w:r w:rsidRPr="002B10EF">
              <w:rPr>
                <w:rFonts w:ascii="Times New Roman" w:hAnsi="Times New Roman" w:cs="Times New Roman"/>
              </w:rPr>
              <w:t xml:space="preserve"> </w:t>
            </w:r>
            <w:proofErr w:type="spellStart"/>
            <w:r w:rsidRPr="002B10EF">
              <w:rPr>
                <w:rFonts w:ascii="Times New Roman" w:hAnsi="Times New Roman" w:cs="Times New Roman"/>
              </w:rPr>
              <w:t>bucket</w:t>
            </w:r>
            <w:proofErr w:type="spellEnd"/>
            <w:r w:rsidRPr="002B10EF">
              <w:rPr>
                <w:rFonts w:ascii="Times New Roman" w:hAnsi="Times New Roman" w:cs="Times New Roman"/>
              </w:rPr>
              <w:t xml:space="preserve"> користувача</w:t>
            </w:r>
          </w:p>
          <w:p w14:paraId="07B84BFA" w14:textId="733BCD47" w:rsidR="002B10EF" w:rsidRPr="002B10EF" w:rsidRDefault="0000231F" w:rsidP="002B10EF">
            <w:pPr>
              <w:pStyle w:val="a9"/>
              <w:numPr>
                <w:ilvl w:val="0"/>
                <w:numId w:val="198"/>
              </w:numPr>
              <w:spacing w:line="240" w:lineRule="auto"/>
              <w:jc w:val="both"/>
              <w:rPr>
                <w:rFonts w:ascii="Times New Roman" w:hAnsi="Times New Roman" w:cs="Times New Roman"/>
                <w:lang w:val="en-US"/>
              </w:rPr>
            </w:pPr>
            <w:r w:rsidRPr="002B10EF">
              <w:rPr>
                <w:rFonts w:ascii="Times New Roman" w:hAnsi="Times New Roman" w:cs="Times New Roman"/>
              </w:rPr>
              <w:t xml:space="preserve">Група A: отримує рекомендації з основного </w:t>
            </w:r>
            <w:proofErr w:type="spellStart"/>
            <w:r w:rsidRPr="002B10EF">
              <w:rPr>
                <w:rFonts w:ascii="Times New Roman" w:hAnsi="Times New Roman" w:cs="Times New Roman"/>
              </w:rPr>
              <w:t>production</w:t>
            </w:r>
            <w:proofErr w:type="spellEnd"/>
            <w:r w:rsidRPr="002B10EF">
              <w:rPr>
                <w:rFonts w:ascii="Times New Roman" w:hAnsi="Times New Roman" w:cs="Times New Roman"/>
              </w:rPr>
              <w:t xml:space="preserve"> алгоритму</w:t>
            </w:r>
          </w:p>
          <w:p w14:paraId="6B64FAC4" w14:textId="64F49045" w:rsidR="002B10EF" w:rsidRPr="002B10EF" w:rsidRDefault="0000231F" w:rsidP="002B10EF">
            <w:pPr>
              <w:pStyle w:val="a9"/>
              <w:numPr>
                <w:ilvl w:val="0"/>
                <w:numId w:val="198"/>
              </w:numPr>
              <w:spacing w:line="240" w:lineRule="auto"/>
              <w:jc w:val="both"/>
              <w:rPr>
                <w:rFonts w:ascii="Times New Roman" w:hAnsi="Times New Roman" w:cs="Times New Roman"/>
                <w:lang w:val="en-US"/>
              </w:rPr>
            </w:pPr>
            <w:r w:rsidRPr="002B10EF">
              <w:rPr>
                <w:rFonts w:ascii="Times New Roman" w:hAnsi="Times New Roman" w:cs="Times New Roman"/>
              </w:rPr>
              <w:t xml:space="preserve">Група B: отримує рекомендації з нового експериментального алгоритму (наприклад, </w:t>
            </w:r>
            <w:proofErr w:type="spellStart"/>
            <w:r w:rsidRPr="002B10EF">
              <w:rPr>
                <w:rFonts w:ascii="Times New Roman" w:hAnsi="Times New Roman" w:cs="Times New Roman"/>
              </w:rPr>
              <w:t>deep</w:t>
            </w:r>
            <w:proofErr w:type="spellEnd"/>
            <w:r w:rsidRPr="002B10EF">
              <w:rPr>
                <w:rFonts w:ascii="Times New Roman" w:hAnsi="Times New Roman" w:cs="Times New Roman"/>
              </w:rPr>
              <w:t xml:space="preserve"> </w:t>
            </w:r>
            <w:proofErr w:type="spellStart"/>
            <w:r w:rsidRPr="002B10EF">
              <w:rPr>
                <w:rFonts w:ascii="Times New Roman" w:hAnsi="Times New Roman" w:cs="Times New Roman"/>
              </w:rPr>
              <w:t>learning</w:t>
            </w:r>
            <w:proofErr w:type="spellEnd"/>
            <w:r w:rsidRPr="002B10EF">
              <w:rPr>
                <w:rFonts w:ascii="Times New Roman" w:hAnsi="Times New Roman" w:cs="Times New Roman"/>
              </w:rPr>
              <w:t xml:space="preserve"> </w:t>
            </w:r>
            <w:proofErr w:type="spellStart"/>
            <w:r w:rsidRPr="002B10EF">
              <w:rPr>
                <w:rFonts w:ascii="Times New Roman" w:hAnsi="Times New Roman" w:cs="Times New Roman"/>
              </w:rPr>
              <w:t>based</w:t>
            </w:r>
            <w:proofErr w:type="spellEnd"/>
            <w:r w:rsidRPr="002B10EF">
              <w:rPr>
                <w:rFonts w:ascii="Times New Roman" w:hAnsi="Times New Roman" w:cs="Times New Roman"/>
              </w:rPr>
              <w:t>)</w:t>
            </w:r>
          </w:p>
          <w:p w14:paraId="6EADCCBA" w14:textId="427D2CD6" w:rsidR="002B10EF" w:rsidRPr="002B10EF" w:rsidRDefault="0000231F" w:rsidP="002B10EF">
            <w:pPr>
              <w:pStyle w:val="a9"/>
              <w:numPr>
                <w:ilvl w:val="0"/>
                <w:numId w:val="198"/>
              </w:numPr>
              <w:spacing w:line="240" w:lineRule="auto"/>
              <w:jc w:val="both"/>
              <w:rPr>
                <w:rFonts w:ascii="Times New Roman" w:hAnsi="Times New Roman" w:cs="Times New Roman"/>
                <w:lang w:val="en-US"/>
              </w:rPr>
            </w:pPr>
            <w:r w:rsidRPr="002B10EF">
              <w:rPr>
                <w:rFonts w:ascii="Times New Roman" w:hAnsi="Times New Roman" w:cs="Times New Roman"/>
              </w:rPr>
              <w:t xml:space="preserve">Система </w:t>
            </w:r>
            <w:proofErr w:type="spellStart"/>
            <w:r w:rsidRPr="002B10EF">
              <w:rPr>
                <w:rFonts w:ascii="Times New Roman" w:hAnsi="Times New Roman" w:cs="Times New Roman"/>
              </w:rPr>
              <w:t>логує</w:t>
            </w:r>
            <w:proofErr w:type="spellEnd"/>
            <w:r w:rsidRPr="002B10EF">
              <w:rPr>
                <w:rFonts w:ascii="Times New Roman" w:hAnsi="Times New Roman" w:cs="Times New Roman"/>
              </w:rPr>
              <w:t xml:space="preserve"> детальну аналітику для обох груп: </w:t>
            </w:r>
            <w:proofErr w:type="spellStart"/>
            <w:r w:rsidRPr="002B10EF">
              <w:rPr>
                <w:rFonts w:ascii="Times New Roman" w:hAnsi="Times New Roman" w:cs="Times New Roman"/>
              </w:rPr>
              <w:t>click-through</w:t>
            </w:r>
            <w:proofErr w:type="spellEnd"/>
            <w:r w:rsidRPr="002B10EF">
              <w:rPr>
                <w:rFonts w:ascii="Times New Roman" w:hAnsi="Times New Roman" w:cs="Times New Roman"/>
              </w:rPr>
              <w:t xml:space="preserve"> </w:t>
            </w:r>
            <w:proofErr w:type="spellStart"/>
            <w:r w:rsidRPr="002B10EF">
              <w:rPr>
                <w:rFonts w:ascii="Times New Roman" w:hAnsi="Times New Roman" w:cs="Times New Roman"/>
              </w:rPr>
              <w:t>rate</w:t>
            </w:r>
            <w:proofErr w:type="spellEnd"/>
            <w:r w:rsidRPr="002B10EF">
              <w:rPr>
                <w:rFonts w:ascii="Times New Roman" w:hAnsi="Times New Roman" w:cs="Times New Roman"/>
              </w:rPr>
              <w:t xml:space="preserve"> (CTR) на рекомендації, </w:t>
            </w:r>
            <w:proofErr w:type="spellStart"/>
            <w:r w:rsidRPr="002B10EF">
              <w:rPr>
                <w:rFonts w:ascii="Times New Roman" w:hAnsi="Times New Roman" w:cs="Times New Roman"/>
              </w:rPr>
              <w:t>conversion</w:t>
            </w:r>
            <w:proofErr w:type="spellEnd"/>
            <w:r w:rsidRPr="002B10EF">
              <w:rPr>
                <w:rFonts w:ascii="Times New Roman" w:hAnsi="Times New Roman" w:cs="Times New Roman"/>
              </w:rPr>
              <w:t xml:space="preserve"> </w:t>
            </w:r>
            <w:proofErr w:type="spellStart"/>
            <w:r w:rsidRPr="002B10EF">
              <w:rPr>
                <w:rFonts w:ascii="Times New Roman" w:hAnsi="Times New Roman" w:cs="Times New Roman"/>
              </w:rPr>
              <w:t>rate</w:t>
            </w:r>
            <w:proofErr w:type="spellEnd"/>
            <w:r w:rsidRPr="002B10EF">
              <w:rPr>
                <w:rFonts w:ascii="Times New Roman" w:hAnsi="Times New Roman" w:cs="Times New Roman"/>
              </w:rPr>
              <w:t xml:space="preserve"> (скільки почали дивитися), </w:t>
            </w:r>
            <w:proofErr w:type="spellStart"/>
            <w:r w:rsidRPr="002B10EF">
              <w:rPr>
                <w:rFonts w:ascii="Times New Roman" w:hAnsi="Times New Roman" w:cs="Times New Roman"/>
              </w:rPr>
              <w:t>watch</w:t>
            </w:r>
            <w:proofErr w:type="spellEnd"/>
            <w:r w:rsidRPr="002B10EF">
              <w:rPr>
                <w:rFonts w:ascii="Times New Roman" w:hAnsi="Times New Roman" w:cs="Times New Roman"/>
              </w:rPr>
              <w:t xml:space="preserve"> </w:t>
            </w:r>
            <w:proofErr w:type="spellStart"/>
            <w:r w:rsidRPr="002B10EF">
              <w:rPr>
                <w:rFonts w:ascii="Times New Roman" w:hAnsi="Times New Roman" w:cs="Times New Roman"/>
              </w:rPr>
              <w:t>time</w:t>
            </w:r>
            <w:proofErr w:type="spellEnd"/>
            <w:r w:rsidRPr="002B10EF">
              <w:rPr>
                <w:rFonts w:ascii="Times New Roman" w:hAnsi="Times New Roman" w:cs="Times New Roman"/>
              </w:rPr>
              <w:t xml:space="preserve">, </w:t>
            </w:r>
            <w:proofErr w:type="spellStart"/>
            <w:r w:rsidRPr="002B10EF">
              <w:rPr>
                <w:rFonts w:ascii="Times New Roman" w:hAnsi="Times New Roman" w:cs="Times New Roman"/>
              </w:rPr>
              <w:t>ratings</w:t>
            </w:r>
            <w:proofErr w:type="spellEnd"/>
          </w:p>
          <w:p w14:paraId="4F3DC235" w14:textId="11EB8DBE" w:rsidR="002B10EF" w:rsidRPr="002B10EF" w:rsidRDefault="0000231F" w:rsidP="002B10EF">
            <w:pPr>
              <w:pStyle w:val="a9"/>
              <w:numPr>
                <w:ilvl w:val="0"/>
                <w:numId w:val="198"/>
              </w:numPr>
              <w:spacing w:line="240" w:lineRule="auto"/>
              <w:jc w:val="both"/>
              <w:rPr>
                <w:rFonts w:ascii="Times New Roman" w:hAnsi="Times New Roman" w:cs="Times New Roman"/>
                <w:lang w:val="en-US"/>
              </w:rPr>
            </w:pPr>
            <w:r w:rsidRPr="002B10EF">
              <w:rPr>
                <w:rFonts w:ascii="Times New Roman" w:hAnsi="Times New Roman" w:cs="Times New Roman"/>
              </w:rPr>
              <w:t xml:space="preserve">Після збору достатніх даних: </w:t>
            </w:r>
            <w:proofErr w:type="spellStart"/>
            <w:r w:rsidRPr="002B10EF">
              <w:rPr>
                <w:rFonts w:ascii="Times New Roman" w:hAnsi="Times New Roman" w:cs="Times New Roman"/>
              </w:rPr>
              <w:t>data</w:t>
            </w:r>
            <w:proofErr w:type="spellEnd"/>
            <w:r w:rsidRPr="002B10EF">
              <w:rPr>
                <w:rFonts w:ascii="Times New Roman" w:hAnsi="Times New Roman" w:cs="Times New Roman"/>
              </w:rPr>
              <w:t xml:space="preserve"> </w:t>
            </w:r>
            <w:proofErr w:type="spellStart"/>
            <w:r w:rsidRPr="002B10EF">
              <w:rPr>
                <w:rFonts w:ascii="Times New Roman" w:hAnsi="Times New Roman" w:cs="Times New Roman"/>
              </w:rPr>
              <w:t>science</w:t>
            </w:r>
            <w:proofErr w:type="spellEnd"/>
            <w:r w:rsidRPr="002B10EF">
              <w:rPr>
                <w:rFonts w:ascii="Times New Roman" w:hAnsi="Times New Roman" w:cs="Times New Roman"/>
              </w:rPr>
              <w:t xml:space="preserve"> </w:t>
            </w:r>
            <w:proofErr w:type="spellStart"/>
            <w:r w:rsidRPr="002B10EF">
              <w:rPr>
                <w:rFonts w:ascii="Times New Roman" w:hAnsi="Times New Roman" w:cs="Times New Roman"/>
              </w:rPr>
              <w:t>team</w:t>
            </w:r>
            <w:proofErr w:type="spellEnd"/>
            <w:r w:rsidRPr="002B10EF">
              <w:rPr>
                <w:rFonts w:ascii="Times New Roman" w:hAnsi="Times New Roman" w:cs="Times New Roman"/>
              </w:rPr>
              <w:t xml:space="preserve"> аналізує результати та може </w:t>
            </w:r>
            <w:proofErr w:type="spellStart"/>
            <w:r w:rsidRPr="002B10EF">
              <w:rPr>
                <w:rFonts w:ascii="Times New Roman" w:hAnsi="Times New Roman" w:cs="Times New Roman"/>
              </w:rPr>
              <w:t>deploy</w:t>
            </w:r>
            <w:proofErr w:type="spellEnd"/>
            <w:r w:rsidRPr="002B10EF">
              <w:rPr>
                <w:rFonts w:ascii="Times New Roman" w:hAnsi="Times New Roman" w:cs="Times New Roman"/>
              </w:rPr>
              <w:t xml:space="preserve"> кращий алгоритм для всіх</w:t>
            </w:r>
          </w:p>
          <w:p w14:paraId="52230554" w14:textId="2F700004" w:rsidR="002B10EF" w:rsidRPr="002B10EF" w:rsidRDefault="0000231F" w:rsidP="002B10EF">
            <w:pPr>
              <w:pStyle w:val="a9"/>
              <w:numPr>
                <w:ilvl w:val="0"/>
                <w:numId w:val="198"/>
              </w:numPr>
              <w:spacing w:line="240" w:lineRule="auto"/>
              <w:jc w:val="both"/>
              <w:rPr>
                <w:rFonts w:ascii="Times New Roman" w:hAnsi="Times New Roman" w:cs="Times New Roman"/>
                <w:lang w:val="en-US"/>
              </w:rPr>
            </w:pPr>
            <w:proofErr w:type="spellStart"/>
            <w:r w:rsidRPr="002B10EF">
              <w:rPr>
                <w:rFonts w:ascii="Times New Roman" w:hAnsi="Times New Roman" w:cs="Times New Roman"/>
              </w:rPr>
              <w:t>Use</w:t>
            </w:r>
            <w:proofErr w:type="spellEnd"/>
            <w:r w:rsidRPr="002B10EF">
              <w:rPr>
                <w:rFonts w:ascii="Times New Roman" w:hAnsi="Times New Roman" w:cs="Times New Roman"/>
              </w:rPr>
              <w:t xml:space="preserve"> </w:t>
            </w:r>
            <w:proofErr w:type="spellStart"/>
            <w:r w:rsidRPr="002B10EF">
              <w:rPr>
                <w:rFonts w:ascii="Times New Roman" w:hAnsi="Times New Roman" w:cs="Times New Roman"/>
              </w:rPr>
              <w:t>case</w:t>
            </w:r>
            <w:proofErr w:type="spellEnd"/>
            <w:r w:rsidRPr="002B10EF">
              <w:rPr>
                <w:rFonts w:ascii="Times New Roman" w:hAnsi="Times New Roman" w:cs="Times New Roman"/>
              </w:rPr>
              <w:t xml:space="preserve"> продовжується з експериментальними рекомендаціями</w:t>
            </w:r>
          </w:p>
          <w:p w14:paraId="6293D878" w14:textId="0393A4B9" w:rsidR="002B10EF" w:rsidRDefault="0000231F" w:rsidP="002B10EF">
            <w:pPr>
              <w:spacing w:after="0" w:line="240" w:lineRule="auto"/>
              <w:jc w:val="both"/>
              <w:rPr>
                <w:rFonts w:ascii="Times New Roman" w:hAnsi="Times New Roman" w:cs="Times New Roman"/>
                <w:lang w:val="en-US"/>
              </w:rPr>
            </w:pPr>
            <w:r w:rsidRPr="000311AE">
              <w:rPr>
                <w:rFonts w:ascii="Times New Roman" w:hAnsi="Times New Roman" w:cs="Times New Roman"/>
                <w:b/>
                <w:bCs/>
              </w:rPr>
              <w:t>А7: Сезонні та святкові рекомендації</w:t>
            </w:r>
          </w:p>
          <w:p w14:paraId="3876D1BF" w14:textId="72858A07" w:rsidR="002B10EF" w:rsidRPr="002B10EF" w:rsidRDefault="0000231F" w:rsidP="002B10EF">
            <w:pPr>
              <w:pStyle w:val="a9"/>
              <w:numPr>
                <w:ilvl w:val="0"/>
                <w:numId w:val="199"/>
              </w:numPr>
              <w:spacing w:line="240" w:lineRule="auto"/>
              <w:jc w:val="both"/>
              <w:rPr>
                <w:rFonts w:ascii="Times New Roman" w:hAnsi="Times New Roman" w:cs="Times New Roman"/>
                <w:lang w:val="en-US"/>
              </w:rPr>
            </w:pPr>
            <w:r w:rsidRPr="002B10EF">
              <w:rPr>
                <w:rFonts w:ascii="Times New Roman" w:hAnsi="Times New Roman" w:cs="Times New Roman"/>
              </w:rPr>
              <w:t xml:space="preserve">Наближається Новий Рік або </w:t>
            </w:r>
            <w:proofErr w:type="spellStart"/>
            <w:r w:rsidRPr="002B10EF">
              <w:rPr>
                <w:rFonts w:ascii="Times New Roman" w:hAnsi="Times New Roman" w:cs="Times New Roman"/>
              </w:rPr>
              <w:t>Halloween</w:t>
            </w:r>
            <w:proofErr w:type="spellEnd"/>
          </w:p>
          <w:p w14:paraId="5FCF01E0" w14:textId="421958CF" w:rsidR="002B10EF" w:rsidRPr="002B10EF" w:rsidRDefault="0000231F" w:rsidP="002B10EF">
            <w:pPr>
              <w:pStyle w:val="a9"/>
              <w:numPr>
                <w:ilvl w:val="0"/>
                <w:numId w:val="199"/>
              </w:numPr>
              <w:spacing w:line="240" w:lineRule="auto"/>
              <w:jc w:val="both"/>
              <w:rPr>
                <w:rFonts w:ascii="Times New Roman" w:hAnsi="Times New Roman" w:cs="Times New Roman"/>
                <w:lang w:val="en-US"/>
              </w:rPr>
            </w:pPr>
            <w:r w:rsidRPr="002B10EF">
              <w:rPr>
                <w:rFonts w:ascii="Times New Roman" w:hAnsi="Times New Roman" w:cs="Times New Roman"/>
              </w:rPr>
              <w:t>На кроці 9: Система додає спеціальну секцію сезонних рекомендацій:</w:t>
            </w:r>
          </w:p>
          <w:p w14:paraId="6283AB5A" w14:textId="4A3331E6" w:rsidR="002B10EF" w:rsidRPr="002B10EF" w:rsidRDefault="0000231F" w:rsidP="002B10EF">
            <w:pPr>
              <w:pStyle w:val="a9"/>
              <w:numPr>
                <w:ilvl w:val="0"/>
                <w:numId w:val="199"/>
              </w:numPr>
              <w:spacing w:line="240" w:lineRule="auto"/>
              <w:jc w:val="both"/>
              <w:rPr>
                <w:rFonts w:ascii="Times New Roman" w:hAnsi="Times New Roman" w:cs="Times New Roman"/>
                <w:lang w:val="en-US"/>
              </w:rPr>
            </w:pPr>
            <w:r w:rsidRPr="002B10EF">
              <w:rPr>
                <w:rFonts w:ascii="Times New Roman" w:hAnsi="Times New Roman" w:cs="Times New Roman"/>
              </w:rPr>
              <w:t>"Новорічні фільми для вас" з персоналізованими святковими фільмами</w:t>
            </w:r>
          </w:p>
          <w:p w14:paraId="1517370A" w14:textId="7780DCFE" w:rsidR="002B10EF" w:rsidRPr="002B10EF" w:rsidRDefault="0000231F" w:rsidP="002B10EF">
            <w:pPr>
              <w:pStyle w:val="a9"/>
              <w:numPr>
                <w:ilvl w:val="0"/>
                <w:numId w:val="199"/>
              </w:numPr>
              <w:spacing w:line="240" w:lineRule="auto"/>
              <w:jc w:val="both"/>
              <w:rPr>
                <w:rFonts w:ascii="Times New Roman" w:hAnsi="Times New Roman" w:cs="Times New Roman"/>
                <w:lang w:val="en-US"/>
              </w:rPr>
            </w:pPr>
            <w:r w:rsidRPr="002B10EF">
              <w:rPr>
                <w:rFonts w:ascii="Times New Roman" w:hAnsi="Times New Roman" w:cs="Times New Roman"/>
              </w:rPr>
              <w:t xml:space="preserve">"Страшні фільми на </w:t>
            </w:r>
            <w:proofErr w:type="spellStart"/>
            <w:r w:rsidRPr="002B10EF">
              <w:rPr>
                <w:rFonts w:ascii="Times New Roman" w:hAnsi="Times New Roman" w:cs="Times New Roman"/>
              </w:rPr>
              <w:t>Halloween</w:t>
            </w:r>
            <w:proofErr w:type="spellEnd"/>
            <w:r w:rsidRPr="002B10EF">
              <w:rPr>
                <w:rFonts w:ascii="Times New Roman" w:hAnsi="Times New Roman" w:cs="Times New Roman"/>
              </w:rPr>
              <w:t>" з жахами, підібраними під преференції користувача</w:t>
            </w:r>
          </w:p>
          <w:p w14:paraId="25E955F7" w14:textId="7511B405" w:rsidR="002B10EF" w:rsidRPr="002B10EF" w:rsidRDefault="0000231F" w:rsidP="002B10EF">
            <w:pPr>
              <w:pStyle w:val="a9"/>
              <w:numPr>
                <w:ilvl w:val="0"/>
                <w:numId w:val="199"/>
              </w:numPr>
              <w:spacing w:line="240" w:lineRule="auto"/>
              <w:jc w:val="both"/>
              <w:rPr>
                <w:rFonts w:ascii="Times New Roman" w:hAnsi="Times New Roman" w:cs="Times New Roman"/>
                <w:lang w:val="en-US"/>
              </w:rPr>
            </w:pPr>
            <w:r w:rsidRPr="002B10EF">
              <w:rPr>
                <w:rFonts w:ascii="Times New Roman" w:hAnsi="Times New Roman" w:cs="Times New Roman"/>
              </w:rPr>
              <w:t>Комбінує персоналізацію з сезонною тематикою</w:t>
            </w:r>
          </w:p>
          <w:p w14:paraId="6E0192C0" w14:textId="2AD4B1D4" w:rsidR="0000231F" w:rsidRPr="002B10EF" w:rsidRDefault="0000231F" w:rsidP="002B10EF">
            <w:pPr>
              <w:pStyle w:val="a9"/>
              <w:numPr>
                <w:ilvl w:val="0"/>
                <w:numId w:val="199"/>
              </w:numPr>
              <w:spacing w:line="240" w:lineRule="auto"/>
              <w:jc w:val="both"/>
              <w:rPr>
                <w:rFonts w:ascii="Times New Roman" w:hAnsi="Times New Roman" w:cs="Times New Roman"/>
              </w:rPr>
            </w:pPr>
            <w:proofErr w:type="spellStart"/>
            <w:r w:rsidRPr="002B10EF">
              <w:rPr>
                <w:rFonts w:ascii="Times New Roman" w:hAnsi="Times New Roman" w:cs="Times New Roman"/>
              </w:rPr>
              <w:t>Use</w:t>
            </w:r>
            <w:proofErr w:type="spellEnd"/>
            <w:r w:rsidRPr="002B10EF">
              <w:rPr>
                <w:rFonts w:ascii="Times New Roman" w:hAnsi="Times New Roman" w:cs="Times New Roman"/>
              </w:rPr>
              <w:t xml:space="preserve"> </w:t>
            </w:r>
            <w:proofErr w:type="spellStart"/>
            <w:r w:rsidRPr="002B10EF">
              <w:rPr>
                <w:rFonts w:ascii="Times New Roman" w:hAnsi="Times New Roman" w:cs="Times New Roman"/>
              </w:rPr>
              <w:t>case</w:t>
            </w:r>
            <w:proofErr w:type="spellEnd"/>
            <w:r w:rsidRPr="002B10EF">
              <w:rPr>
                <w:rFonts w:ascii="Times New Roman" w:hAnsi="Times New Roman" w:cs="Times New Roman"/>
              </w:rPr>
              <w:t xml:space="preserve"> продовжується з сезонними рекомендаціями</w:t>
            </w:r>
          </w:p>
        </w:tc>
      </w:tr>
      <w:tr w:rsidR="0000231F" w:rsidRPr="000311AE" w14:paraId="6F7E70CB" w14:textId="77777777" w:rsidTr="0000231F">
        <w:tc>
          <w:tcPr>
            <w:tcW w:w="0" w:type="auto"/>
            <w:hideMark/>
          </w:tcPr>
          <w:p w14:paraId="2262583C"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lastRenderedPageBreak/>
              <w:t>Негативні сценарії (виключення)</w:t>
            </w:r>
          </w:p>
        </w:tc>
        <w:tc>
          <w:tcPr>
            <w:tcW w:w="0" w:type="auto"/>
            <w:hideMark/>
          </w:tcPr>
          <w:p w14:paraId="20E09A51" w14:textId="638CE898" w:rsidR="002B10EF" w:rsidRDefault="0000231F" w:rsidP="00013756">
            <w:pPr>
              <w:spacing w:after="0" w:line="240" w:lineRule="auto"/>
              <w:jc w:val="both"/>
              <w:rPr>
                <w:rFonts w:ascii="Times New Roman" w:hAnsi="Times New Roman" w:cs="Times New Roman"/>
                <w:lang w:val="en-US"/>
              </w:rPr>
            </w:pPr>
            <w:r w:rsidRPr="000311AE">
              <w:rPr>
                <w:rFonts w:ascii="Times New Roman" w:hAnsi="Times New Roman" w:cs="Times New Roman"/>
                <w:b/>
                <w:bCs/>
              </w:rPr>
              <w:t>Н1: Помилка сервісу рекомендацій</w:t>
            </w:r>
          </w:p>
          <w:p w14:paraId="225F25E2" w14:textId="45E4A0AF" w:rsidR="002B10EF" w:rsidRPr="00013756" w:rsidRDefault="0000231F" w:rsidP="00013756">
            <w:pPr>
              <w:pStyle w:val="a9"/>
              <w:numPr>
                <w:ilvl w:val="0"/>
                <w:numId w:val="201"/>
              </w:numPr>
              <w:spacing w:line="240" w:lineRule="auto"/>
              <w:jc w:val="both"/>
              <w:rPr>
                <w:rFonts w:ascii="Times New Roman" w:hAnsi="Times New Roman" w:cs="Times New Roman"/>
                <w:lang w:val="en-US"/>
              </w:rPr>
            </w:pPr>
            <w:r w:rsidRPr="00013756">
              <w:rPr>
                <w:rFonts w:ascii="Times New Roman" w:hAnsi="Times New Roman" w:cs="Times New Roman"/>
              </w:rPr>
              <w:t>На кроці 4: Сервіс персоналізованих рекомендацій недоступний або повертає помилку (</w:t>
            </w:r>
            <w:proofErr w:type="spellStart"/>
            <w:r w:rsidRPr="00013756">
              <w:rPr>
                <w:rFonts w:ascii="Times New Roman" w:hAnsi="Times New Roman" w:cs="Times New Roman"/>
              </w:rPr>
              <w:t>timeout</w:t>
            </w:r>
            <w:proofErr w:type="spellEnd"/>
            <w:r w:rsidRPr="00013756">
              <w:rPr>
                <w:rFonts w:ascii="Times New Roman" w:hAnsi="Times New Roman" w:cs="Times New Roman"/>
              </w:rPr>
              <w:t xml:space="preserve">, 500 </w:t>
            </w:r>
            <w:proofErr w:type="spellStart"/>
            <w:r w:rsidRPr="00013756">
              <w:rPr>
                <w:rFonts w:ascii="Times New Roman" w:hAnsi="Times New Roman" w:cs="Times New Roman"/>
              </w:rPr>
              <w:t>error</w:t>
            </w:r>
            <w:proofErr w:type="spellEnd"/>
            <w:r w:rsidRPr="00013756">
              <w:rPr>
                <w:rFonts w:ascii="Times New Roman" w:hAnsi="Times New Roman" w:cs="Times New Roman"/>
              </w:rPr>
              <w:t>)</w:t>
            </w:r>
          </w:p>
          <w:p w14:paraId="1B1AD824" w14:textId="1A2A3502" w:rsidR="002B10EF" w:rsidRPr="00013756" w:rsidRDefault="0000231F" w:rsidP="00013756">
            <w:pPr>
              <w:pStyle w:val="a9"/>
              <w:numPr>
                <w:ilvl w:val="0"/>
                <w:numId w:val="201"/>
              </w:numPr>
              <w:spacing w:line="240" w:lineRule="auto"/>
              <w:jc w:val="both"/>
              <w:rPr>
                <w:rFonts w:ascii="Times New Roman" w:hAnsi="Times New Roman" w:cs="Times New Roman"/>
                <w:lang w:val="en-US"/>
              </w:rPr>
            </w:pPr>
            <w:r w:rsidRPr="00013756">
              <w:rPr>
                <w:rFonts w:ascii="Times New Roman" w:hAnsi="Times New Roman" w:cs="Times New Roman"/>
              </w:rPr>
              <w:t xml:space="preserve">Система перехоплює помилку </w:t>
            </w:r>
            <w:proofErr w:type="spellStart"/>
            <w:r w:rsidRPr="00013756">
              <w:rPr>
                <w:rFonts w:ascii="Times New Roman" w:hAnsi="Times New Roman" w:cs="Times New Roman"/>
              </w:rPr>
              <w:t>recommendation</w:t>
            </w:r>
            <w:proofErr w:type="spellEnd"/>
            <w:r w:rsidRPr="00013756">
              <w:rPr>
                <w:rFonts w:ascii="Times New Roman" w:hAnsi="Times New Roman" w:cs="Times New Roman"/>
              </w:rPr>
              <w:t xml:space="preserve"> </w:t>
            </w:r>
            <w:proofErr w:type="spellStart"/>
            <w:r w:rsidRPr="00013756">
              <w:rPr>
                <w:rFonts w:ascii="Times New Roman" w:hAnsi="Times New Roman" w:cs="Times New Roman"/>
              </w:rPr>
              <w:t>service</w:t>
            </w:r>
            <w:proofErr w:type="spellEnd"/>
          </w:p>
          <w:p w14:paraId="5F8172B7" w14:textId="0845CEE7" w:rsidR="002B10EF" w:rsidRPr="00013756" w:rsidRDefault="0000231F" w:rsidP="00013756">
            <w:pPr>
              <w:pStyle w:val="a9"/>
              <w:numPr>
                <w:ilvl w:val="0"/>
                <w:numId w:val="201"/>
              </w:numPr>
              <w:spacing w:line="240" w:lineRule="auto"/>
              <w:jc w:val="both"/>
              <w:rPr>
                <w:rFonts w:ascii="Times New Roman" w:hAnsi="Times New Roman" w:cs="Times New Roman"/>
                <w:lang w:val="en-US"/>
              </w:rPr>
            </w:pPr>
            <w:r w:rsidRPr="00013756">
              <w:rPr>
                <w:rFonts w:ascii="Times New Roman" w:hAnsi="Times New Roman" w:cs="Times New Roman"/>
              </w:rPr>
              <w:t xml:space="preserve">Система переключається на </w:t>
            </w:r>
            <w:proofErr w:type="spellStart"/>
            <w:r w:rsidRPr="00013756">
              <w:rPr>
                <w:rFonts w:ascii="Times New Roman" w:hAnsi="Times New Roman" w:cs="Times New Roman"/>
              </w:rPr>
              <w:t>fallback</w:t>
            </w:r>
            <w:proofErr w:type="spellEnd"/>
            <w:r w:rsidRPr="00013756">
              <w:rPr>
                <w:rFonts w:ascii="Times New Roman" w:hAnsi="Times New Roman" w:cs="Times New Roman"/>
              </w:rPr>
              <w:t xml:space="preserve"> </w:t>
            </w:r>
            <w:proofErr w:type="spellStart"/>
            <w:r w:rsidRPr="00013756">
              <w:rPr>
                <w:rFonts w:ascii="Times New Roman" w:hAnsi="Times New Roman" w:cs="Times New Roman"/>
              </w:rPr>
              <w:t>mechanism</w:t>
            </w:r>
            <w:proofErr w:type="spellEnd"/>
            <w:r w:rsidRPr="00013756">
              <w:rPr>
                <w:rFonts w:ascii="Times New Roman" w:hAnsi="Times New Roman" w:cs="Times New Roman"/>
              </w:rPr>
              <w:t>:</w:t>
            </w:r>
          </w:p>
          <w:p w14:paraId="1AC7D2D1" w14:textId="6A946B8F" w:rsidR="002B10EF" w:rsidRPr="00013756" w:rsidRDefault="0000231F" w:rsidP="00013756">
            <w:pPr>
              <w:pStyle w:val="a9"/>
              <w:numPr>
                <w:ilvl w:val="0"/>
                <w:numId w:val="201"/>
              </w:numPr>
              <w:spacing w:line="240" w:lineRule="auto"/>
              <w:jc w:val="both"/>
              <w:rPr>
                <w:rFonts w:ascii="Times New Roman" w:hAnsi="Times New Roman" w:cs="Times New Roman"/>
                <w:lang w:val="en-US"/>
              </w:rPr>
            </w:pPr>
            <w:r w:rsidRPr="00013756">
              <w:rPr>
                <w:rFonts w:ascii="Times New Roman" w:hAnsi="Times New Roman" w:cs="Times New Roman"/>
              </w:rPr>
              <w:t>Показує загальні популярні фільми (як для нових користувачів згідно US 9 критерій 2)</w:t>
            </w:r>
          </w:p>
          <w:p w14:paraId="031DBC9A" w14:textId="1A9B9DA6" w:rsidR="002B10EF" w:rsidRPr="00013756" w:rsidRDefault="0000231F" w:rsidP="00013756">
            <w:pPr>
              <w:pStyle w:val="a9"/>
              <w:numPr>
                <w:ilvl w:val="0"/>
                <w:numId w:val="201"/>
              </w:numPr>
              <w:spacing w:line="240" w:lineRule="auto"/>
              <w:jc w:val="both"/>
              <w:rPr>
                <w:rFonts w:ascii="Times New Roman" w:hAnsi="Times New Roman" w:cs="Times New Roman"/>
                <w:lang w:val="en-US"/>
              </w:rPr>
            </w:pPr>
            <w:r w:rsidRPr="00013756">
              <w:rPr>
                <w:rFonts w:ascii="Times New Roman" w:hAnsi="Times New Roman" w:cs="Times New Roman"/>
              </w:rPr>
              <w:t xml:space="preserve">Або використовує </w:t>
            </w:r>
            <w:proofErr w:type="spellStart"/>
            <w:r w:rsidRPr="00013756">
              <w:rPr>
                <w:rFonts w:ascii="Times New Roman" w:hAnsi="Times New Roman" w:cs="Times New Roman"/>
              </w:rPr>
              <w:t>кешовані</w:t>
            </w:r>
            <w:proofErr w:type="spellEnd"/>
            <w:r w:rsidRPr="00013756">
              <w:rPr>
                <w:rFonts w:ascii="Times New Roman" w:hAnsi="Times New Roman" w:cs="Times New Roman"/>
              </w:rPr>
              <w:t xml:space="preserve"> рекомендації з попереднього візиту користувача</w:t>
            </w:r>
          </w:p>
          <w:p w14:paraId="430251B8" w14:textId="70C7CD54" w:rsidR="002B10EF" w:rsidRPr="00013756" w:rsidRDefault="0000231F" w:rsidP="00013756">
            <w:pPr>
              <w:pStyle w:val="a9"/>
              <w:numPr>
                <w:ilvl w:val="0"/>
                <w:numId w:val="201"/>
              </w:numPr>
              <w:spacing w:line="240" w:lineRule="auto"/>
              <w:jc w:val="both"/>
              <w:rPr>
                <w:rFonts w:ascii="Times New Roman" w:hAnsi="Times New Roman" w:cs="Times New Roman"/>
                <w:lang w:val="en-US"/>
              </w:rPr>
            </w:pPr>
            <w:r w:rsidRPr="00013756">
              <w:rPr>
                <w:rFonts w:ascii="Times New Roman" w:hAnsi="Times New Roman" w:cs="Times New Roman"/>
              </w:rPr>
              <w:t xml:space="preserve">Секція показується як "Популярне на </w:t>
            </w:r>
            <w:proofErr w:type="spellStart"/>
            <w:r w:rsidRPr="00013756">
              <w:rPr>
                <w:rFonts w:ascii="Times New Roman" w:hAnsi="Times New Roman" w:cs="Times New Roman"/>
              </w:rPr>
              <w:t>Cinecloud</w:t>
            </w:r>
            <w:proofErr w:type="spellEnd"/>
            <w:r w:rsidRPr="00013756">
              <w:rPr>
                <w:rFonts w:ascii="Times New Roman" w:hAnsi="Times New Roman" w:cs="Times New Roman"/>
              </w:rPr>
              <w:t>" замість "Рекомендовано для вас"</w:t>
            </w:r>
          </w:p>
          <w:p w14:paraId="4A012C97" w14:textId="1A24D59B" w:rsidR="002B10EF" w:rsidRPr="00013756" w:rsidRDefault="0000231F" w:rsidP="00013756">
            <w:pPr>
              <w:pStyle w:val="a9"/>
              <w:numPr>
                <w:ilvl w:val="0"/>
                <w:numId w:val="201"/>
              </w:numPr>
              <w:spacing w:line="240" w:lineRule="auto"/>
              <w:jc w:val="both"/>
              <w:rPr>
                <w:rFonts w:ascii="Times New Roman" w:hAnsi="Times New Roman" w:cs="Times New Roman"/>
                <w:lang w:val="en-US"/>
              </w:rPr>
            </w:pPr>
            <w:r w:rsidRPr="00013756">
              <w:rPr>
                <w:rFonts w:ascii="Times New Roman" w:hAnsi="Times New Roman" w:cs="Times New Roman"/>
              </w:rPr>
              <w:t xml:space="preserve">Система не показує </w:t>
            </w:r>
            <w:proofErr w:type="spellStart"/>
            <w:r w:rsidRPr="00013756">
              <w:rPr>
                <w:rFonts w:ascii="Times New Roman" w:hAnsi="Times New Roman" w:cs="Times New Roman"/>
              </w:rPr>
              <w:t>match</w:t>
            </w:r>
            <w:proofErr w:type="spellEnd"/>
            <w:r w:rsidRPr="00013756">
              <w:rPr>
                <w:rFonts w:ascii="Times New Roman" w:hAnsi="Times New Roman" w:cs="Times New Roman"/>
              </w:rPr>
              <w:t xml:space="preserve"> </w:t>
            </w:r>
            <w:proofErr w:type="spellStart"/>
            <w:r w:rsidRPr="00013756">
              <w:rPr>
                <w:rFonts w:ascii="Times New Roman" w:hAnsi="Times New Roman" w:cs="Times New Roman"/>
              </w:rPr>
              <w:t>scores</w:t>
            </w:r>
            <w:proofErr w:type="spellEnd"/>
            <w:r w:rsidRPr="00013756">
              <w:rPr>
                <w:rFonts w:ascii="Times New Roman" w:hAnsi="Times New Roman" w:cs="Times New Roman"/>
              </w:rPr>
              <w:t>, оскільки вони не персоналізовані</w:t>
            </w:r>
          </w:p>
          <w:p w14:paraId="365A9727" w14:textId="073B2672" w:rsidR="002B10EF" w:rsidRPr="00013756" w:rsidRDefault="0000231F" w:rsidP="00013756">
            <w:pPr>
              <w:pStyle w:val="a9"/>
              <w:numPr>
                <w:ilvl w:val="0"/>
                <w:numId w:val="201"/>
              </w:numPr>
              <w:spacing w:line="240" w:lineRule="auto"/>
              <w:jc w:val="both"/>
              <w:rPr>
                <w:rFonts w:ascii="Times New Roman" w:hAnsi="Times New Roman" w:cs="Times New Roman"/>
                <w:lang w:val="en-US"/>
              </w:rPr>
            </w:pPr>
            <w:r w:rsidRPr="00013756">
              <w:rPr>
                <w:rFonts w:ascii="Times New Roman" w:hAnsi="Times New Roman" w:cs="Times New Roman"/>
              </w:rPr>
              <w:t xml:space="preserve">Система детально </w:t>
            </w:r>
            <w:proofErr w:type="spellStart"/>
            <w:r w:rsidRPr="00013756">
              <w:rPr>
                <w:rFonts w:ascii="Times New Roman" w:hAnsi="Times New Roman" w:cs="Times New Roman"/>
              </w:rPr>
              <w:t>логує</w:t>
            </w:r>
            <w:proofErr w:type="spellEnd"/>
            <w:r w:rsidRPr="00013756">
              <w:rPr>
                <w:rFonts w:ascii="Times New Roman" w:hAnsi="Times New Roman" w:cs="Times New Roman"/>
              </w:rPr>
              <w:t xml:space="preserve"> помилку </w:t>
            </w:r>
            <w:proofErr w:type="spellStart"/>
            <w:r w:rsidRPr="00013756">
              <w:rPr>
                <w:rFonts w:ascii="Times New Roman" w:hAnsi="Times New Roman" w:cs="Times New Roman"/>
              </w:rPr>
              <w:t>recommendation</w:t>
            </w:r>
            <w:proofErr w:type="spellEnd"/>
            <w:r w:rsidRPr="00013756">
              <w:rPr>
                <w:rFonts w:ascii="Times New Roman" w:hAnsi="Times New Roman" w:cs="Times New Roman"/>
              </w:rPr>
              <w:t xml:space="preserve"> </w:t>
            </w:r>
            <w:proofErr w:type="spellStart"/>
            <w:r w:rsidRPr="00013756">
              <w:rPr>
                <w:rFonts w:ascii="Times New Roman" w:hAnsi="Times New Roman" w:cs="Times New Roman"/>
              </w:rPr>
              <w:t>service</w:t>
            </w:r>
            <w:proofErr w:type="spellEnd"/>
            <w:r w:rsidRPr="00013756">
              <w:rPr>
                <w:rFonts w:ascii="Times New Roman" w:hAnsi="Times New Roman" w:cs="Times New Roman"/>
              </w:rPr>
              <w:t xml:space="preserve"> для </w:t>
            </w:r>
            <w:proofErr w:type="spellStart"/>
            <w:r w:rsidRPr="00013756">
              <w:rPr>
                <w:rFonts w:ascii="Times New Roman" w:hAnsi="Times New Roman" w:cs="Times New Roman"/>
              </w:rPr>
              <w:t>troubleshooting</w:t>
            </w:r>
            <w:proofErr w:type="spellEnd"/>
          </w:p>
          <w:p w14:paraId="5E1A00F8" w14:textId="3B1F005A" w:rsidR="002B10EF" w:rsidRPr="00013756" w:rsidRDefault="0000231F" w:rsidP="00013756">
            <w:pPr>
              <w:pStyle w:val="a9"/>
              <w:numPr>
                <w:ilvl w:val="0"/>
                <w:numId w:val="201"/>
              </w:numPr>
              <w:spacing w:line="240" w:lineRule="auto"/>
              <w:jc w:val="both"/>
              <w:rPr>
                <w:rFonts w:ascii="Times New Roman" w:hAnsi="Times New Roman" w:cs="Times New Roman"/>
                <w:lang w:val="en-US"/>
              </w:rPr>
            </w:pPr>
            <w:r w:rsidRPr="00013756">
              <w:rPr>
                <w:rFonts w:ascii="Times New Roman" w:hAnsi="Times New Roman" w:cs="Times New Roman"/>
              </w:rPr>
              <w:t xml:space="preserve">Система може автоматично сповістити </w:t>
            </w:r>
            <w:proofErr w:type="spellStart"/>
            <w:r w:rsidRPr="00013756">
              <w:rPr>
                <w:rFonts w:ascii="Times New Roman" w:hAnsi="Times New Roman" w:cs="Times New Roman"/>
              </w:rPr>
              <w:t>on-call</w:t>
            </w:r>
            <w:proofErr w:type="spellEnd"/>
            <w:r w:rsidRPr="00013756">
              <w:rPr>
                <w:rFonts w:ascii="Times New Roman" w:hAnsi="Times New Roman" w:cs="Times New Roman"/>
              </w:rPr>
              <w:t xml:space="preserve"> ML </w:t>
            </w:r>
            <w:proofErr w:type="spellStart"/>
            <w:r w:rsidRPr="00013756">
              <w:rPr>
                <w:rFonts w:ascii="Times New Roman" w:hAnsi="Times New Roman" w:cs="Times New Roman"/>
              </w:rPr>
              <w:t>engineer</w:t>
            </w:r>
            <w:proofErr w:type="spellEnd"/>
          </w:p>
          <w:p w14:paraId="652877AC" w14:textId="411A9C08" w:rsidR="00013756" w:rsidRPr="00013756" w:rsidRDefault="0000231F" w:rsidP="00013756">
            <w:pPr>
              <w:pStyle w:val="a9"/>
              <w:numPr>
                <w:ilvl w:val="0"/>
                <w:numId w:val="201"/>
              </w:numPr>
              <w:spacing w:line="240" w:lineRule="auto"/>
              <w:jc w:val="both"/>
              <w:rPr>
                <w:rFonts w:ascii="Times New Roman" w:hAnsi="Times New Roman" w:cs="Times New Roman"/>
                <w:lang w:val="en-US"/>
              </w:rPr>
            </w:pPr>
            <w:proofErr w:type="spellStart"/>
            <w:r w:rsidRPr="00013756">
              <w:rPr>
                <w:rFonts w:ascii="Times New Roman" w:hAnsi="Times New Roman" w:cs="Times New Roman"/>
              </w:rPr>
              <w:t>Use</w:t>
            </w:r>
            <w:proofErr w:type="spellEnd"/>
            <w:r w:rsidRPr="00013756">
              <w:rPr>
                <w:rFonts w:ascii="Times New Roman" w:hAnsi="Times New Roman" w:cs="Times New Roman"/>
              </w:rPr>
              <w:t xml:space="preserve"> </w:t>
            </w:r>
            <w:proofErr w:type="spellStart"/>
            <w:r w:rsidRPr="00013756">
              <w:rPr>
                <w:rFonts w:ascii="Times New Roman" w:hAnsi="Times New Roman" w:cs="Times New Roman"/>
              </w:rPr>
              <w:t>case</w:t>
            </w:r>
            <w:proofErr w:type="spellEnd"/>
            <w:r w:rsidRPr="00013756">
              <w:rPr>
                <w:rFonts w:ascii="Times New Roman" w:hAnsi="Times New Roman" w:cs="Times New Roman"/>
              </w:rPr>
              <w:t xml:space="preserve"> продовжується з </w:t>
            </w:r>
            <w:proofErr w:type="spellStart"/>
            <w:r w:rsidRPr="00013756">
              <w:rPr>
                <w:rFonts w:ascii="Times New Roman" w:hAnsi="Times New Roman" w:cs="Times New Roman"/>
              </w:rPr>
              <w:t>fallback</w:t>
            </w:r>
            <w:proofErr w:type="spellEnd"/>
            <w:r w:rsidRPr="00013756">
              <w:rPr>
                <w:rFonts w:ascii="Times New Roman" w:hAnsi="Times New Roman" w:cs="Times New Roman"/>
              </w:rPr>
              <w:t xml:space="preserve"> рекомендаціями</w:t>
            </w:r>
          </w:p>
          <w:p w14:paraId="49D64508" w14:textId="54EB6257" w:rsidR="002B10EF" w:rsidRDefault="0000231F" w:rsidP="00013756">
            <w:pPr>
              <w:spacing w:after="0" w:line="240" w:lineRule="auto"/>
              <w:jc w:val="both"/>
              <w:rPr>
                <w:rFonts w:ascii="Times New Roman" w:hAnsi="Times New Roman" w:cs="Times New Roman"/>
                <w:lang w:val="en-US"/>
              </w:rPr>
            </w:pPr>
            <w:r w:rsidRPr="000311AE">
              <w:rPr>
                <w:rFonts w:ascii="Times New Roman" w:hAnsi="Times New Roman" w:cs="Times New Roman"/>
                <w:b/>
                <w:bCs/>
              </w:rPr>
              <w:t>Н2: Недостатньо даних для якісних рекомендацій</w:t>
            </w:r>
          </w:p>
          <w:p w14:paraId="1FB95831" w14:textId="7E0A943D" w:rsidR="002B10EF" w:rsidRPr="00013756" w:rsidRDefault="0000231F" w:rsidP="00013756">
            <w:pPr>
              <w:pStyle w:val="a9"/>
              <w:numPr>
                <w:ilvl w:val="0"/>
                <w:numId w:val="202"/>
              </w:numPr>
              <w:spacing w:line="240" w:lineRule="auto"/>
              <w:jc w:val="both"/>
              <w:rPr>
                <w:rFonts w:ascii="Times New Roman" w:hAnsi="Times New Roman" w:cs="Times New Roman"/>
                <w:lang w:val="en-US"/>
              </w:rPr>
            </w:pPr>
            <w:r w:rsidRPr="00013756">
              <w:rPr>
                <w:rFonts w:ascii="Times New Roman" w:hAnsi="Times New Roman" w:cs="Times New Roman"/>
              </w:rPr>
              <w:t xml:space="preserve">Користувач має 5-10 переглядів, але всі з одного жанру (наприклад, </w:t>
            </w:r>
            <w:r w:rsidRPr="00013756">
              <w:rPr>
                <w:rFonts w:ascii="Times New Roman" w:hAnsi="Times New Roman" w:cs="Times New Roman"/>
              </w:rPr>
              <w:lastRenderedPageBreak/>
              <w:t>тільки бойовики)</w:t>
            </w:r>
          </w:p>
          <w:p w14:paraId="700FC84A" w14:textId="1FF186BD" w:rsidR="002B10EF" w:rsidRPr="00013756" w:rsidRDefault="0000231F" w:rsidP="00013756">
            <w:pPr>
              <w:pStyle w:val="a9"/>
              <w:numPr>
                <w:ilvl w:val="0"/>
                <w:numId w:val="202"/>
              </w:numPr>
              <w:spacing w:line="240" w:lineRule="auto"/>
              <w:jc w:val="both"/>
              <w:rPr>
                <w:rFonts w:ascii="Times New Roman" w:hAnsi="Times New Roman" w:cs="Times New Roman"/>
                <w:lang w:val="en-US"/>
              </w:rPr>
            </w:pPr>
            <w:r w:rsidRPr="00013756">
              <w:rPr>
                <w:rFonts w:ascii="Times New Roman" w:hAnsi="Times New Roman" w:cs="Times New Roman"/>
              </w:rPr>
              <w:t>Алгоритм має мало різноманітності для формування рекомендацій</w:t>
            </w:r>
          </w:p>
          <w:p w14:paraId="1A43CA54" w14:textId="5E7DF446" w:rsidR="002B10EF" w:rsidRPr="00013756" w:rsidRDefault="0000231F" w:rsidP="00013756">
            <w:pPr>
              <w:pStyle w:val="a9"/>
              <w:numPr>
                <w:ilvl w:val="0"/>
                <w:numId w:val="202"/>
              </w:numPr>
              <w:spacing w:line="240" w:lineRule="auto"/>
              <w:jc w:val="both"/>
              <w:rPr>
                <w:rFonts w:ascii="Times New Roman" w:hAnsi="Times New Roman" w:cs="Times New Roman"/>
                <w:lang w:val="en-US"/>
              </w:rPr>
            </w:pPr>
            <w:r w:rsidRPr="00013756">
              <w:rPr>
                <w:rFonts w:ascii="Times New Roman" w:hAnsi="Times New Roman" w:cs="Times New Roman"/>
              </w:rPr>
              <w:t xml:space="preserve">На кроці 7: Система генерує рекомендації, але з низьким </w:t>
            </w:r>
            <w:proofErr w:type="spellStart"/>
            <w:r w:rsidRPr="00013756">
              <w:rPr>
                <w:rFonts w:ascii="Times New Roman" w:hAnsi="Times New Roman" w:cs="Times New Roman"/>
              </w:rPr>
              <w:t>confidence</w:t>
            </w:r>
            <w:proofErr w:type="spellEnd"/>
            <w:r w:rsidRPr="00013756">
              <w:rPr>
                <w:rFonts w:ascii="Times New Roman" w:hAnsi="Times New Roman" w:cs="Times New Roman"/>
              </w:rPr>
              <w:t xml:space="preserve"> </w:t>
            </w:r>
            <w:proofErr w:type="spellStart"/>
            <w:r w:rsidRPr="00013756">
              <w:rPr>
                <w:rFonts w:ascii="Times New Roman" w:hAnsi="Times New Roman" w:cs="Times New Roman"/>
              </w:rPr>
              <w:t>score</w:t>
            </w:r>
            <w:proofErr w:type="spellEnd"/>
          </w:p>
          <w:p w14:paraId="055044D8" w14:textId="41A212BD" w:rsidR="002B10EF" w:rsidRPr="00013756" w:rsidRDefault="0000231F" w:rsidP="00013756">
            <w:pPr>
              <w:pStyle w:val="a9"/>
              <w:numPr>
                <w:ilvl w:val="0"/>
                <w:numId w:val="202"/>
              </w:numPr>
              <w:spacing w:line="240" w:lineRule="auto"/>
              <w:jc w:val="both"/>
              <w:rPr>
                <w:rFonts w:ascii="Times New Roman" w:hAnsi="Times New Roman" w:cs="Times New Roman"/>
                <w:lang w:val="en-US"/>
              </w:rPr>
            </w:pPr>
            <w:r w:rsidRPr="00013756">
              <w:rPr>
                <w:rFonts w:ascii="Times New Roman" w:hAnsi="Times New Roman" w:cs="Times New Roman"/>
              </w:rPr>
              <w:t>Система показує секцію "Рекомендовано для вас", але додає підказку:</w:t>
            </w:r>
          </w:p>
          <w:p w14:paraId="23088290" w14:textId="2A7DE00E" w:rsidR="002B10EF" w:rsidRPr="00013756" w:rsidRDefault="0000231F" w:rsidP="00013756">
            <w:pPr>
              <w:pStyle w:val="a9"/>
              <w:numPr>
                <w:ilvl w:val="0"/>
                <w:numId w:val="202"/>
              </w:numPr>
              <w:spacing w:line="240" w:lineRule="auto"/>
              <w:jc w:val="both"/>
              <w:rPr>
                <w:rFonts w:ascii="Times New Roman" w:hAnsi="Times New Roman" w:cs="Times New Roman"/>
                <w:lang w:val="en-US"/>
              </w:rPr>
            </w:pPr>
            <w:r w:rsidRPr="00013756">
              <w:rPr>
                <w:rFonts w:ascii="Times New Roman" w:hAnsi="Times New Roman" w:cs="Times New Roman"/>
              </w:rPr>
              <w:t>"Перегляньте більше різноманітного контенту для кращих рекомендацій"</w:t>
            </w:r>
          </w:p>
          <w:p w14:paraId="6862E452" w14:textId="1F4953A1" w:rsidR="002B10EF" w:rsidRPr="00013756" w:rsidRDefault="0000231F" w:rsidP="00013756">
            <w:pPr>
              <w:pStyle w:val="a9"/>
              <w:numPr>
                <w:ilvl w:val="0"/>
                <w:numId w:val="202"/>
              </w:numPr>
              <w:spacing w:line="240" w:lineRule="auto"/>
              <w:jc w:val="both"/>
              <w:rPr>
                <w:rFonts w:ascii="Times New Roman" w:hAnsi="Times New Roman" w:cs="Times New Roman"/>
                <w:lang w:val="en-US"/>
              </w:rPr>
            </w:pPr>
            <w:r w:rsidRPr="00013756">
              <w:rPr>
                <w:rFonts w:ascii="Times New Roman" w:hAnsi="Times New Roman" w:cs="Times New Roman"/>
              </w:rPr>
              <w:t>"Оцініть переглянуті фільми для покращення підбору"</w:t>
            </w:r>
          </w:p>
          <w:p w14:paraId="041C1F63" w14:textId="14AB3C38" w:rsidR="002B10EF" w:rsidRPr="00013756" w:rsidRDefault="0000231F" w:rsidP="00013756">
            <w:pPr>
              <w:pStyle w:val="a9"/>
              <w:numPr>
                <w:ilvl w:val="0"/>
                <w:numId w:val="202"/>
              </w:numPr>
              <w:spacing w:line="240" w:lineRule="auto"/>
              <w:jc w:val="both"/>
              <w:rPr>
                <w:rFonts w:ascii="Times New Roman" w:hAnsi="Times New Roman" w:cs="Times New Roman"/>
                <w:lang w:val="en-US"/>
              </w:rPr>
            </w:pPr>
            <w:r w:rsidRPr="00013756">
              <w:rPr>
                <w:rFonts w:ascii="Times New Roman" w:hAnsi="Times New Roman" w:cs="Times New Roman"/>
              </w:rPr>
              <w:t>Система додає секцію "Відкрийте нові жанри" з популярними фільмами інших жанрів</w:t>
            </w:r>
          </w:p>
          <w:p w14:paraId="79D60206" w14:textId="4C5108CF" w:rsidR="002B10EF" w:rsidRPr="00013756" w:rsidRDefault="0000231F" w:rsidP="00013756">
            <w:pPr>
              <w:pStyle w:val="a9"/>
              <w:numPr>
                <w:ilvl w:val="0"/>
                <w:numId w:val="202"/>
              </w:numPr>
              <w:spacing w:line="240" w:lineRule="auto"/>
              <w:jc w:val="both"/>
              <w:rPr>
                <w:rFonts w:ascii="Times New Roman" w:hAnsi="Times New Roman" w:cs="Times New Roman"/>
                <w:lang w:val="en-US"/>
              </w:rPr>
            </w:pPr>
            <w:r w:rsidRPr="00013756">
              <w:rPr>
                <w:rFonts w:ascii="Times New Roman" w:hAnsi="Times New Roman" w:cs="Times New Roman"/>
              </w:rPr>
              <w:t>Рекомендації включають більше загально-популярного контенту (</w:t>
            </w:r>
            <w:proofErr w:type="spellStart"/>
            <w:r w:rsidRPr="00013756">
              <w:rPr>
                <w:rFonts w:ascii="Times New Roman" w:hAnsi="Times New Roman" w:cs="Times New Roman"/>
              </w:rPr>
              <w:t>exploration</w:t>
            </w:r>
            <w:proofErr w:type="spellEnd"/>
            <w:r w:rsidRPr="00013756">
              <w:rPr>
                <w:rFonts w:ascii="Times New Roman" w:hAnsi="Times New Roman" w:cs="Times New Roman"/>
              </w:rPr>
              <w:t xml:space="preserve"> </w:t>
            </w:r>
            <w:proofErr w:type="spellStart"/>
            <w:r w:rsidRPr="00013756">
              <w:rPr>
                <w:rFonts w:ascii="Times New Roman" w:hAnsi="Times New Roman" w:cs="Times New Roman"/>
              </w:rPr>
              <w:t>vs</w:t>
            </w:r>
            <w:proofErr w:type="spellEnd"/>
            <w:r w:rsidRPr="00013756">
              <w:rPr>
                <w:rFonts w:ascii="Times New Roman" w:hAnsi="Times New Roman" w:cs="Times New Roman"/>
              </w:rPr>
              <w:t xml:space="preserve"> </w:t>
            </w:r>
            <w:proofErr w:type="spellStart"/>
            <w:r w:rsidRPr="00013756">
              <w:rPr>
                <w:rFonts w:ascii="Times New Roman" w:hAnsi="Times New Roman" w:cs="Times New Roman"/>
              </w:rPr>
              <w:t>exploitation</w:t>
            </w:r>
            <w:proofErr w:type="spellEnd"/>
            <w:r w:rsidRPr="00013756">
              <w:rPr>
                <w:rFonts w:ascii="Times New Roman" w:hAnsi="Times New Roman" w:cs="Times New Roman"/>
              </w:rPr>
              <w:t>)</w:t>
            </w:r>
          </w:p>
          <w:p w14:paraId="5B8D405F" w14:textId="572EAEFC" w:rsidR="00013756" w:rsidRPr="00013756" w:rsidRDefault="0000231F" w:rsidP="00013756">
            <w:pPr>
              <w:pStyle w:val="a9"/>
              <w:numPr>
                <w:ilvl w:val="0"/>
                <w:numId w:val="202"/>
              </w:numPr>
              <w:spacing w:line="240" w:lineRule="auto"/>
              <w:jc w:val="both"/>
              <w:rPr>
                <w:rFonts w:ascii="Times New Roman" w:hAnsi="Times New Roman" w:cs="Times New Roman"/>
                <w:lang w:val="en-US"/>
              </w:rPr>
            </w:pPr>
            <w:proofErr w:type="spellStart"/>
            <w:r w:rsidRPr="00013756">
              <w:rPr>
                <w:rFonts w:ascii="Times New Roman" w:hAnsi="Times New Roman" w:cs="Times New Roman"/>
              </w:rPr>
              <w:t>Use</w:t>
            </w:r>
            <w:proofErr w:type="spellEnd"/>
            <w:r w:rsidRPr="00013756">
              <w:rPr>
                <w:rFonts w:ascii="Times New Roman" w:hAnsi="Times New Roman" w:cs="Times New Roman"/>
              </w:rPr>
              <w:t xml:space="preserve"> </w:t>
            </w:r>
            <w:proofErr w:type="spellStart"/>
            <w:r w:rsidRPr="00013756">
              <w:rPr>
                <w:rFonts w:ascii="Times New Roman" w:hAnsi="Times New Roman" w:cs="Times New Roman"/>
              </w:rPr>
              <w:t>case</w:t>
            </w:r>
            <w:proofErr w:type="spellEnd"/>
            <w:r w:rsidRPr="00013756">
              <w:rPr>
                <w:rFonts w:ascii="Times New Roman" w:hAnsi="Times New Roman" w:cs="Times New Roman"/>
              </w:rPr>
              <w:t xml:space="preserve"> продовжується з обмеженими персоналізованими рекомендаціями</w:t>
            </w:r>
          </w:p>
          <w:p w14:paraId="5E9A97C1" w14:textId="75ABD167" w:rsidR="002B10EF" w:rsidRDefault="0000231F" w:rsidP="00013756">
            <w:pPr>
              <w:spacing w:after="0" w:line="240" w:lineRule="auto"/>
              <w:jc w:val="both"/>
              <w:rPr>
                <w:rFonts w:ascii="Times New Roman" w:hAnsi="Times New Roman" w:cs="Times New Roman"/>
                <w:lang w:val="en-US"/>
              </w:rPr>
            </w:pPr>
            <w:r w:rsidRPr="000311AE">
              <w:rPr>
                <w:rFonts w:ascii="Times New Roman" w:hAnsi="Times New Roman" w:cs="Times New Roman"/>
                <w:b/>
                <w:bCs/>
              </w:rPr>
              <w:t>Н3: Повільна відповідь алгоритму рекомендацій</w:t>
            </w:r>
          </w:p>
          <w:p w14:paraId="1D8EA7BC" w14:textId="2EFA746E" w:rsidR="002B10EF" w:rsidRPr="00013756" w:rsidRDefault="0000231F" w:rsidP="00013756">
            <w:pPr>
              <w:pStyle w:val="a9"/>
              <w:numPr>
                <w:ilvl w:val="0"/>
                <w:numId w:val="203"/>
              </w:numPr>
              <w:spacing w:line="240" w:lineRule="auto"/>
              <w:jc w:val="both"/>
              <w:rPr>
                <w:rFonts w:ascii="Times New Roman" w:hAnsi="Times New Roman" w:cs="Times New Roman"/>
                <w:lang w:val="en-US"/>
              </w:rPr>
            </w:pPr>
            <w:r w:rsidRPr="00013756">
              <w:rPr>
                <w:rFonts w:ascii="Times New Roman" w:hAnsi="Times New Roman" w:cs="Times New Roman"/>
              </w:rPr>
              <w:t>На кроці 6-7: Аналіз даних та генерація рекомендацій займає дуже довго (&gt;5 секунд)</w:t>
            </w:r>
          </w:p>
          <w:p w14:paraId="7F0C4FB3" w14:textId="38DE18F4" w:rsidR="002B10EF" w:rsidRPr="00013756" w:rsidRDefault="0000231F" w:rsidP="00013756">
            <w:pPr>
              <w:pStyle w:val="a9"/>
              <w:numPr>
                <w:ilvl w:val="0"/>
                <w:numId w:val="203"/>
              </w:numPr>
              <w:spacing w:line="240" w:lineRule="auto"/>
              <w:jc w:val="both"/>
              <w:rPr>
                <w:rFonts w:ascii="Times New Roman" w:hAnsi="Times New Roman" w:cs="Times New Roman"/>
                <w:lang w:val="en-US"/>
              </w:rPr>
            </w:pPr>
            <w:r w:rsidRPr="00013756">
              <w:rPr>
                <w:rFonts w:ascii="Times New Roman" w:hAnsi="Times New Roman" w:cs="Times New Roman"/>
              </w:rPr>
              <w:t xml:space="preserve">Система показує </w:t>
            </w:r>
            <w:proofErr w:type="spellStart"/>
            <w:r w:rsidRPr="00013756">
              <w:rPr>
                <w:rFonts w:ascii="Times New Roman" w:hAnsi="Times New Roman" w:cs="Times New Roman"/>
              </w:rPr>
              <w:t>skeleton</w:t>
            </w:r>
            <w:proofErr w:type="spellEnd"/>
            <w:r w:rsidRPr="00013756">
              <w:rPr>
                <w:rFonts w:ascii="Times New Roman" w:hAnsi="Times New Roman" w:cs="Times New Roman"/>
              </w:rPr>
              <w:t xml:space="preserve"> </w:t>
            </w:r>
            <w:proofErr w:type="spellStart"/>
            <w:r w:rsidRPr="00013756">
              <w:rPr>
                <w:rFonts w:ascii="Times New Roman" w:hAnsi="Times New Roman" w:cs="Times New Roman"/>
              </w:rPr>
              <w:t>loaders</w:t>
            </w:r>
            <w:proofErr w:type="spellEnd"/>
            <w:r w:rsidRPr="00013756">
              <w:rPr>
                <w:rFonts w:ascii="Times New Roman" w:hAnsi="Times New Roman" w:cs="Times New Roman"/>
              </w:rPr>
              <w:t xml:space="preserve"> (</w:t>
            </w:r>
            <w:proofErr w:type="spellStart"/>
            <w:r w:rsidRPr="00013756">
              <w:rPr>
                <w:rFonts w:ascii="Times New Roman" w:hAnsi="Times New Roman" w:cs="Times New Roman"/>
              </w:rPr>
              <w:t>placeholder</w:t>
            </w:r>
            <w:proofErr w:type="spellEnd"/>
            <w:r w:rsidRPr="00013756">
              <w:rPr>
                <w:rFonts w:ascii="Times New Roman" w:hAnsi="Times New Roman" w:cs="Times New Roman"/>
              </w:rPr>
              <w:t xml:space="preserve"> анімації) у секції рекомендацій</w:t>
            </w:r>
          </w:p>
          <w:p w14:paraId="7D6DCFCF" w14:textId="32F6F2EC" w:rsidR="002B10EF" w:rsidRPr="00013756" w:rsidRDefault="0000231F" w:rsidP="00013756">
            <w:pPr>
              <w:pStyle w:val="a9"/>
              <w:numPr>
                <w:ilvl w:val="0"/>
                <w:numId w:val="203"/>
              </w:numPr>
              <w:spacing w:line="240" w:lineRule="auto"/>
              <w:jc w:val="both"/>
              <w:rPr>
                <w:rFonts w:ascii="Times New Roman" w:hAnsi="Times New Roman" w:cs="Times New Roman"/>
                <w:lang w:val="en-US"/>
              </w:rPr>
            </w:pPr>
            <w:r w:rsidRPr="00013756">
              <w:rPr>
                <w:rFonts w:ascii="Times New Roman" w:hAnsi="Times New Roman" w:cs="Times New Roman"/>
              </w:rPr>
              <w:t>Відображає повідомлення: "Підбираємо найкращі фільми для вас..."</w:t>
            </w:r>
          </w:p>
          <w:p w14:paraId="0DF5A26B" w14:textId="01D406BC" w:rsidR="002B10EF" w:rsidRPr="00013756" w:rsidRDefault="0000231F" w:rsidP="00013756">
            <w:pPr>
              <w:pStyle w:val="a9"/>
              <w:numPr>
                <w:ilvl w:val="0"/>
                <w:numId w:val="203"/>
              </w:numPr>
              <w:spacing w:line="240" w:lineRule="auto"/>
              <w:jc w:val="both"/>
              <w:rPr>
                <w:rFonts w:ascii="Times New Roman" w:hAnsi="Times New Roman" w:cs="Times New Roman"/>
                <w:lang w:val="en-US"/>
              </w:rPr>
            </w:pPr>
            <w:r w:rsidRPr="00013756">
              <w:rPr>
                <w:rFonts w:ascii="Times New Roman" w:hAnsi="Times New Roman" w:cs="Times New Roman"/>
              </w:rPr>
              <w:t xml:space="preserve">Після 10 секунд очікування: система може показати </w:t>
            </w:r>
            <w:proofErr w:type="spellStart"/>
            <w:r w:rsidRPr="00013756">
              <w:rPr>
                <w:rFonts w:ascii="Times New Roman" w:hAnsi="Times New Roman" w:cs="Times New Roman"/>
              </w:rPr>
              <w:t>кешовані</w:t>
            </w:r>
            <w:proofErr w:type="spellEnd"/>
            <w:r w:rsidRPr="00013756">
              <w:rPr>
                <w:rFonts w:ascii="Times New Roman" w:hAnsi="Times New Roman" w:cs="Times New Roman"/>
              </w:rPr>
              <w:t xml:space="preserve"> рекомендації з попереднього візиту з позначкою "Оновлення..."</w:t>
            </w:r>
          </w:p>
          <w:p w14:paraId="51EC016F" w14:textId="149D3EA0" w:rsidR="002B10EF" w:rsidRPr="00013756" w:rsidRDefault="0000231F" w:rsidP="00013756">
            <w:pPr>
              <w:pStyle w:val="a9"/>
              <w:numPr>
                <w:ilvl w:val="0"/>
                <w:numId w:val="203"/>
              </w:numPr>
              <w:spacing w:line="240" w:lineRule="auto"/>
              <w:jc w:val="both"/>
              <w:rPr>
                <w:rFonts w:ascii="Times New Roman" w:hAnsi="Times New Roman" w:cs="Times New Roman"/>
                <w:lang w:val="en-US"/>
              </w:rPr>
            </w:pPr>
            <w:r w:rsidRPr="00013756">
              <w:rPr>
                <w:rFonts w:ascii="Times New Roman" w:hAnsi="Times New Roman" w:cs="Times New Roman"/>
              </w:rPr>
              <w:t>Після завершення обчислень: плавно оновлює рекомендації без перезавантаження сторінки</w:t>
            </w:r>
          </w:p>
          <w:p w14:paraId="44C1398F" w14:textId="2286C53A" w:rsidR="002B10EF" w:rsidRPr="00013756" w:rsidRDefault="0000231F" w:rsidP="00013756">
            <w:pPr>
              <w:pStyle w:val="a9"/>
              <w:numPr>
                <w:ilvl w:val="0"/>
                <w:numId w:val="203"/>
              </w:numPr>
              <w:spacing w:line="240" w:lineRule="auto"/>
              <w:jc w:val="both"/>
              <w:rPr>
                <w:rFonts w:ascii="Times New Roman" w:hAnsi="Times New Roman" w:cs="Times New Roman"/>
                <w:lang w:val="en-US"/>
              </w:rPr>
            </w:pPr>
            <w:r w:rsidRPr="00013756">
              <w:rPr>
                <w:rFonts w:ascii="Times New Roman" w:hAnsi="Times New Roman" w:cs="Times New Roman"/>
              </w:rPr>
              <w:t xml:space="preserve">Система </w:t>
            </w:r>
            <w:proofErr w:type="spellStart"/>
            <w:r w:rsidRPr="00013756">
              <w:rPr>
                <w:rFonts w:ascii="Times New Roman" w:hAnsi="Times New Roman" w:cs="Times New Roman"/>
              </w:rPr>
              <w:t>логує</w:t>
            </w:r>
            <w:proofErr w:type="spellEnd"/>
            <w:r w:rsidRPr="00013756">
              <w:rPr>
                <w:rFonts w:ascii="Times New Roman" w:hAnsi="Times New Roman" w:cs="Times New Roman"/>
              </w:rPr>
              <w:t xml:space="preserve"> повільний </w:t>
            </w:r>
            <w:proofErr w:type="spellStart"/>
            <w:r w:rsidRPr="00013756">
              <w:rPr>
                <w:rFonts w:ascii="Times New Roman" w:hAnsi="Times New Roman" w:cs="Times New Roman"/>
              </w:rPr>
              <w:t>response</w:t>
            </w:r>
            <w:proofErr w:type="spellEnd"/>
            <w:r w:rsidRPr="00013756">
              <w:rPr>
                <w:rFonts w:ascii="Times New Roman" w:hAnsi="Times New Roman" w:cs="Times New Roman"/>
              </w:rPr>
              <w:t xml:space="preserve"> </w:t>
            </w:r>
            <w:proofErr w:type="spellStart"/>
            <w:r w:rsidRPr="00013756">
              <w:rPr>
                <w:rFonts w:ascii="Times New Roman" w:hAnsi="Times New Roman" w:cs="Times New Roman"/>
              </w:rPr>
              <w:t>time</w:t>
            </w:r>
            <w:proofErr w:type="spellEnd"/>
            <w:r w:rsidRPr="00013756">
              <w:rPr>
                <w:rFonts w:ascii="Times New Roman" w:hAnsi="Times New Roman" w:cs="Times New Roman"/>
              </w:rPr>
              <w:t xml:space="preserve"> для оптимізації алгоритму</w:t>
            </w:r>
          </w:p>
          <w:p w14:paraId="3F63E097" w14:textId="0B185849" w:rsidR="00013756" w:rsidRPr="00013756" w:rsidRDefault="0000231F" w:rsidP="00013756">
            <w:pPr>
              <w:pStyle w:val="a9"/>
              <w:numPr>
                <w:ilvl w:val="0"/>
                <w:numId w:val="203"/>
              </w:numPr>
              <w:spacing w:line="240" w:lineRule="auto"/>
              <w:jc w:val="both"/>
              <w:rPr>
                <w:rFonts w:ascii="Times New Roman" w:hAnsi="Times New Roman" w:cs="Times New Roman"/>
                <w:lang w:val="en-US"/>
              </w:rPr>
            </w:pPr>
            <w:proofErr w:type="spellStart"/>
            <w:r w:rsidRPr="00013756">
              <w:rPr>
                <w:rFonts w:ascii="Times New Roman" w:hAnsi="Times New Roman" w:cs="Times New Roman"/>
              </w:rPr>
              <w:t>Use</w:t>
            </w:r>
            <w:proofErr w:type="spellEnd"/>
            <w:r w:rsidRPr="00013756">
              <w:rPr>
                <w:rFonts w:ascii="Times New Roman" w:hAnsi="Times New Roman" w:cs="Times New Roman"/>
              </w:rPr>
              <w:t xml:space="preserve"> </w:t>
            </w:r>
            <w:proofErr w:type="spellStart"/>
            <w:r w:rsidRPr="00013756">
              <w:rPr>
                <w:rFonts w:ascii="Times New Roman" w:hAnsi="Times New Roman" w:cs="Times New Roman"/>
              </w:rPr>
              <w:t>case</w:t>
            </w:r>
            <w:proofErr w:type="spellEnd"/>
            <w:r w:rsidRPr="00013756">
              <w:rPr>
                <w:rFonts w:ascii="Times New Roman" w:hAnsi="Times New Roman" w:cs="Times New Roman"/>
              </w:rPr>
              <w:t xml:space="preserve"> продовжується з затримкою або </w:t>
            </w:r>
            <w:proofErr w:type="spellStart"/>
            <w:r w:rsidRPr="00013756">
              <w:rPr>
                <w:rFonts w:ascii="Times New Roman" w:hAnsi="Times New Roman" w:cs="Times New Roman"/>
              </w:rPr>
              <w:t>кешованими</w:t>
            </w:r>
            <w:proofErr w:type="spellEnd"/>
            <w:r w:rsidRPr="00013756">
              <w:rPr>
                <w:rFonts w:ascii="Times New Roman" w:hAnsi="Times New Roman" w:cs="Times New Roman"/>
              </w:rPr>
              <w:t xml:space="preserve"> рекомендаціями</w:t>
            </w:r>
          </w:p>
          <w:p w14:paraId="7D330FEE" w14:textId="076817C0" w:rsidR="002B10EF" w:rsidRDefault="0000231F" w:rsidP="00013756">
            <w:pPr>
              <w:spacing w:after="0" w:line="240" w:lineRule="auto"/>
              <w:jc w:val="both"/>
              <w:rPr>
                <w:rFonts w:ascii="Times New Roman" w:hAnsi="Times New Roman" w:cs="Times New Roman"/>
                <w:lang w:val="en-US"/>
              </w:rPr>
            </w:pPr>
            <w:r w:rsidRPr="000311AE">
              <w:rPr>
                <w:rFonts w:ascii="Times New Roman" w:hAnsi="Times New Roman" w:cs="Times New Roman"/>
                <w:b/>
                <w:bCs/>
              </w:rPr>
              <w:t>Н4: Алгоритм постійно рекомендує нерелевантний контент</w:t>
            </w:r>
          </w:p>
          <w:p w14:paraId="1FA5D466" w14:textId="0715268B" w:rsidR="002B10EF" w:rsidRPr="00013756" w:rsidRDefault="0000231F" w:rsidP="00013756">
            <w:pPr>
              <w:pStyle w:val="a9"/>
              <w:numPr>
                <w:ilvl w:val="0"/>
                <w:numId w:val="204"/>
              </w:numPr>
              <w:spacing w:line="240" w:lineRule="auto"/>
              <w:jc w:val="both"/>
              <w:rPr>
                <w:rFonts w:ascii="Times New Roman" w:hAnsi="Times New Roman" w:cs="Times New Roman"/>
                <w:lang w:val="en-US"/>
              </w:rPr>
            </w:pPr>
            <w:r w:rsidRPr="00013756">
              <w:rPr>
                <w:rFonts w:ascii="Times New Roman" w:hAnsi="Times New Roman" w:cs="Times New Roman"/>
              </w:rPr>
              <w:t>Протягом кількох візитів користувач відхиляє більшість рекомендацій ("Не цікавить")</w:t>
            </w:r>
          </w:p>
          <w:p w14:paraId="5B07A320" w14:textId="6371E25B" w:rsidR="002B10EF" w:rsidRPr="00013756" w:rsidRDefault="0000231F" w:rsidP="00013756">
            <w:pPr>
              <w:pStyle w:val="a9"/>
              <w:numPr>
                <w:ilvl w:val="0"/>
                <w:numId w:val="204"/>
              </w:numPr>
              <w:spacing w:line="240" w:lineRule="auto"/>
              <w:jc w:val="both"/>
              <w:rPr>
                <w:rFonts w:ascii="Times New Roman" w:hAnsi="Times New Roman" w:cs="Times New Roman"/>
                <w:lang w:val="en-US"/>
              </w:rPr>
            </w:pPr>
            <w:proofErr w:type="spellStart"/>
            <w:r w:rsidRPr="00013756">
              <w:rPr>
                <w:rFonts w:ascii="Times New Roman" w:hAnsi="Times New Roman" w:cs="Times New Roman"/>
              </w:rPr>
              <w:t>Click-through</w:t>
            </w:r>
            <w:proofErr w:type="spellEnd"/>
            <w:r w:rsidRPr="00013756">
              <w:rPr>
                <w:rFonts w:ascii="Times New Roman" w:hAnsi="Times New Roman" w:cs="Times New Roman"/>
              </w:rPr>
              <w:t xml:space="preserve"> </w:t>
            </w:r>
            <w:proofErr w:type="spellStart"/>
            <w:r w:rsidRPr="00013756">
              <w:rPr>
                <w:rFonts w:ascii="Times New Roman" w:hAnsi="Times New Roman" w:cs="Times New Roman"/>
              </w:rPr>
              <w:t>rate</w:t>
            </w:r>
            <w:proofErr w:type="spellEnd"/>
            <w:r w:rsidRPr="00013756">
              <w:rPr>
                <w:rFonts w:ascii="Times New Roman" w:hAnsi="Times New Roman" w:cs="Times New Roman"/>
              </w:rPr>
              <w:t xml:space="preserve"> (CTR) на рекомендації дуже низький (&lt;5%)</w:t>
            </w:r>
          </w:p>
          <w:p w14:paraId="36C2B59D" w14:textId="18AD1465" w:rsidR="002B10EF" w:rsidRPr="00013756" w:rsidRDefault="0000231F" w:rsidP="00013756">
            <w:pPr>
              <w:pStyle w:val="a9"/>
              <w:numPr>
                <w:ilvl w:val="0"/>
                <w:numId w:val="204"/>
              </w:numPr>
              <w:spacing w:line="240" w:lineRule="auto"/>
              <w:jc w:val="both"/>
              <w:rPr>
                <w:rFonts w:ascii="Times New Roman" w:hAnsi="Times New Roman" w:cs="Times New Roman"/>
                <w:lang w:val="en-US"/>
              </w:rPr>
            </w:pPr>
            <w:r w:rsidRPr="00013756">
              <w:rPr>
                <w:rFonts w:ascii="Times New Roman" w:hAnsi="Times New Roman" w:cs="Times New Roman"/>
              </w:rPr>
              <w:t xml:space="preserve">Система виявляє </w:t>
            </w:r>
            <w:proofErr w:type="spellStart"/>
            <w:r w:rsidRPr="00013756">
              <w:rPr>
                <w:rFonts w:ascii="Times New Roman" w:hAnsi="Times New Roman" w:cs="Times New Roman"/>
              </w:rPr>
              <w:t>паттерн</w:t>
            </w:r>
            <w:proofErr w:type="spellEnd"/>
            <w:r w:rsidRPr="00013756">
              <w:rPr>
                <w:rFonts w:ascii="Times New Roman" w:hAnsi="Times New Roman" w:cs="Times New Roman"/>
              </w:rPr>
              <w:t xml:space="preserve"> низької </w:t>
            </w:r>
            <w:proofErr w:type="spellStart"/>
            <w:r w:rsidRPr="00013756">
              <w:rPr>
                <w:rFonts w:ascii="Times New Roman" w:hAnsi="Times New Roman" w:cs="Times New Roman"/>
              </w:rPr>
              <w:t>релевантності</w:t>
            </w:r>
            <w:proofErr w:type="spellEnd"/>
            <w:r w:rsidRPr="00013756">
              <w:rPr>
                <w:rFonts w:ascii="Times New Roman" w:hAnsi="Times New Roman" w:cs="Times New Roman"/>
              </w:rPr>
              <w:t xml:space="preserve"> для цього користувача</w:t>
            </w:r>
          </w:p>
          <w:p w14:paraId="4D25DE30" w14:textId="03133FDF" w:rsidR="002B10EF" w:rsidRPr="00013756" w:rsidRDefault="0000231F" w:rsidP="00013756">
            <w:pPr>
              <w:pStyle w:val="a9"/>
              <w:numPr>
                <w:ilvl w:val="0"/>
                <w:numId w:val="204"/>
              </w:numPr>
              <w:spacing w:line="240" w:lineRule="auto"/>
              <w:jc w:val="both"/>
              <w:rPr>
                <w:rFonts w:ascii="Times New Roman" w:hAnsi="Times New Roman" w:cs="Times New Roman"/>
                <w:lang w:val="en-US"/>
              </w:rPr>
            </w:pPr>
            <w:r w:rsidRPr="00013756">
              <w:rPr>
                <w:rFonts w:ascii="Times New Roman" w:hAnsi="Times New Roman" w:cs="Times New Roman"/>
              </w:rPr>
              <w:t xml:space="preserve">Система може показати опитування: "Допоможіть нам покращити рекомендації. Що вам найбільше подобається дивитися?" з </w:t>
            </w:r>
            <w:proofErr w:type="spellStart"/>
            <w:r w:rsidRPr="00013756">
              <w:rPr>
                <w:rFonts w:ascii="Times New Roman" w:hAnsi="Times New Roman" w:cs="Times New Roman"/>
              </w:rPr>
              <w:t>чекбоксами</w:t>
            </w:r>
            <w:proofErr w:type="spellEnd"/>
            <w:r w:rsidRPr="00013756">
              <w:rPr>
                <w:rFonts w:ascii="Times New Roman" w:hAnsi="Times New Roman" w:cs="Times New Roman"/>
              </w:rPr>
              <w:t xml:space="preserve"> жанрів, настроїв, </w:t>
            </w:r>
            <w:proofErr w:type="spellStart"/>
            <w:r w:rsidRPr="00013756">
              <w:rPr>
                <w:rFonts w:ascii="Times New Roman" w:hAnsi="Times New Roman" w:cs="Times New Roman"/>
              </w:rPr>
              <w:t>тематик</w:t>
            </w:r>
            <w:proofErr w:type="spellEnd"/>
          </w:p>
          <w:p w14:paraId="60E8C5C1" w14:textId="092FCBE8" w:rsidR="002B10EF" w:rsidRPr="00013756" w:rsidRDefault="0000231F" w:rsidP="00013756">
            <w:pPr>
              <w:pStyle w:val="a9"/>
              <w:numPr>
                <w:ilvl w:val="0"/>
                <w:numId w:val="204"/>
              </w:numPr>
              <w:spacing w:line="240" w:lineRule="auto"/>
              <w:jc w:val="both"/>
              <w:rPr>
                <w:rFonts w:ascii="Times New Roman" w:hAnsi="Times New Roman" w:cs="Times New Roman"/>
                <w:lang w:val="en-US"/>
              </w:rPr>
            </w:pPr>
            <w:r w:rsidRPr="00013756">
              <w:rPr>
                <w:rFonts w:ascii="Times New Roman" w:hAnsi="Times New Roman" w:cs="Times New Roman"/>
              </w:rPr>
              <w:t>Користувач заповнює опитування (опціонально)</w:t>
            </w:r>
          </w:p>
          <w:p w14:paraId="7D9F7B1B" w14:textId="271B994C" w:rsidR="002B10EF" w:rsidRPr="00013756" w:rsidRDefault="0000231F" w:rsidP="00013756">
            <w:pPr>
              <w:pStyle w:val="a9"/>
              <w:numPr>
                <w:ilvl w:val="0"/>
                <w:numId w:val="204"/>
              </w:numPr>
              <w:spacing w:line="240" w:lineRule="auto"/>
              <w:jc w:val="both"/>
              <w:rPr>
                <w:rFonts w:ascii="Times New Roman" w:hAnsi="Times New Roman" w:cs="Times New Roman"/>
                <w:lang w:val="en-US"/>
              </w:rPr>
            </w:pPr>
            <w:r w:rsidRPr="00013756">
              <w:rPr>
                <w:rFonts w:ascii="Times New Roman" w:hAnsi="Times New Roman" w:cs="Times New Roman"/>
              </w:rPr>
              <w:t xml:space="preserve">Система використовує </w:t>
            </w:r>
            <w:proofErr w:type="spellStart"/>
            <w:r w:rsidRPr="00013756">
              <w:rPr>
                <w:rFonts w:ascii="Times New Roman" w:hAnsi="Times New Roman" w:cs="Times New Roman"/>
              </w:rPr>
              <w:t>explicit</w:t>
            </w:r>
            <w:proofErr w:type="spellEnd"/>
            <w:r w:rsidRPr="00013756">
              <w:rPr>
                <w:rFonts w:ascii="Times New Roman" w:hAnsi="Times New Roman" w:cs="Times New Roman"/>
              </w:rPr>
              <w:t xml:space="preserve"> </w:t>
            </w:r>
            <w:proofErr w:type="spellStart"/>
            <w:r w:rsidRPr="00013756">
              <w:rPr>
                <w:rFonts w:ascii="Times New Roman" w:hAnsi="Times New Roman" w:cs="Times New Roman"/>
              </w:rPr>
              <w:t>feedback</w:t>
            </w:r>
            <w:proofErr w:type="spellEnd"/>
            <w:r w:rsidRPr="00013756">
              <w:rPr>
                <w:rFonts w:ascii="Times New Roman" w:hAnsi="Times New Roman" w:cs="Times New Roman"/>
              </w:rPr>
              <w:t xml:space="preserve"> для покращення моделі користувача</w:t>
            </w:r>
          </w:p>
          <w:p w14:paraId="6DAAD332" w14:textId="4095DA18" w:rsidR="002B10EF" w:rsidRPr="00013756" w:rsidRDefault="0000231F" w:rsidP="00013756">
            <w:pPr>
              <w:pStyle w:val="a9"/>
              <w:numPr>
                <w:ilvl w:val="0"/>
                <w:numId w:val="204"/>
              </w:numPr>
              <w:spacing w:line="240" w:lineRule="auto"/>
              <w:jc w:val="both"/>
              <w:rPr>
                <w:rFonts w:ascii="Times New Roman" w:hAnsi="Times New Roman" w:cs="Times New Roman"/>
                <w:lang w:val="en-US"/>
              </w:rPr>
            </w:pPr>
            <w:r w:rsidRPr="00013756">
              <w:rPr>
                <w:rFonts w:ascii="Times New Roman" w:hAnsi="Times New Roman" w:cs="Times New Roman"/>
              </w:rPr>
              <w:t xml:space="preserve">Алгоритм </w:t>
            </w:r>
            <w:proofErr w:type="spellStart"/>
            <w:r w:rsidRPr="00013756">
              <w:rPr>
                <w:rFonts w:ascii="Times New Roman" w:hAnsi="Times New Roman" w:cs="Times New Roman"/>
              </w:rPr>
              <w:t>переналаштовується</w:t>
            </w:r>
            <w:proofErr w:type="spellEnd"/>
            <w:r w:rsidRPr="00013756">
              <w:rPr>
                <w:rFonts w:ascii="Times New Roman" w:hAnsi="Times New Roman" w:cs="Times New Roman"/>
              </w:rPr>
              <w:t xml:space="preserve"> з урахуванням нової інформації згідно US 9 (критерій 5)</w:t>
            </w:r>
          </w:p>
          <w:p w14:paraId="58E17FB3" w14:textId="3210DDE9" w:rsidR="002B10EF" w:rsidRPr="00013756" w:rsidRDefault="0000231F" w:rsidP="00013756">
            <w:pPr>
              <w:pStyle w:val="a9"/>
              <w:numPr>
                <w:ilvl w:val="0"/>
                <w:numId w:val="204"/>
              </w:numPr>
              <w:spacing w:line="240" w:lineRule="auto"/>
              <w:jc w:val="both"/>
              <w:rPr>
                <w:rFonts w:ascii="Times New Roman" w:hAnsi="Times New Roman" w:cs="Times New Roman"/>
                <w:lang w:val="en-US"/>
              </w:rPr>
            </w:pPr>
            <w:r w:rsidRPr="00013756">
              <w:rPr>
                <w:rFonts w:ascii="Times New Roman" w:hAnsi="Times New Roman" w:cs="Times New Roman"/>
              </w:rPr>
              <w:t xml:space="preserve">Система може тимчасово збільшити </w:t>
            </w:r>
            <w:proofErr w:type="spellStart"/>
            <w:r w:rsidRPr="00013756">
              <w:rPr>
                <w:rFonts w:ascii="Times New Roman" w:hAnsi="Times New Roman" w:cs="Times New Roman"/>
              </w:rPr>
              <w:t>exploration</w:t>
            </w:r>
            <w:proofErr w:type="spellEnd"/>
            <w:r w:rsidRPr="00013756">
              <w:rPr>
                <w:rFonts w:ascii="Times New Roman" w:hAnsi="Times New Roman" w:cs="Times New Roman"/>
              </w:rPr>
              <w:t xml:space="preserve"> (показувати більше різноманітного контенту) для виявлення нових преференцій</w:t>
            </w:r>
          </w:p>
          <w:p w14:paraId="3B8F66D0" w14:textId="64F7EDE3" w:rsidR="00013756" w:rsidRPr="00013756" w:rsidRDefault="0000231F" w:rsidP="00013756">
            <w:pPr>
              <w:pStyle w:val="a9"/>
              <w:numPr>
                <w:ilvl w:val="0"/>
                <w:numId w:val="204"/>
              </w:numPr>
              <w:spacing w:line="240" w:lineRule="auto"/>
              <w:jc w:val="both"/>
              <w:rPr>
                <w:rFonts w:ascii="Times New Roman" w:hAnsi="Times New Roman" w:cs="Times New Roman"/>
                <w:lang w:val="en-US"/>
              </w:rPr>
            </w:pPr>
            <w:proofErr w:type="spellStart"/>
            <w:r w:rsidRPr="00013756">
              <w:rPr>
                <w:rFonts w:ascii="Times New Roman" w:hAnsi="Times New Roman" w:cs="Times New Roman"/>
              </w:rPr>
              <w:t>Use</w:t>
            </w:r>
            <w:proofErr w:type="spellEnd"/>
            <w:r w:rsidRPr="00013756">
              <w:rPr>
                <w:rFonts w:ascii="Times New Roman" w:hAnsi="Times New Roman" w:cs="Times New Roman"/>
              </w:rPr>
              <w:t xml:space="preserve"> </w:t>
            </w:r>
            <w:proofErr w:type="spellStart"/>
            <w:r w:rsidRPr="00013756">
              <w:rPr>
                <w:rFonts w:ascii="Times New Roman" w:hAnsi="Times New Roman" w:cs="Times New Roman"/>
              </w:rPr>
              <w:t>case</w:t>
            </w:r>
            <w:proofErr w:type="spellEnd"/>
            <w:r w:rsidRPr="00013756">
              <w:rPr>
                <w:rFonts w:ascii="Times New Roman" w:hAnsi="Times New Roman" w:cs="Times New Roman"/>
              </w:rPr>
              <w:t xml:space="preserve"> продовжується з адаптованою стратегією рекомендацій</w:t>
            </w:r>
          </w:p>
          <w:p w14:paraId="727609ED" w14:textId="62D90B32" w:rsidR="002B10EF" w:rsidRDefault="0000231F" w:rsidP="00013756">
            <w:pPr>
              <w:spacing w:after="0" w:line="240" w:lineRule="auto"/>
              <w:jc w:val="both"/>
              <w:rPr>
                <w:rFonts w:ascii="Times New Roman" w:hAnsi="Times New Roman" w:cs="Times New Roman"/>
                <w:lang w:val="en-US"/>
              </w:rPr>
            </w:pPr>
            <w:r w:rsidRPr="000311AE">
              <w:rPr>
                <w:rFonts w:ascii="Times New Roman" w:hAnsi="Times New Roman" w:cs="Times New Roman"/>
                <w:b/>
                <w:bCs/>
              </w:rPr>
              <w:t>Н5: Помилка завантаження даних користувача для аналізу</w:t>
            </w:r>
          </w:p>
          <w:p w14:paraId="5ABF3F06" w14:textId="239C3687" w:rsidR="002B10EF" w:rsidRPr="00013756" w:rsidRDefault="0000231F" w:rsidP="00013756">
            <w:pPr>
              <w:pStyle w:val="a9"/>
              <w:numPr>
                <w:ilvl w:val="0"/>
                <w:numId w:val="205"/>
              </w:numPr>
              <w:spacing w:line="240" w:lineRule="auto"/>
              <w:jc w:val="both"/>
              <w:rPr>
                <w:rFonts w:ascii="Times New Roman" w:hAnsi="Times New Roman" w:cs="Times New Roman"/>
                <w:lang w:val="en-US"/>
              </w:rPr>
            </w:pPr>
            <w:r w:rsidRPr="00013756">
              <w:rPr>
                <w:rFonts w:ascii="Times New Roman" w:hAnsi="Times New Roman" w:cs="Times New Roman"/>
              </w:rPr>
              <w:t>На кроці 5: База даних взаємодій недоступна або повертає помилку при запиті історії переглядів</w:t>
            </w:r>
          </w:p>
          <w:p w14:paraId="6FBC7246" w14:textId="4EA692BB" w:rsidR="002B10EF" w:rsidRPr="00013756" w:rsidRDefault="0000231F" w:rsidP="00013756">
            <w:pPr>
              <w:pStyle w:val="a9"/>
              <w:numPr>
                <w:ilvl w:val="0"/>
                <w:numId w:val="205"/>
              </w:numPr>
              <w:spacing w:line="240" w:lineRule="auto"/>
              <w:jc w:val="both"/>
              <w:rPr>
                <w:rFonts w:ascii="Times New Roman" w:hAnsi="Times New Roman" w:cs="Times New Roman"/>
                <w:lang w:val="en-US"/>
              </w:rPr>
            </w:pPr>
            <w:r w:rsidRPr="00013756">
              <w:rPr>
                <w:rFonts w:ascii="Times New Roman" w:hAnsi="Times New Roman" w:cs="Times New Roman"/>
              </w:rPr>
              <w:t>Система не може отримати дані для персоналізації</w:t>
            </w:r>
          </w:p>
          <w:p w14:paraId="75F0AD1E" w14:textId="66867483" w:rsidR="002B10EF" w:rsidRPr="00013756" w:rsidRDefault="0000231F" w:rsidP="00013756">
            <w:pPr>
              <w:pStyle w:val="a9"/>
              <w:numPr>
                <w:ilvl w:val="0"/>
                <w:numId w:val="205"/>
              </w:numPr>
              <w:spacing w:line="240" w:lineRule="auto"/>
              <w:jc w:val="both"/>
              <w:rPr>
                <w:rFonts w:ascii="Times New Roman" w:hAnsi="Times New Roman" w:cs="Times New Roman"/>
                <w:lang w:val="en-US"/>
              </w:rPr>
            </w:pPr>
            <w:r w:rsidRPr="00013756">
              <w:rPr>
                <w:rFonts w:ascii="Times New Roman" w:hAnsi="Times New Roman" w:cs="Times New Roman"/>
              </w:rPr>
              <w:lastRenderedPageBreak/>
              <w:t xml:space="preserve">Система переключається на </w:t>
            </w:r>
            <w:proofErr w:type="spellStart"/>
            <w:r w:rsidRPr="00013756">
              <w:rPr>
                <w:rFonts w:ascii="Times New Roman" w:hAnsi="Times New Roman" w:cs="Times New Roman"/>
              </w:rPr>
              <w:t>fallback</w:t>
            </w:r>
            <w:proofErr w:type="spellEnd"/>
            <w:r w:rsidRPr="00013756">
              <w:rPr>
                <w:rFonts w:ascii="Times New Roman" w:hAnsi="Times New Roman" w:cs="Times New Roman"/>
              </w:rPr>
              <w:t>: показує загальні популярні фільми згідно сценарію Н1</w:t>
            </w:r>
          </w:p>
          <w:p w14:paraId="24066712" w14:textId="7729A6C3" w:rsidR="002B10EF" w:rsidRPr="00013756" w:rsidRDefault="0000231F" w:rsidP="00013756">
            <w:pPr>
              <w:pStyle w:val="a9"/>
              <w:numPr>
                <w:ilvl w:val="0"/>
                <w:numId w:val="205"/>
              </w:numPr>
              <w:spacing w:line="240" w:lineRule="auto"/>
              <w:jc w:val="both"/>
              <w:rPr>
                <w:rFonts w:ascii="Times New Roman" w:hAnsi="Times New Roman" w:cs="Times New Roman"/>
                <w:lang w:val="en-US"/>
              </w:rPr>
            </w:pPr>
            <w:r w:rsidRPr="00013756">
              <w:rPr>
                <w:rFonts w:ascii="Times New Roman" w:hAnsi="Times New Roman" w:cs="Times New Roman"/>
              </w:rPr>
              <w:t xml:space="preserve">Система детально </w:t>
            </w:r>
            <w:proofErr w:type="spellStart"/>
            <w:r w:rsidRPr="00013756">
              <w:rPr>
                <w:rFonts w:ascii="Times New Roman" w:hAnsi="Times New Roman" w:cs="Times New Roman"/>
              </w:rPr>
              <w:t>логує</w:t>
            </w:r>
            <w:proofErr w:type="spellEnd"/>
            <w:r w:rsidRPr="00013756">
              <w:rPr>
                <w:rFonts w:ascii="Times New Roman" w:hAnsi="Times New Roman" w:cs="Times New Roman"/>
              </w:rPr>
              <w:t xml:space="preserve"> помилку </w:t>
            </w:r>
            <w:proofErr w:type="spellStart"/>
            <w:r w:rsidRPr="00013756">
              <w:rPr>
                <w:rFonts w:ascii="Times New Roman" w:hAnsi="Times New Roman" w:cs="Times New Roman"/>
              </w:rPr>
              <w:t>database</w:t>
            </w:r>
            <w:proofErr w:type="spellEnd"/>
            <w:r w:rsidRPr="00013756">
              <w:rPr>
                <w:rFonts w:ascii="Times New Roman" w:hAnsi="Times New Roman" w:cs="Times New Roman"/>
              </w:rPr>
              <w:t xml:space="preserve"> </w:t>
            </w:r>
            <w:proofErr w:type="spellStart"/>
            <w:r w:rsidRPr="00013756">
              <w:rPr>
                <w:rFonts w:ascii="Times New Roman" w:hAnsi="Times New Roman" w:cs="Times New Roman"/>
              </w:rPr>
              <w:t>access</w:t>
            </w:r>
            <w:proofErr w:type="spellEnd"/>
          </w:p>
          <w:p w14:paraId="536EF5D0" w14:textId="63B3724E" w:rsidR="00013756" w:rsidRPr="00013756" w:rsidRDefault="0000231F" w:rsidP="00013756">
            <w:pPr>
              <w:pStyle w:val="a9"/>
              <w:numPr>
                <w:ilvl w:val="0"/>
                <w:numId w:val="205"/>
              </w:numPr>
              <w:spacing w:line="240" w:lineRule="auto"/>
              <w:jc w:val="both"/>
              <w:rPr>
                <w:rFonts w:ascii="Times New Roman" w:hAnsi="Times New Roman" w:cs="Times New Roman"/>
                <w:lang w:val="en-US"/>
              </w:rPr>
            </w:pPr>
            <w:proofErr w:type="spellStart"/>
            <w:r w:rsidRPr="00013756">
              <w:rPr>
                <w:rFonts w:ascii="Times New Roman" w:hAnsi="Times New Roman" w:cs="Times New Roman"/>
              </w:rPr>
              <w:t>Use</w:t>
            </w:r>
            <w:proofErr w:type="spellEnd"/>
            <w:r w:rsidRPr="00013756">
              <w:rPr>
                <w:rFonts w:ascii="Times New Roman" w:hAnsi="Times New Roman" w:cs="Times New Roman"/>
              </w:rPr>
              <w:t xml:space="preserve"> </w:t>
            </w:r>
            <w:proofErr w:type="spellStart"/>
            <w:r w:rsidRPr="00013756">
              <w:rPr>
                <w:rFonts w:ascii="Times New Roman" w:hAnsi="Times New Roman" w:cs="Times New Roman"/>
              </w:rPr>
              <w:t>case</w:t>
            </w:r>
            <w:proofErr w:type="spellEnd"/>
            <w:r w:rsidRPr="00013756">
              <w:rPr>
                <w:rFonts w:ascii="Times New Roman" w:hAnsi="Times New Roman" w:cs="Times New Roman"/>
              </w:rPr>
              <w:t xml:space="preserve"> продовжується без персоналізації</w:t>
            </w:r>
          </w:p>
          <w:p w14:paraId="29D2CB86" w14:textId="3C3B8BCC" w:rsidR="002B10EF" w:rsidRDefault="0000231F" w:rsidP="00013756">
            <w:pPr>
              <w:spacing w:after="0" w:line="240" w:lineRule="auto"/>
              <w:jc w:val="both"/>
              <w:rPr>
                <w:rFonts w:ascii="Times New Roman" w:hAnsi="Times New Roman" w:cs="Times New Roman"/>
                <w:lang w:val="en-US"/>
              </w:rPr>
            </w:pPr>
            <w:r w:rsidRPr="000311AE">
              <w:rPr>
                <w:rFonts w:ascii="Times New Roman" w:hAnsi="Times New Roman" w:cs="Times New Roman"/>
                <w:b/>
                <w:bCs/>
              </w:rPr>
              <w:t>Н6: Конфлікт між різними сигналами (суперечливі преференції)</w:t>
            </w:r>
          </w:p>
          <w:p w14:paraId="0F7A36BE" w14:textId="17F941C0" w:rsidR="002B10EF" w:rsidRPr="00013756" w:rsidRDefault="0000231F" w:rsidP="00013756">
            <w:pPr>
              <w:pStyle w:val="a9"/>
              <w:numPr>
                <w:ilvl w:val="0"/>
                <w:numId w:val="206"/>
              </w:numPr>
              <w:spacing w:line="240" w:lineRule="auto"/>
              <w:jc w:val="both"/>
              <w:rPr>
                <w:rFonts w:ascii="Times New Roman" w:hAnsi="Times New Roman" w:cs="Times New Roman"/>
                <w:lang w:val="en-US"/>
              </w:rPr>
            </w:pPr>
            <w:r w:rsidRPr="00013756">
              <w:rPr>
                <w:rFonts w:ascii="Times New Roman" w:hAnsi="Times New Roman" w:cs="Times New Roman"/>
              </w:rPr>
              <w:t>Користувач часто дивиться та високо оцінює драми, але недавно подивився та оцінив на 10/10 комедію</w:t>
            </w:r>
          </w:p>
          <w:p w14:paraId="2F893798" w14:textId="7353BF6F" w:rsidR="002B10EF" w:rsidRPr="00013756" w:rsidRDefault="0000231F" w:rsidP="00013756">
            <w:pPr>
              <w:pStyle w:val="a9"/>
              <w:numPr>
                <w:ilvl w:val="0"/>
                <w:numId w:val="206"/>
              </w:numPr>
              <w:spacing w:line="240" w:lineRule="auto"/>
              <w:jc w:val="both"/>
              <w:rPr>
                <w:rFonts w:ascii="Times New Roman" w:hAnsi="Times New Roman" w:cs="Times New Roman"/>
                <w:lang w:val="en-US"/>
              </w:rPr>
            </w:pPr>
            <w:r w:rsidRPr="00013756">
              <w:rPr>
                <w:rFonts w:ascii="Times New Roman" w:hAnsi="Times New Roman" w:cs="Times New Roman"/>
              </w:rPr>
              <w:t>Алгоритм отримує суперечливі сигнали про преференції</w:t>
            </w:r>
          </w:p>
          <w:p w14:paraId="4A2AE7B1" w14:textId="70A8D6EC" w:rsidR="002B10EF" w:rsidRPr="00013756" w:rsidRDefault="0000231F" w:rsidP="00013756">
            <w:pPr>
              <w:pStyle w:val="a9"/>
              <w:numPr>
                <w:ilvl w:val="0"/>
                <w:numId w:val="206"/>
              </w:numPr>
              <w:spacing w:line="240" w:lineRule="auto"/>
              <w:jc w:val="both"/>
              <w:rPr>
                <w:rFonts w:ascii="Times New Roman" w:hAnsi="Times New Roman" w:cs="Times New Roman"/>
                <w:lang w:val="en-US"/>
              </w:rPr>
            </w:pPr>
            <w:r w:rsidRPr="00013756">
              <w:rPr>
                <w:rFonts w:ascii="Times New Roman" w:hAnsi="Times New Roman" w:cs="Times New Roman"/>
              </w:rPr>
              <w:t xml:space="preserve">На кроці 6-7: Система використовує </w:t>
            </w:r>
            <w:proofErr w:type="spellStart"/>
            <w:r w:rsidRPr="00013756">
              <w:rPr>
                <w:rFonts w:ascii="Times New Roman" w:hAnsi="Times New Roman" w:cs="Times New Roman"/>
              </w:rPr>
              <w:t>temporal</w:t>
            </w:r>
            <w:proofErr w:type="spellEnd"/>
            <w:r w:rsidRPr="00013756">
              <w:rPr>
                <w:rFonts w:ascii="Times New Roman" w:hAnsi="Times New Roman" w:cs="Times New Roman"/>
              </w:rPr>
              <w:t xml:space="preserve"> </w:t>
            </w:r>
            <w:proofErr w:type="spellStart"/>
            <w:r w:rsidRPr="00013756">
              <w:rPr>
                <w:rFonts w:ascii="Times New Roman" w:hAnsi="Times New Roman" w:cs="Times New Roman"/>
              </w:rPr>
              <w:t>weighting</w:t>
            </w:r>
            <w:proofErr w:type="spellEnd"/>
            <w:r w:rsidRPr="00013756">
              <w:rPr>
                <w:rFonts w:ascii="Times New Roman" w:hAnsi="Times New Roman" w:cs="Times New Roman"/>
              </w:rPr>
              <w:t xml:space="preserve"> - надає більшу вагу недавнім взаємодіям</w:t>
            </w:r>
          </w:p>
          <w:p w14:paraId="78FE537A" w14:textId="769F5B1C" w:rsidR="002B10EF" w:rsidRPr="00013756" w:rsidRDefault="0000231F" w:rsidP="00013756">
            <w:pPr>
              <w:pStyle w:val="a9"/>
              <w:numPr>
                <w:ilvl w:val="0"/>
                <w:numId w:val="206"/>
              </w:numPr>
              <w:spacing w:line="240" w:lineRule="auto"/>
              <w:jc w:val="both"/>
              <w:rPr>
                <w:rFonts w:ascii="Times New Roman" w:hAnsi="Times New Roman" w:cs="Times New Roman"/>
                <w:lang w:val="en-US"/>
              </w:rPr>
            </w:pPr>
            <w:r w:rsidRPr="00013756">
              <w:rPr>
                <w:rFonts w:ascii="Times New Roman" w:hAnsi="Times New Roman" w:cs="Times New Roman"/>
              </w:rPr>
              <w:t>Рекомендації включають більше комедій (</w:t>
            </w:r>
            <w:proofErr w:type="spellStart"/>
            <w:r w:rsidRPr="00013756">
              <w:rPr>
                <w:rFonts w:ascii="Times New Roman" w:hAnsi="Times New Roman" w:cs="Times New Roman"/>
              </w:rPr>
              <w:t>recent</w:t>
            </w:r>
            <w:proofErr w:type="spellEnd"/>
            <w:r w:rsidRPr="00013756">
              <w:rPr>
                <w:rFonts w:ascii="Times New Roman" w:hAnsi="Times New Roman" w:cs="Times New Roman"/>
              </w:rPr>
              <w:t xml:space="preserve"> </w:t>
            </w:r>
            <w:proofErr w:type="spellStart"/>
            <w:r w:rsidRPr="00013756">
              <w:rPr>
                <w:rFonts w:ascii="Times New Roman" w:hAnsi="Times New Roman" w:cs="Times New Roman"/>
              </w:rPr>
              <w:t>interest</w:t>
            </w:r>
            <w:proofErr w:type="spellEnd"/>
            <w:r w:rsidRPr="00013756">
              <w:rPr>
                <w:rFonts w:ascii="Times New Roman" w:hAnsi="Times New Roman" w:cs="Times New Roman"/>
              </w:rPr>
              <w:t>) але зберігають драми (</w:t>
            </w:r>
            <w:proofErr w:type="spellStart"/>
            <w:r w:rsidRPr="00013756">
              <w:rPr>
                <w:rFonts w:ascii="Times New Roman" w:hAnsi="Times New Roman" w:cs="Times New Roman"/>
              </w:rPr>
              <w:t>long-term</w:t>
            </w:r>
            <w:proofErr w:type="spellEnd"/>
            <w:r w:rsidRPr="00013756">
              <w:rPr>
                <w:rFonts w:ascii="Times New Roman" w:hAnsi="Times New Roman" w:cs="Times New Roman"/>
              </w:rPr>
              <w:t xml:space="preserve"> </w:t>
            </w:r>
            <w:proofErr w:type="spellStart"/>
            <w:r w:rsidRPr="00013756">
              <w:rPr>
                <w:rFonts w:ascii="Times New Roman" w:hAnsi="Times New Roman" w:cs="Times New Roman"/>
              </w:rPr>
              <w:t>preference</w:t>
            </w:r>
            <w:proofErr w:type="spellEnd"/>
            <w:r w:rsidRPr="00013756">
              <w:rPr>
                <w:rFonts w:ascii="Times New Roman" w:hAnsi="Times New Roman" w:cs="Times New Roman"/>
              </w:rPr>
              <w:t>)</w:t>
            </w:r>
          </w:p>
          <w:p w14:paraId="7CF4D55C" w14:textId="3F547156" w:rsidR="002B10EF" w:rsidRPr="00013756" w:rsidRDefault="0000231F" w:rsidP="00013756">
            <w:pPr>
              <w:pStyle w:val="a9"/>
              <w:numPr>
                <w:ilvl w:val="0"/>
                <w:numId w:val="206"/>
              </w:numPr>
              <w:spacing w:line="240" w:lineRule="auto"/>
              <w:jc w:val="both"/>
              <w:rPr>
                <w:rFonts w:ascii="Times New Roman" w:hAnsi="Times New Roman" w:cs="Times New Roman"/>
                <w:lang w:val="en-US"/>
              </w:rPr>
            </w:pPr>
            <w:r w:rsidRPr="00013756">
              <w:rPr>
                <w:rFonts w:ascii="Times New Roman" w:hAnsi="Times New Roman" w:cs="Times New Roman"/>
              </w:rPr>
              <w:t>Система балансує між різними сигналами замість вибору одного</w:t>
            </w:r>
          </w:p>
          <w:p w14:paraId="13F0F417" w14:textId="263F9EBE" w:rsidR="002B10EF" w:rsidRPr="00013756" w:rsidRDefault="0000231F" w:rsidP="00013756">
            <w:pPr>
              <w:pStyle w:val="a9"/>
              <w:numPr>
                <w:ilvl w:val="0"/>
                <w:numId w:val="206"/>
              </w:numPr>
              <w:spacing w:line="240" w:lineRule="auto"/>
              <w:jc w:val="both"/>
              <w:rPr>
                <w:rFonts w:ascii="Times New Roman" w:hAnsi="Times New Roman" w:cs="Times New Roman"/>
                <w:lang w:val="en-US"/>
              </w:rPr>
            </w:pPr>
            <w:r w:rsidRPr="00013756">
              <w:rPr>
                <w:rFonts w:ascii="Times New Roman" w:hAnsi="Times New Roman" w:cs="Times New Roman"/>
              </w:rPr>
              <w:t>Показує різноманітність: секції "Драми для вас" та "Комедії, які можуть вам сподобатися"</w:t>
            </w:r>
          </w:p>
          <w:p w14:paraId="4C42DD95" w14:textId="2263B81C" w:rsidR="00013756" w:rsidRPr="00013756" w:rsidRDefault="0000231F" w:rsidP="00013756">
            <w:pPr>
              <w:pStyle w:val="a9"/>
              <w:numPr>
                <w:ilvl w:val="0"/>
                <w:numId w:val="206"/>
              </w:numPr>
              <w:spacing w:line="240" w:lineRule="auto"/>
              <w:jc w:val="both"/>
              <w:rPr>
                <w:rFonts w:ascii="Times New Roman" w:hAnsi="Times New Roman" w:cs="Times New Roman"/>
                <w:lang w:val="en-US"/>
              </w:rPr>
            </w:pPr>
            <w:proofErr w:type="spellStart"/>
            <w:r w:rsidRPr="00013756">
              <w:rPr>
                <w:rFonts w:ascii="Times New Roman" w:hAnsi="Times New Roman" w:cs="Times New Roman"/>
              </w:rPr>
              <w:t>Use</w:t>
            </w:r>
            <w:proofErr w:type="spellEnd"/>
            <w:r w:rsidRPr="00013756">
              <w:rPr>
                <w:rFonts w:ascii="Times New Roman" w:hAnsi="Times New Roman" w:cs="Times New Roman"/>
              </w:rPr>
              <w:t xml:space="preserve"> </w:t>
            </w:r>
            <w:proofErr w:type="spellStart"/>
            <w:r w:rsidRPr="00013756">
              <w:rPr>
                <w:rFonts w:ascii="Times New Roman" w:hAnsi="Times New Roman" w:cs="Times New Roman"/>
              </w:rPr>
              <w:t>case</w:t>
            </w:r>
            <w:proofErr w:type="spellEnd"/>
            <w:r w:rsidRPr="00013756">
              <w:rPr>
                <w:rFonts w:ascii="Times New Roman" w:hAnsi="Times New Roman" w:cs="Times New Roman"/>
              </w:rPr>
              <w:t xml:space="preserve"> продовжується зі збалансованими рекомендаціями</w:t>
            </w:r>
          </w:p>
          <w:p w14:paraId="7EFEDFAD" w14:textId="4651D41B" w:rsidR="002B10EF" w:rsidRDefault="0000231F" w:rsidP="00013756">
            <w:pPr>
              <w:spacing w:after="0" w:line="240" w:lineRule="auto"/>
              <w:jc w:val="both"/>
              <w:rPr>
                <w:rFonts w:ascii="Times New Roman" w:hAnsi="Times New Roman" w:cs="Times New Roman"/>
                <w:lang w:val="en-US"/>
              </w:rPr>
            </w:pPr>
            <w:r w:rsidRPr="000311AE">
              <w:rPr>
                <w:rFonts w:ascii="Times New Roman" w:hAnsi="Times New Roman" w:cs="Times New Roman"/>
                <w:b/>
                <w:bCs/>
              </w:rPr>
              <w:t xml:space="preserve">Н7: </w:t>
            </w:r>
            <w:proofErr w:type="spellStart"/>
            <w:r w:rsidRPr="000311AE">
              <w:rPr>
                <w:rFonts w:ascii="Times New Roman" w:hAnsi="Times New Roman" w:cs="Times New Roman"/>
                <w:b/>
                <w:bCs/>
              </w:rPr>
              <w:t>Cold</w:t>
            </w:r>
            <w:proofErr w:type="spellEnd"/>
            <w:r w:rsidRPr="000311AE">
              <w:rPr>
                <w:rFonts w:ascii="Times New Roman" w:hAnsi="Times New Roman" w:cs="Times New Roman"/>
                <w:b/>
                <w:bCs/>
              </w:rPr>
              <w:t xml:space="preserve"> </w:t>
            </w:r>
            <w:proofErr w:type="spellStart"/>
            <w:r w:rsidRPr="000311AE">
              <w:rPr>
                <w:rFonts w:ascii="Times New Roman" w:hAnsi="Times New Roman" w:cs="Times New Roman"/>
                <w:b/>
                <w:bCs/>
              </w:rPr>
              <w:t>start</w:t>
            </w:r>
            <w:proofErr w:type="spellEnd"/>
            <w:r w:rsidRPr="000311AE">
              <w:rPr>
                <w:rFonts w:ascii="Times New Roman" w:hAnsi="Times New Roman" w:cs="Times New Roman"/>
                <w:b/>
                <w:bCs/>
              </w:rPr>
              <w:t xml:space="preserve"> </w:t>
            </w:r>
            <w:proofErr w:type="spellStart"/>
            <w:r w:rsidRPr="000311AE">
              <w:rPr>
                <w:rFonts w:ascii="Times New Roman" w:hAnsi="Times New Roman" w:cs="Times New Roman"/>
                <w:b/>
                <w:bCs/>
              </w:rPr>
              <w:t>problem</w:t>
            </w:r>
            <w:proofErr w:type="spellEnd"/>
            <w:r w:rsidRPr="000311AE">
              <w:rPr>
                <w:rFonts w:ascii="Times New Roman" w:hAnsi="Times New Roman" w:cs="Times New Roman"/>
                <w:b/>
                <w:bCs/>
              </w:rPr>
              <w:t xml:space="preserve"> - новий контент без даних</w:t>
            </w:r>
          </w:p>
          <w:p w14:paraId="52A9049B" w14:textId="77A53478" w:rsidR="002B10EF" w:rsidRPr="00013756" w:rsidRDefault="0000231F" w:rsidP="00013756">
            <w:pPr>
              <w:pStyle w:val="a9"/>
              <w:numPr>
                <w:ilvl w:val="0"/>
                <w:numId w:val="207"/>
              </w:numPr>
              <w:spacing w:line="240" w:lineRule="auto"/>
              <w:jc w:val="both"/>
              <w:rPr>
                <w:rFonts w:ascii="Times New Roman" w:hAnsi="Times New Roman" w:cs="Times New Roman"/>
                <w:lang w:val="en-US"/>
              </w:rPr>
            </w:pPr>
            <w:r w:rsidRPr="00013756">
              <w:rPr>
                <w:rFonts w:ascii="Times New Roman" w:hAnsi="Times New Roman" w:cs="Times New Roman"/>
              </w:rPr>
              <w:t>На платформу щойно додано новий фільм, немає даних про перегляди та оцінки</w:t>
            </w:r>
          </w:p>
          <w:p w14:paraId="2F57CF2F" w14:textId="06D8FF0B" w:rsidR="002B10EF" w:rsidRPr="00013756" w:rsidRDefault="0000231F" w:rsidP="00013756">
            <w:pPr>
              <w:pStyle w:val="a9"/>
              <w:numPr>
                <w:ilvl w:val="0"/>
                <w:numId w:val="207"/>
              </w:numPr>
              <w:spacing w:line="240" w:lineRule="auto"/>
              <w:jc w:val="both"/>
              <w:rPr>
                <w:rFonts w:ascii="Times New Roman" w:hAnsi="Times New Roman" w:cs="Times New Roman"/>
                <w:lang w:val="en-US"/>
              </w:rPr>
            </w:pPr>
            <w:r w:rsidRPr="00013756">
              <w:rPr>
                <w:rFonts w:ascii="Times New Roman" w:hAnsi="Times New Roman" w:cs="Times New Roman"/>
              </w:rPr>
              <w:t xml:space="preserve">Алгоритм </w:t>
            </w:r>
            <w:proofErr w:type="spellStart"/>
            <w:r w:rsidRPr="00013756">
              <w:rPr>
                <w:rFonts w:ascii="Times New Roman" w:hAnsi="Times New Roman" w:cs="Times New Roman"/>
              </w:rPr>
              <w:t>collaborative</w:t>
            </w:r>
            <w:proofErr w:type="spellEnd"/>
            <w:r w:rsidRPr="00013756">
              <w:rPr>
                <w:rFonts w:ascii="Times New Roman" w:hAnsi="Times New Roman" w:cs="Times New Roman"/>
              </w:rPr>
              <w:t xml:space="preserve"> </w:t>
            </w:r>
            <w:proofErr w:type="spellStart"/>
            <w:r w:rsidRPr="00013756">
              <w:rPr>
                <w:rFonts w:ascii="Times New Roman" w:hAnsi="Times New Roman" w:cs="Times New Roman"/>
              </w:rPr>
              <w:t>filtering</w:t>
            </w:r>
            <w:proofErr w:type="spellEnd"/>
            <w:r w:rsidRPr="00013756">
              <w:rPr>
                <w:rFonts w:ascii="Times New Roman" w:hAnsi="Times New Roman" w:cs="Times New Roman"/>
              </w:rPr>
              <w:t xml:space="preserve"> не може використати цей контент (немає </w:t>
            </w:r>
            <w:proofErr w:type="spellStart"/>
            <w:r w:rsidRPr="00013756">
              <w:rPr>
                <w:rFonts w:ascii="Times New Roman" w:hAnsi="Times New Roman" w:cs="Times New Roman"/>
              </w:rPr>
              <w:t>user-item</w:t>
            </w:r>
            <w:proofErr w:type="spellEnd"/>
            <w:r w:rsidRPr="00013756">
              <w:rPr>
                <w:rFonts w:ascii="Times New Roman" w:hAnsi="Times New Roman" w:cs="Times New Roman"/>
              </w:rPr>
              <w:t xml:space="preserve"> </w:t>
            </w:r>
            <w:proofErr w:type="spellStart"/>
            <w:r w:rsidRPr="00013756">
              <w:rPr>
                <w:rFonts w:ascii="Times New Roman" w:hAnsi="Times New Roman" w:cs="Times New Roman"/>
              </w:rPr>
              <w:t>interactions</w:t>
            </w:r>
            <w:proofErr w:type="spellEnd"/>
            <w:r w:rsidRPr="00013756">
              <w:rPr>
                <w:rFonts w:ascii="Times New Roman" w:hAnsi="Times New Roman" w:cs="Times New Roman"/>
              </w:rPr>
              <w:t>)</w:t>
            </w:r>
          </w:p>
          <w:p w14:paraId="0D7889FA" w14:textId="3702B290" w:rsidR="002B10EF" w:rsidRPr="00013756" w:rsidRDefault="0000231F" w:rsidP="00013756">
            <w:pPr>
              <w:pStyle w:val="a9"/>
              <w:numPr>
                <w:ilvl w:val="0"/>
                <w:numId w:val="207"/>
              </w:numPr>
              <w:spacing w:line="240" w:lineRule="auto"/>
              <w:jc w:val="both"/>
              <w:rPr>
                <w:rFonts w:ascii="Times New Roman" w:hAnsi="Times New Roman" w:cs="Times New Roman"/>
                <w:lang w:val="en-US"/>
              </w:rPr>
            </w:pPr>
            <w:r w:rsidRPr="00013756">
              <w:rPr>
                <w:rFonts w:ascii="Times New Roman" w:hAnsi="Times New Roman" w:cs="Times New Roman"/>
              </w:rPr>
              <w:t xml:space="preserve">Система використовує </w:t>
            </w:r>
            <w:proofErr w:type="spellStart"/>
            <w:r w:rsidRPr="00013756">
              <w:rPr>
                <w:rFonts w:ascii="Times New Roman" w:hAnsi="Times New Roman" w:cs="Times New Roman"/>
              </w:rPr>
              <w:t>content-based</w:t>
            </w:r>
            <w:proofErr w:type="spellEnd"/>
            <w:r w:rsidRPr="00013756">
              <w:rPr>
                <w:rFonts w:ascii="Times New Roman" w:hAnsi="Times New Roman" w:cs="Times New Roman"/>
              </w:rPr>
              <w:t xml:space="preserve"> </w:t>
            </w:r>
            <w:proofErr w:type="spellStart"/>
            <w:r w:rsidRPr="00013756">
              <w:rPr>
                <w:rFonts w:ascii="Times New Roman" w:hAnsi="Times New Roman" w:cs="Times New Roman"/>
              </w:rPr>
              <w:t>filtering</w:t>
            </w:r>
            <w:proofErr w:type="spellEnd"/>
            <w:r w:rsidRPr="00013756">
              <w:rPr>
                <w:rFonts w:ascii="Times New Roman" w:hAnsi="Times New Roman" w:cs="Times New Roman"/>
              </w:rPr>
              <w:t xml:space="preserve"> для нового контенту:</w:t>
            </w:r>
          </w:p>
          <w:p w14:paraId="3EB77C61" w14:textId="4466052F" w:rsidR="002B10EF" w:rsidRPr="00013756" w:rsidRDefault="0000231F" w:rsidP="00013756">
            <w:pPr>
              <w:pStyle w:val="a9"/>
              <w:numPr>
                <w:ilvl w:val="0"/>
                <w:numId w:val="207"/>
              </w:numPr>
              <w:spacing w:line="240" w:lineRule="auto"/>
              <w:jc w:val="both"/>
              <w:rPr>
                <w:rFonts w:ascii="Times New Roman" w:hAnsi="Times New Roman" w:cs="Times New Roman"/>
                <w:lang w:val="en-US"/>
              </w:rPr>
            </w:pPr>
            <w:r w:rsidRPr="00013756">
              <w:rPr>
                <w:rFonts w:ascii="Times New Roman" w:hAnsi="Times New Roman" w:cs="Times New Roman"/>
              </w:rPr>
              <w:t>Аналізує метадані: жанр, актори, режисер, опис, ключові слова</w:t>
            </w:r>
          </w:p>
          <w:p w14:paraId="415156AD" w14:textId="7A17615E" w:rsidR="002B10EF" w:rsidRPr="00013756" w:rsidRDefault="0000231F" w:rsidP="00013756">
            <w:pPr>
              <w:pStyle w:val="a9"/>
              <w:numPr>
                <w:ilvl w:val="0"/>
                <w:numId w:val="207"/>
              </w:numPr>
              <w:spacing w:line="240" w:lineRule="auto"/>
              <w:jc w:val="both"/>
              <w:rPr>
                <w:rFonts w:ascii="Times New Roman" w:hAnsi="Times New Roman" w:cs="Times New Roman"/>
                <w:lang w:val="en-US"/>
              </w:rPr>
            </w:pPr>
            <w:r w:rsidRPr="00013756">
              <w:rPr>
                <w:rFonts w:ascii="Times New Roman" w:hAnsi="Times New Roman" w:cs="Times New Roman"/>
              </w:rPr>
              <w:t>Порівнює з профілем користувача</w:t>
            </w:r>
          </w:p>
          <w:p w14:paraId="7DDF517A" w14:textId="2221C4A7" w:rsidR="002B10EF" w:rsidRPr="00013756" w:rsidRDefault="0000231F" w:rsidP="00013756">
            <w:pPr>
              <w:pStyle w:val="a9"/>
              <w:numPr>
                <w:ilvl w:val="0"/>
                <w:numId w:val="207"/>
              </w:numPr>
              <w:spacing w:line="240" w:lineRule="auto"/>
              <w:jc w:val="both"/>
              <w:rPr>
                <w:rFonts w:ascii="Times New Roman" w:hAnsi="Times New Roman" w:cs="Times New Roman"/>
                <w:lang w:val="en-US"/>
              </w:rPr>
            </w:pPr>
            <w:r w:rsidRPr="00013756">
              <w:rPr>
                <w:rFonts w:ascii="Times New Roman" w:hAnsi="Times New Roman" w:cs="Times New Roman"/>
              </w:rPr>
              <w:t xml:space="preserve">Якщо </w:t>
            </w:r>
            <w:proofErr w:type="spellStart"/>
            <w:r w:rsidRPr="00013756">
              <w:rPr>
                <w:rFonts w:ascii="Times New Roman" w:hAnsi="Times New Roman" w:cs="Times New Roman"/>
              </w:rPr>
              <w:t>metadata</w:t>
            </w:r>
            <w:proofErr w:type="spellEnd"/>
            <w:r w:rsidRPr="00013756">
              <w:rPr>
                <w:rFonts w:ascii="Times New Roman" w:hAnsi="Times New Roman" w:cs="Times New Roman"/>
              </w:rPr>
              <w:t xml:space="preserve"> </w:t>
            </w:r>
            <w:proofErr w:type="spellStart"/>
            <w:r w:rsidRPr="00013756">
              <w:rPr>
                <w:rFonts w:ascii="Times New Roman" w:hAnsi="Times New Roman" w:cs="Times New Roman"/>
              </w:rPr>
              <w:t>match</w:t>
            </w:r>
            <w:proofErr w:type="spellEnd"/>
            <w:r w:rsidRPr="00013756">
              <w:rPr>
                <w:rFonts w:ascii="Times New Roman" w:hAnsi="Times New Roman" w:cs="Times New Roman"/>
              </w:rPr>
              <w:t xml:space="preserve"> - включає у рекомендації</w:t>
            </w:r>
          </w:p>
          <w:p w14:paraId="13DD4C18" w14:textId="04E412E2" w:rsidR="002B10EF" w:rsidRPr="00013756" w:rsidRDefault="0000231F" w:rsidP="00013756">
            <w:pPr>
              <w:pStyle w:val="a9"/>
              <w:numPr>
                <w:ilvl w:val="0"/>
                <w:numId w:val="207"/>
              </w:numPr>
              <w:spacing w:line="240" w:lineRule="auto"/>
              <w:jc w:val="both"/>
              <w:rPr>
                <w:rFonts w:ascii="Times New Roman" w:hAnsi="Times New Roman" w:cs="Times New Roman"/>
                <w:lang w:val="en-US"/>
              </w:rPr>
            </w:pPr>
            <w:r w:rsidRPr="00013756">
              <w:rPr>
                <w:rFonts w:ascii="Times New Roman" w:hAnsi="Times New Roman" w:cs="Times New Roman"/>
              </w:rPr>
              <w:t xml:space="preserve">Нові фільми можуть з'являтися у секції "Нові надходження для вас" з нижчим </w:t>
            </w:r>
            <w:proofErr w:type="spellStart"/>
            <w:r w:rsidRPr="00013756">
              <w:rPr>
                <w:rFonts w:ascii="Times New Roman" w:hAnsi="Times New Roman" w:cs="Times New Roman"/>
              </w:rPr>
              <w:t>match</w:t>
            </w:r>
            <w:proofErr w:type="spellEnd"/>
            <w:r w:rsidRPr="00013756">
              <w:rPr>
                <w:rFonts w:ascii="Times New Roman" w:hAnsi="Times New Roman" w:cs="Times New Roman"/>
              </w:rPr>
              <w:t xml:space="preserve"> </w:t>
            </w:r>
            <w:proofErr w:type="spellStart"/>
            <w:r w:rsidRPr="00013756">
              <w:rPr>
                <w:rFonts w:ascii="Times New Roman" w:hAnsi="Times New Roman" w:cs="Times New Roman"/>
              </w:rPr>
              <w:t>score</w:t>
            </w:r>
            <w:proofErr w:type="spellEnd"/>
            <w:r w:rsidRPr="00013756">
              <w:rPr>
                <w:rFonts w:ascii="Times New Roman" w:hAnsi="Times New Roman" w:cs="Times New Roman"/>
              </w:rPr>
              <w:t xml:space="preserve"> (</w:t>
            </w:r>
            <w:proofErr w:type="spellStart"/>
            <w:r w:rsidRPr="00013756">
              <w:rPr>
                <w:rFonts w:ascii="Times New Roman" w:hAnsi="Times New Roman" w:cs="Times New Roman"/>
              </w:rPr>
              <w:t>uncertainty</w:t>
            </w:r>
            <w:proofErr w:type="spellEnd"/>
            <w:r w:rsidRPr="00013756">
              <w:rPr>
                <w:rFonts w:ascii="Times New Roman" w:hAnsi="Times New Roman" w:cs="Times New Roman"/>
              </w:rPr>
              <w:t>)</w:t>
            </w:r>
          </w:p>
          <w:p w14:paraId="524F4689" w14:textId="5B739E4A" w:rsidR="00013756" w:rsidRPr="00013756" w:rsidRDefault="0000231F" w:rsidP="00013756">
            <w:pPr>
              <w:pStyle w:val="a9"/>
              <w:numPr>
                <w:ilvl w:val="0"/>
                <w:numId w:val="207"/>
              </w:numPr>
              <w:spacing w:line="240" w:lineRule="auto"/>
              <w:jc w:val="both"/>
              <w:rPr>
                <w:rFonts w:ascii="Times New Roman" w:hAnsi="Times New Roman" w:cs="Times New Roman"/>
                <w:lang w:val="en-US"/>
              </w:rPr>
            </w:pPr>
            <w:proofErr w:type="spellStart"/>
            <w:r w:rsidRPr="00013756">
              <w:rPr>
                <w:rFonts w:ascii="Times New Roman" w:hAnsi="Times New Roman" w:cs="Times New Roman"/>
              </w:rPr>
              <w:t>Use</w:t>
            </w:r>
            <w:proofErr w:type="spellEnd"/>
            <w:r w:rsidRPr="00013756">
              <w:rPr>
                <w:rFonts w:ascii="Times New Roman" w:hAnsi="Times New Roman" w:cs="Times New Roman"/>
              </w:rPr>
              <w:t xml:space="preserve"> </w:t>
            </w:r>
            <w:proofErr w:type="spellStart"/>
            <w:r w:rsidRPr="00013756">
              <w:rPr>
                <w:rFonts w:ascii="Times New Roman" w:hAnsi="Times New Roman" w:cs="Times New Roman"/>
              </w:rPr>
              <w:t>case</w:t>
            </w:r>
            <w:proofErr w:type="spellEnd"/>
            <w:r w:rsidRPr="00013756">
              <w:rPr>
                <w:rFonts w:ascii="Times New Roman" w:hAnsi="Times New Roman" w:cs="Times New Roman"/>
              </w:rPr>
              <w:t xml:space="preserve"> продовжується з новим контентом у рекомендаціях</w:t>
            </w:r>
          </w:p>
          <w:p w14:paraId="34054040" w14:textId="2F89BE1E" w:rsidR="002B10EF" w:rsidRDefault="0000231F" w:rsidP="00013756">
            <w:pPr>
              <w:spacing w:after="0" w:line="240" w:lineRule="auto"/>
              <w:jc w:val="both"/>
              <w:rPr>
                <w:rFonts w:ascii="Times New Roman" w:hAnsi="Times New Roman" w:cs="Times New Roman"/>
                <w:lang w:val="en-US"/>
              </w:rPr>
            </w:pPr>
            <w:r w:rsidRPr="000311AE">
              <w:rPr>
                <w:rFonts w:ascii="Times New Roman" w:hAnsi="Times New Roman" w:cs="Times New Roman"/>
                <w:b/>
                <w:bCs/>
              </w:rPr>
              <w:t>Н8: Фільтр-бульбашка (</w:t>
            </w:r>
            <w:proofErr w:type="spellStart"/>
            <w:r w:rsidRPr="000311AE">
              <w:rPr>
                <w:rFonts w:ascii="Times New Roman" w:hAnsi="Times New Roman" w:cs="Times New Roman"/>
                <w:b/>
                <w:bCs/>
              </w:rPr>
              <w:t>echo</w:t>
            </w:r>
            <w:proofErr w:type="spellEnd"/>
            <w:r w:rsidRPr="000311AE">
              <w:rPr>
                <w:rFonts w:ascii="Times New Roman" w:hAnsi="Times New Roman" w:cs="Times New Roman"/>
                <w:b/>
                <w:bCs/>
              </w:rPr>
              <w:t xml:space="preserve"> </w:t>
            </w:r>
            <w:proofErr w:type="spellStart"/>
            <w:r w:rsidRPr="000311AE">
              <w:rPr>
                <w:rFonts w:ascii="Times New Roman" w:hAnsi="Times New Roman" w:cs="Times New Roman"/>
                <w:b/>
                <w:bCs/>
              </w:rPr>
              <w:t>chamber</w:t>
            </w:r>
            <w:proofErr w:type="spellEnd"/>
            <w:r w:rsidRPr="000311AE">
              <w:rPr>
                <w:rFonts w:ascii="Times New Roman" w:hAnsi="Times New Roman" w:cs="Times New Roman"/>
                <w:b/>
                <w:bCs/>
              </w:rPr>
              <w:t>) - тільки схожий контент</w:t>
            </w:r>
          </w:p>
          <w:p w14:paraId="379C4870" w14:textId="1FF49598" w:rsidR="002B10EF" w:rsidRPr="00013756" w:rsidRDefault="0000231F" w:rsidP="00013756">
            <w:pPr>
              <w:pStyle w:val="a9"/>
              <w:numPr>
                <w:ilvl w:val="0"/>
                <w:numId w:val="208"/>
              </w:numPr>
              <w:spacing w:line="240" w:lineRule="auto"/>
              <w:jc w:val="both"/>
              <w:rPr>
                <w:rFonts w:ascii="Times New Roman" w:hAnsi="Times New Roman" w:cs="Times New Roman"/>
                <w:lang w:val="en-US"/>
              </w:rPr>
            </w:pPr>
            <w:r w:rsidRPr="00013756">
              <w:rPr>
                <w:rFonts w:ascii="Times New Roman" w:hAnsi="Times New Roman" w:cs="Times New Roman"/>
              </w:rPr>
              <w:t xml:space="preserve">Алгоритм постійно рекомендує тільки дуже схожі фільми (наприклад, тільки </w:t>
            </w:r>
            <w:proofErr w:type="spellStart"/>
            <w:r w:rsidRPr="00013756">
              <w:rPr>
                <w:rFonts w:ascii="Times New Roman" w:hAnsi="Times New Roman" w:cs="Times New Roman"/>
              </w:rPr>
              <w:t>sci-fi</w:t>
            </w:r>
            <w:proofErr w:type="spellEnd"/>
            <w:r w:rsidRPr="00013756">
              <w:rPr>
                <w:rFonts w:ascii="Times New Roman" w:hAnsi="Times New Roman" w:cs="Times New Roman"/>
              </w:rPr>
              <w:t xml:space="preserve"> бойовики)</w:t>
            </w:r>
          </w:p>
          <w:p w14:paraId="5FADE251" w14:textId="450D2354" w:rsidR="002B10EF" w:rsidRPr="00013756" w:rsidRDefault="0000231F" w:rsidP="00013756">
            <w:pPr>
              <w:pStyle w:val="a9"/>
              <w:numPr>
                <w:ilvl w:val="0"/>
                <w:numId w:val="208"/>
              </w:numPr>
              <w:spacing w:line="240" w:lineRule="auto"/>
              <w:jc w:val="both"/>
              <w:rPr>
                <w:rFonts w:ascii="Times New Roman" w:hAnsi="Times New Roman" w:cs="Times New Roman"/>
                <w:lang w:val="en-US"/>
              </w:rPr>
            </w:pPr>
            <w:r w:rsidRPr="00013756">
              <w:rPr>
                <w:rFonts w:ascii="Times New Roman" w:hAnsi="Times New Roman" w:cs="Times New Roman"/>
              </w:rPr>
              <w:t xml:space="preserve">Користувач не відкриває нові жанри та тематики (низька </w:t>
            </w:r>
            <w:proofErr w:type="spellStart"/>
            <w:r w:rsidRPr="00013756">
              <w:rPr>
                <w:rFonts w:ascii="Times New Roman" w:hAnsi="Times New Roman" w:cs="Times New Roman"/>
              </w:rPr>
              <w:t>diversity</w:t>
            </w:r>
            <w:proofErr w:type="spellEnd"/>
            <w:r w:rsidRPr="00013756">
              <w:rPr>
                <w:rFonts w:ascii="Times New Roman" w:hAnsi="Times New Roman" w:cs="Times New Roman"/>
              </w:rPr>
              <w:t>)</w:t>
            </w:r>
          </w:p>
          <w:p w14:paraId="0732A6A3" w14:textId="33D1D49E" w:rsidR="002B10EF" w:rsidRPr="00013756" w:rsidRDefault="0000231F" w:rsidP="00013756">
            <w:pPr>
              <w:pStyle w:val="a9"/>
              <w:numPr>
                <w:ilvl w:val="0"/>
                <w:numId w:val="208"/>
              </w:numPr>
              <w:spacing w:line="240" w:lineRule="auto"/>
              <w:jc w:val="both"/>
              <w:rPr>
                <w:rFonts w:ascii="Times New Roman" w:hAnsi="Times New Roman" w:cs="Times New Roman"/>
                <w:lang w:val="en-US"/>
              </w:rPr>
            </w:pPr>
            <w:r w:rsidRPr="00013756">
              <w:rPr>
                <w:rFonts w:ascii="Times New Roman" w:hAnsi="Times New Roman" w:cs="Times New Roman"/>
              </w:rPr>
              <w:t xml:space="preserve">Система виявляє низьку </w:t>
            </w:r>
            <w:proofErr w:type="spellStart"/>
            <w:r w:rsidRPr="00013756">
              <w:rPr>
                <w:rFonts w:ascii="Times New Roman" w:hAnsi="Times New Roman" w:cs="Times New Roman"/>
              </w:rPr>
              <w:t>diversity</w:t>
            </w:r>
            <w:proofErr w:type="spellEnd"/>
            <w:r w:rsidRPr="00013756">
              <w:rPr>
                <w:rFonts w:ascii="Times New Roman" w:hAnsi="Times New Roman" w:cs="Times New Roman"/>
              </w:rPr>
              <w:t xml:space="preserve"> у рекомендаціях (всі фільми мають схожі атрибути)</w:t>
            </w:r>
          </w:p>
          <w:p w14:paraId="0193B8F6" w14:textId="6463EFBC" w:rsidR="002B10EF" w:rsidRPr="00013756" w:rsidRDefault="0000231F" w:rsidP="00013756">
            <w:pPr>
              <w:pStyle w:val="a9"/>
              <w:numPr>
                <w:ilvl w:val="0"/>
                <w:numId w:val="208"/>
              </w:numPr>
              <w:spacing w:line="240" w:lineRule="auto"/>
              <w:jc w:val="both"/>
              <w:rPr>
                <w:rFonts w:ascii="Times New Roman" w:hAnsi="Times New Roman" w:cs="Times New Roman"/>
                <w:lang w:val="en-US"/>
              </w:rPr>
            </w:pPr>
            <w:r w:rsidRPr="00013756">
              <w:rPr>
                <w:rFonts w:ascii="Times New Roman" w:hAnsi="Times New Roman" w:cs="Times New Roman"/>
              </w:rPr>
              <w:t xml:space="preserve">Система застосовує </w:t>
            </w:r>
            <w:proofErr w:type="spellStart"/>
            <w:r w:rsidRPr="00013756">
              <w:rPr>
                <w:rFonts w:ascii="Times New Roman" w:hAnsi="Times New Roman" w:cs="Times New Roman"/>
              </w:rPr>
              <w:t>diversity</w:t>
            </w:r>
            <w:proofErr w:type="spellEnd"/>
            <w:r w:rsidRPr="00013756">
              <w:rPr>
                <w:rFonts w:ascii="Times New Roman" w:hAnsi="Times New Roman" w:cs="Times New Roman"/>
              </w:rPr>
              <w:t xml:space="preserve"> </w:t>
            </w:r>
            <w:proofErr w:type="spellStart"/>
            <w:r w:rsidRPr="00013756">
              <w:rPr>
                <w:rFonts w:ascii="Times New Roman" w:hAnsi="Times New Roman" w:cs="Times New Roman"/>
              </w:rPr>
              <w:t>injection</w:t>
            </w:r>
            <w:proofErr w:type="spellEnd"/>
            <w:r w:rsidRPr="00013756">
              <w:rPr>
                <w:rFonts w:ascii="Times New Roman" w:hAnsi="Times New Roman" w:cs="Times New Roman"/>
              </w:rPr>
              <w:t>:</w:t>
            </w:r>
          </w:p>
          <w:p w14:paraId="3C773377" w14:textId="5041309F" w:rsidR="002B10EF" w:rsidRPr="00013756" w:rsidRDefault="0000231F" w:rsidP="00013756">
            <w:pPr>
              <w:pStyle w:val="a9"/>
              <w:numPr>
                <w:ilvl w:val="0"/>
                <w:numId w:val="208"/>
              </w:numPr>
              <w:spacing w:line="240" w:lineRule="auto"/>
              <w:jc w:val="both"/>
              <w:rPr>
                <w:rFonts w:ascii="Times New Roman" w:hAnsi="Times New Roman" w:cs="Times New Roman"/>
                <w:lang w:val="en-US"/>
              </w:rPr>
            </w:pPr>
            <w:r w:rsidRPr="00013756">
              <w:rPr>
                <w:rFonts w:ascii="Times New Roman" w:hAnsi="Times New Roman" w:cs="Times New Roman"/>
              </w:rPr>
              <w:t xml:space="preserve">70-80% рекомендацій - </w:t>
            </w:r>
            <w:proofErr w:type="spellStart"/>
            <w:r w:rsidRPr="00013756">
              <w:rPr>
                <w:rFonts w:ascii="Times New Roman" w:hAnsi="Times New Roman" w:cs="Times New Roman"/>
              </w:rPr>
              <w:t>highly</w:t>
            </w:r>
            <w:proofErr w:type="spellEnd"/>
            <w:r w:rsidRPr="00013756">
              <w:rPr>
                <w:rFonts w:ascii="Times New Roman" w:hAnsi="Times New Roman" w:cs="Times New Roman"/>
              </w:rPr>
              <w:t xml:space="preserve"> </w:t>
            </w:r>
            <w:proofErr w:type="spellStart"/>
            <w:r w:rsidRPr="00013756">
              <w:rPr>
                <w:rFonts w:ascii="Times New Roman" w:hAnsi="Times New Roman" w:cs="Times New Roman"/>
              </w:rPr>
              <w:t>relevant</w:t>
            </w:r>
            <w:proofErr w:type="spellEnd"/>
            <w:r w:rsidRPr="00013756">
              <w:rPr>
                <w:rFonts w:ascii="Times New Roman" w:hAnsi="Times New Roman" w:cs="Times New Roman"/>
              </w:rPr>
              <w:t xml:space="preserve"> (</w:t>
            </w:r>
            <w:proofErr w:type="spellStart"/>
            <w:r w:rsidRPr="00013756">
              <w:rPr>
                <w:rFonts w:ascii="Times New Roman" w:hAnsi="Times New Roman" w:cs="Times New Roman"/>
              </w:rPr>
              <w:t>exploitation</w:t>
            </w:r>
            <w:proofErr w:type="spellEnd"/>
            <w:r w:rsidRPr="00013756">
              <w:rPr>
                <w:rFonts w:ascii="Times New Roman" w:hAnsi="Times New Roman" w:cs="Times New Roman"/>
              </w:rPr>
              <w:t>)</w:t>
            </w:r>
          </w:p>
          <w:p w14:paraId="31D62004" w14:textId="35DA8FE2" w:rsidR="002B10EF" w:rsidRPr="00013756" w:rsidRDefault="0000231F" w:rsidP="00013756">
            <w:pPr>
              <w:pStyle w:val="a9"/>
              <w:numPr>
                <w:ilvl w:val="0"/>
                <w:numId w:val="208"/>
              </w:numPr>
              <w:spacing w:line="240" w:lineRule="auto"/>
              <w:jc w:val="both"/>
              <w:rPr>
                <w:rFonts w:ascii="Times New Roman" w:hAnsi="Times New Roman" w:cs="Times New Roman"/>
                <w:lang w:val="en-US"/>
              </w:rPr>
            </w:pPr>
            <w:r w:rsidRPr="00013756">
              <w:rPr>
                <w:rFonts w:ascii="Times New Roman" w:hAnsi="Times New Roman" w:cs="Times New Roman"/>
              </w:rPr>
              <w:t xml:space="preserve">20-30% рекомендацій - </w:t>
            </w:r>
            <w:proofErr w:type="spellStart"/>
            <w:r w:rsidRPr="00013756">
              <w:rPr>
                <w:rFonts w:ascii="Times New Roman" w:hAnsi="Times New Roman" w:cs="Times New Roman"/>
              </w:rPr>
              <w:t>diverse</w:t>
            </w:r>
            <w:proofErr w:type="spellEnd"/>
            <w:r w:rsidRPr="00013756">
              <w:rPr>
                <w:rFonts w:ascii="Times New Roman" w:hAnsi="Times New Roman" w:cs="Times New Roman"/>
              </w:rPr>
              <w:t xml:space="preserve"> </w:t>
            </w:r>
            <w:proofErr w:type="spellStart"/>
            <w:r w:rsidRPr="00013756">
              <w:rPr>
                <w:rFonts w:ascii="Times New Roman" w:hAnsi="Times New Roman" w:cs="Times New Roman"/>
              </w:rPr>
              <w:t>exploration</w:t>
            </w:r>
            <w:proofErr w:type="spellEnd"/>
            <w:r w:rsidRPr="00013756">
              <w:rPr>
                <w:rFonts w:ascii="Times New Roman" w:hAnsi="Times New Roman" w:cs="Times New Roman"/>
              </w:rPr>
              <w:t xml:space="preserve"> (інші жанри, стилі, епохи)</w:t>
            </w:r>
          </w:p>
          <w:p w14:paraId="76FAADC6" w14:textId="1A25849E" w:rsidR="002B10EF" w:rsidRPr="00013756" w:rsidRDefault="0000231F" w:rsidP="00013756">
            <w:pPr>
              <w:pStyle w:val="a9"/>
              <w:numPr>
                <w:ilvl w:val="0"/>
                <w:numId w:val="208"/>
              </w:numPr>
              <w:spacing w:line="240" w:lineRule="auto"/>
              <w:jc w:val="both"/>
              <w:rPr>
                <w:rFonts w:ascii="Times New Roman" w:hAnsi="Times New Roman" w:cs="Times New Roman"/>
                <w:lang w:val="en-US"/>
              </w:rPr>
            </w:pPr>
            <w:r w:rsidRPr="00013756">
              <w:rPr>
                <w:rFonts w:ascii="Times New Roman" w:hAnsi="Times New Roman" w:cs="Times New Roman"/>
              </w:rPr>
              <w:t>Показує секцію "Відкрийте щось нове" з якісними фільмами за межами звичних преференцій</w:t>
            </w:r>
          </w:p>
          <w:p w14:paraId="28E4E9C4" w14:textId="70A9758F" w:rsidR="002B10EF" w:rsidRPr="00013756" w:rsidRDefault="0000231F" w:rsidP="00013756">
            <w:pPr>
              <w:pStyle w:val="a9"/>
              <w:numPr>
                <w:ilvl w:val="0"/>
                <w:numId w:val="208"/>
              </w:numPr>
              <w:spacing w:line="240" w:lineRule="auto"/>
              <w:jc w:val="both"/>
              <w:rPr>
                <w:rFonts w:ascii="Times New Roman" w:hAnsi="Times New Roman" w:cs="Times New Roman"/>
                <w:lang w:val="en-US"/>
              </w:rPr>
            </w:pPr>
            <w:r w:rsidRPr="00013756">
              <w:rPr>
                <w:rFonts w:ascii="Times New Roman" w:hAnsi="Times New Roman" w:cs="Times New Roman"/>
              </w:rPr>
              <w:t xml:space="preserve">Якщо користувач позитивно реагує на </w:t>
            </w:r>
            <w:proofErr w:type="spellStart"/>
            <w:r w:rsidRPr="00013756">
              <w:rPr>
                <w:rFonts w:ascii="Times New Roman" w:hAnsi="Times New Roman" w:cs="Times New Roman"/>
              </w:rPr>
              <w:t>diverse</w:t>
            </w:r>
            <w:proofErr w:type="spellEnd"/>
            <w:r w:rsidRPr="00013756">
              <w:rPr>
                <w:rFonts w:ascii="Times New Roman" w:hAnsi="Times New Roman" w:cs="Times New Roman"/>
              </w:rPr>
              <w:t xml:space="preserve"> контент (дивиться, оцінює високо) - система розширює профіль</w:t>
            </w:r>
          </w:p>
          <w:p w14:paraId="31DFBDBB" w14:textId="59F6B41B" w:rsidR="0000231F" w:rsidRPr="00013756" w:rsidRDefault="0000231F" w:rsidP="00013756">
            <w:pPr>
              <w:pStyle w:val="a9"/>
              <w:numPr>
                <w:ilvl w:val="0"/>
                <w:numId w:val="208"/>
              </w:numPr>
              <w:spacing w:line="240" w:lineRule="auto"/>
              <w:jc w:val="both"/>
              <w:rPr>
                <w:rFonts w:ascii="Times New Roman" w:hAnsi="Times New Roman" w:cs="Times New Roman"/>
              </w:rPr>
            </w:pPr>
            <w:proofErr w:type="spellStart"/>
            <w:r w:rsidRPr="00013756">
              <w:rPr>
                <w:rFonts w:ascii="Times New Roman" w:hAnsi="Times New Roman" w:cs="Times New Roman"/>
              </w:rPr>
              <w:t>Use</w:t>
            </w:r>
            <w:proofErr w:type="spellEnd"/>
            <w:r w:rsidRPr="00013756">
              <w:rPr>
                <w:rFonts w:ascii="Times New Roman" w:hAnsi="Times New Roman" w:cs="Times New Roman"/>
              </w:rPr>
              <w:t xml:space="preserve"> </w:t>
            </w:r>
            <w:proofErr w:type="spellStart"/>
            <w:r w:rsidRPr="00013756">
              <w:rPr>
                <w:rFonts w:ascii="Times New Roman" w:hAnsi="Times New Roman" w:cs="Times New Roman"/>
              </w:rPr>
              <w:t>case</w:t>
            </w:r>
            <w:proofErr w:type="spellEnd"/>
            <w:r w:rsidRPr="00013756">
              <w:rPr>
                <w:rFonts w:ascii="Times New Roman" w:hAnsi="Times New Roman" w:cs="Times New Roman"/>
              </w:rPr>
              <w:t xml:space="preserve"> продовжується з більш різноманітними рекомендаціями</w:t>
            </w:r>
          </w:p>
        </w:tc>
      </w:tr>
      <w:tr w:rsidR="0000231F" w:rsidRPr="000311AE" w14:paraId="42541653" w14:textId="77777777" w:rsidTr="0000231F">
        <w:tc>
          <w:tcPr>
            <w:tcW w:w="0" w:type="auto"/>
            <w:hideMark/>
          </w:tcPr>
          <w:p w14:paraId="60BA0EFC"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lastRenderedPageBreak/>
              <w:t>Критерії приймання</w:t>
            </w:r>
          </w:p>
        </w:tc>
        <w:tc>
          <w:tcPr>
            <w:tcW w:w="0" w:type="auto"/>
            <w:hideMark/>
          </w:tcPr>
          <w:p w14:paraId="4E3CB1F2" w14:textId="682125DA" w:rsidR="002B10EF" w:rsidRPr="00013756" w:rsidRDefault="0000231F" w:rsidP="00013756">
            <w:pPr>
              <w:pStyle w:val="a9"/>
              <w:numPr>
                <w:ilvl w:val="1"/>
                <w:numId w:val="195"/>
              </w:numPr>
              <w:spacing w:line="240" w:lineRule="auto"/>
              <w:ind w:left="450"/>
              <w:jc w:val="both"/>
              <w:rPr>
                <w:rFonts w:ascii="Times New Roman" w:hAnsi="Times New Roman" w:cs="Times New Roman"/>
                <w:lang w:val="en-US"/>
              </w:rPr>
            </w:pPr>
            <w:r w:rsidRPr="00013756">
              <w:rPr>
                <w:rFonts w:ascii="Times New Roman" w:hAnsi="Times New Roman" w:cs="Times New Roman"/>
              </w:rPr>
              <w:t>На головній сторінці відображається виділена секція "Рекомендовано спеціально для вас" з персоналізованим контентом згідно US 9 (критерій 1)</w:t>
            </w:r>
          </w:p>
          <w:p w14:paraId="0F482374" w14:textId="7F1D4A6F" w:rsidR="002B10EF" w:rsidRPr="00013756" w:rsidRDefault="0000231F" w:rsidP="00013756">
            <w:pPr>
              <w:pStyle w:val="a9"/>
              <w:numPr>
                <w:ilvl w:val="1"/>
                <w:numId w:val="195"/>
              </w:numPr>
              <w:spacing w:line="240" w:lineRule="auto"/>
              <w:ind w:left="450"/>
              <w:jc w:val="both"/>
              <w:rPr>
                <w:rFonts w:ascii="Times New Roman" w:hAnsi="Times New Roman" w:cs="Times New Roman"/>
                <w:lang w:val="en-US"/>
              </w:rPr>
            </w:pPr>
            <w:r w:rsidRPr="00013756">
              <w:rPr>
                <w:rFonts w:ascii="Times New Roman" w:hAnsi="Times New Roman" w:cs="Times New Roman"/>
              </w:rPr>
              <w:t>Для нових користувачів без історії система показує поточні популярні фільми та трендові серіали згідно US 9 (критерій 2)</w:t>
            </w:r>
          </w:p>
          <w:p w14:paraId="56500EF0" w14:textId="20A8604F" w:rsidR="002B10EF" w:rsidRPr="00013756" w:rsidRDefault="0000231F" w:rsidP="00013756">
            <w:pPr>
              <w:pStyle w:val="a9"/>
              <w:numPr>
                <w:ilvl w:val="1"/>
                <w:numId w:val="195"/>
              </w:numPr>
              <w:spacing w:line="240" w:lineRule="auto"/>
              <w:ind w:left="450"/>
              <w:jc w:val="both"/>
              <w:rPr>
                <w:rFonts w:ascii="Times New Roman" w:hAnsi="Times New Roman" w:cs="Times New Roman"/>
                <w:lang w:val="en-US"/>
              </w:rPr>
            </w:pPr>
            <w:r w:rsidRPr="00013756">
              <w:rPr>
                <w:rFonts w:ascii="Times New Roman" w:hAnsi="Times New Roman" w:cs="Times New Roman"/>
              </w:rPr>
              <w:lastRenderedPageBreak/>
              <w:t>Для досвідчених користувачів рекомендації базуються на аналізі історії переглядів, оцінок та часу, проведеного з контентом згідно US 9 (критерій 3)</w:t>
            </w:r>
          </w:p>
          <w:p w14:paraId="7303CBAF" w14:textId="737069BE" w:rsidR="002B10EF" w:rsidRPr="00013756" w:rsidRDefault="0000231F" w:rsidP="00013756">
            <w:pPr>
              <w:pStyle w:val="a9"/>
              <w:numPr>
                <w:ilvl w:val="1"/>
                <w:numId w:val="195"/>
              </w:numPr>
              <w:spacing w:line="240" w:lineRule="auto"/>
              <w:ind w:left="450"/>
              <w:jc w:val="both"/>
              <w:rPr>
                <w:rFonts w:ascii="Times New Roman" w:hAnsi="Times New Roman" w:cs="Times New Roman"/>
                <w:lang w:val="en-US"/>
              </w:rPr>
            </w:pPr>
            <w:r w:rsidRPr="00013756">
              <w:rPr>
                <w:rFonts w:ascii="Times New Roman" w:hAnsi="Times New Roman" w:cs="Times New Roman"/>
              </w:rPr>
              <w:t>Оцінки та відгуки користувача безпосередньо впливають на алгоритм формування майбутніх рекомендацій згідно US 9 (критерій 4)</w:t>
            </w:r>
          </w:p>
          <w:p w14:paraId="777B0A85" w14:textId="3CFF3C71" w:rsidR="002B10EF" w:rsidRPr="00013756" w:rsidRDefault="0000231F" w:rsidP="00013756">
            <w:pPr>
              <w:pStyle w:val="a9"/>
              <w:numPr>
                <w:ilvl w:val="1"/>
                <w:numId w:val="195"/>
              </w:numPr>
              <w:spacing w:line="240" w:lineRule="auto"/>
              <w:ind w:left="450"/>
              <w:jc w:val="both"/>
              <w:rPr>
                <w:rFonts w:ascii="Times New Roman" w:hAnsi="Times New Roman" w:cs="Times New Roman"/>
                <w:lang w:val="en-US"/>
              </w:rPr>
            </w:pPr>
            <w:r w:rsidRPr="00013756">
              <w:rPr>
                <w:rFonts w:ascii="Times New Roman" w:hAnsi="Times New Roman" w:cs="Times New Roman"/>
              </w:rPr>
              <w:t>Система навчається та покращує точність рекомендацій з часом на основі взаємодії користувача згідно US 9 (критерій 5)</w:t>
            </w:r>
          </w:p>
          <w:p w14:paraId="29D45EAD" w14:textId="245CD354" w:rsidR="002B10EF" w:rsidRPr="00013756" w:rsidRDefault="0000231F" w:rsidP="00013756">
            <w:pPr>
              <w:pStyle w:val="a9"/>
              <w:numPr>
                <w:ilvl w:val="1"/>
                <w:numId w:val="195"/>
              </w:numPr>
              <w:spacing w:line="240" w:lineRule="auto"/>
              <w:ind w:left="450"/>
              <w:jc w:val="both"/>
              <w:rPr>
                <w:rFonts w:ascii="Times New Roman" w:hAnsi="Times New Roman" w:cs="Times New Roman"/>
                <w:lang w:val="en-US"/>
              </w:rPr>
            </w:pPr>
            <w:r w:rsidRPr="00013756">
              <w:rPr>
                <w:rFonts w:ascii="Times New Roman" w:hAnsi="Times New Roman" w:cs="Times New Roman"/>
              </w:rPr>
              <w:t xml:space="preserve">Алгоритми машинного навчання аналізують поведінку користувачів згідно </w:t>
            </w:r>
            <w:proofErr w:type="spellStart"/>
            <w:r w:rsidRPr="00013756">
              <w:rPr>
                <w:rFonts w:ascii="Times New Roman" w:hAnsi="Times New Roman" w:cs="Times New Roman"/>
              </w:rPr>
              <w:t>залежностей</w:t>
            </w:r>
            <w:proofErr w:type="spellEnd"/>
            <w:r w:rsidRPr="00013756">
              <w:rPr>
                <w:rFonts w:ascii="Times New Roman" w:hAnsi="Times New Roman" w:cs="Times New Roman"/>
              </w:rPr>
              <w:t xml:space="preserve"> US 9</w:t>
            </w:r>
          </w:p>
          <w:p w14:paraId="75189702" w14:textId="655DC26D" w:rsidR="002B10EF" w:rsidRPr="00013756" w:rsidRDefault="0000231F" w:rsidP="00013756">
            <w:pPr>
              <w:pStyle w:val="a9"/>
              <w:numPr>
                <w:ilvl w:val="1"/>
                <w:numId w:val="195"/>
              </w:numPr>
              <w:spacing w:line="240" w:lineRule="auto"/>
              <w:ind w:left="450"/>
              <w:jc w:val="both"/>
              <w:rPr>
                <w:rFonts w:ascii="Times New Roman" w:hAnsi="Times New Roman" w:cs="Times New Roman"/>
                <w:lang w:val="en-US"/>
              </w:rPr>
            </w:pPr>
            <w:r w:rsidRPr="00013756">
              <w:rPr>
                <w:rFonts w:ascii="Times New Roman" w:hAnsi="Times New Roman" w:cs="Times New Roman"/>
              </w:rPr>
              <w:t xml:space="preserve">Розподілена аналітична система обробляє великі обсяги даних згідно </w:t>
            </w:r>
            <w:proofErr w:type="spellStart"/>
            <w:r w:rsidRPr="00013756">
              <w:rPr>
                <w:rFonts w:ascii="Times New Roman" w:hAnsi="Times New Roman" w:cs="Times New Roman"/>
              </w:rPr>
              <w:t>залежностей</w:t>
            </w:r>
            <w:proofErr w:type="spellEnd"/>
            <w:r w:rsidRPr="00013756">
              <w:rPr>
                <w:rFonts w:ascii="Times New Roman" w:hAnsi="Times New Roman" w:cs="Times New Roman"/>
              </w:rPr>
              <w:t xml:space="preserve"> US 9</w:t>
            </w:r>
          </w:p>
          <w:p w14:paraId="4B002D9D" w14:textId="564577F9" w:rsidR="002B10EF" w:rsidRPr="00013756" w:rsidRDefault="0000231F" w:rsidP="00013756">
            <w:pPr>
              <w:pStyle w:val="a9"/>
              <w:numPr>
                <w:ilvl w:val="1"/>
                <w:numId w:val="195"/>
              </w:numPr>
              <w:spacing w:line="240" w:lineRule="auto"/>
              <w:ind w:left="450"/>
              <w:jc w:val="both"/>
              <w:rPr>
                <w:rFonts w:ascii="Times New Roman" w:hAnsi="Times New Roman" w:cs="Times New Roman"/>
                <w:lang w:val="en-US"/>
              </w:rPr>
            </w:pPr>
            <w:r w:rsidRPr="00013756">
              <w:rPr>
                <w:rFonts w:ascii="Times New Roman" w:hAnsi="Times New Roman" w:cs="Times New Roman"/>
              </w:rPr>
              <w:t xml:space="preserve">База даних взаємодій та рейтингів зберігає всю необхідну інформацію згідно </w:t>
            </w:r>
            <w:proofErr w:type="spellStart"/>
            <w:r w:rsidRPr="00013756">
              <w:rPr>
                <w:rFonts w:ascii="Times New Roman" w:hAnsi="Times New Roman" w:cs="Times New Roman"/>
              </w:rPr>
              <w:t>залежностей</w:t>
            </w:r>
            <w:proofErr w:type="spellEnd"/>
            <w:r w:rsidRPr="00013756">
              <w:rPr>
                <w:rFonts w:ascii="Times New Roman" w:hAnsi="Times New Roman" w:cs="Times New Roman"/>
              </w:rPr>
              <w:t xml:space="preserve"> US 9</w:t>
            </w:r>
          </w:p>
          <w:p w14:paraId="4DCD4F26" w14:textId="234AF34D" w:rsidR="002B10EF" w:rsidRPr="00013756" w:rsidRDefault="0000231F" w:rsidP="00013756">
            <w:pPr>
              <w:pStyle w:val="a9"/>
              <w:numPr>
                <w:ilvl w:val="1"/>
                <w:numId w:val="195"/>
              </w:numPr>
              <w:spacing w:line="240" w:lineRule="auto"/>
              <w:ind w:left="450"/>
              <w:jc w:val="both"/>
              <w:rPr>
                <w:rFonts w:ascii="Times New Roman" w:hAnsi="Times New Roman" w:cs="Times New Roman"/>
                <w:lang w:val="en-US"/>
              </w:rPr>
            </w:pPr>
            <w:proofErr w:type="spellStart"/>
            <w:r w:rsidRPr="00013756">
              <w:rPr>
                <w:rFonts w:ascii="Times New Roman" w:hAnsi="Times New Roman" w:cs="Times New Roman"/>
              </w:rPr>
              <w:t>Match</w:t>
            </w:r>
            <w:proofErr w:type="spellEnd"/>
            <w:r w:rsidRPr="00013756">
              <w:rPr>
                <w:rFonts w:ascii="Times New Roman" w:hAnsi="Times New Roman" w:cs="Times New Roman"/>
              </w:rPr>
              <w:t xml:space="preserve"> </w:t>
            </w:r>
            <w:proofErr w:type="spellStart"/>
            <w:r w:rsidRPr="00013756">
              <w:rPr>
                <w:rFonts w:ascii="Times New Roman" w:hAnsi="Times New Roman" w:cs="Times New Roman"/>
              </w:rPr>
              <w:t>scores</w:t>
            </w:r>
            <w:proofErr w:type="spellEnd"/>
            <w:r w:rsidRPr="00013756">
              <w:rPr>
                <w:rFonts w:ascii="Times New Roman" w:hAnsi="Times New Roman" w:cs="Times New Roman"/>
              </w:rPr>
              <w:t xml:space="preserve"> відображаються для кожної рекомендації (наприклад, "95% </w:t>
            </w:r>
            <w:proofErr w:type="spellStart"/>
            <w:r w:rsidRPr="00013756">
              <w:rPr>
                <w:rFonts w:ascii="Times New Roman" w:hAnsi="Times New Roman" w:cs="Times New Roman"/>
              </w:rPr>
              <w:t>Match</w:t>
            </w:r>
            <w:proofErr w:type="spellEnd"/>
            <w:r w:rsidRPr="00013756">
              <w:rPr>
                <w:rFonts w:ascii="Times New Roman" w:hAnsi="Times New Roman" w:cs="Times New Roman"/>
              </w:rPr>
              <w:t>")</w:t>
            </w:r>
          </w:p>
          <w:p w14:paraId="0165120F" w14:textId="0E24EF92" w:rsidR="002B10EF" w:rsidRPr="00013756" w:rsidRDefault="0000231F" w:rsidP="00013756">
            <w:pPr>
              <w:pStyle w:val="a9"/>
              <w:numPr>
                <w:ilvl w:val="1"/>
                <w:numId w:val="195"/>
              </w:numPr>
              <w:spacing w:line="240" w:lineRule="auto"/>
              <w:ind w:left="450"/>
              <w:jc w:val="both"/>
              <w:rPr>
                <w:rFonts w:ascii="Times New Roman" w:hAnsi="Times New Roman" w:cs="Times New Roman"/>
                <w:lang w:val="en-US"/>
              </w:rPr>
            </w:pPr>
            <w:r w:rsidRPr="00013756">
              <w:rPr>
                <w:rFonts w:ascii="Times New Roman" w:hAnsi="Times New Roman" w:cs="Times New Roman"/>
              </w:rPr>
              <w:t>Рекомендації групуються за категоріями з поясненнями</w:t>
            </w:r>
          </w:p>
          <w:p w14:paraId="7EA4065F" w14:textId="1AA157AB" w:rsidR="002B10EF" w:rsidRPr="00013756" w:rsidRDefault="0000231F" w:rsidP="00013756">
            <w:pPr>
              <w:pStyle w:val="a9"/>
              <w:numPr>
                <w:ilvl w:val="1"/>
                <w:numId w:val="195"/>
              </w:numPr>
              <w:spacing w:line="240" w:lineRule="auto"/>
              <w:ind w:left="450"/>
              <w:jc w:val="both"/>
              <w:rPr>
                <w:rFonts w:ascii="Times New Roman" w:hAnsi="Times New Roman" w:cs="Times New Roman"/>
                <w:lang w:val="en-US"/>
              </w:rPr>
            </w:pPr>
            <w:r w:rsidRPr="00013756">
              <w:rPr>
                <w:rFonts w:ascii="Times New Roman" w:hAnsi="Times New Roman" w:cs="Times New Roman"/>
              </w:rPr>
              <w:t>При наведенні показується причина рекомендації</w:t>
            </w:r>
          </w:p>
          <w:p w14:paraId="0BBC4F6F" w14:textId="692E5946" w:rsidR="002B10EF" w:rsidRPr="00013756" w:rsidRDefault="0000231F" w:rsidP="00013756">
            <w:pPr>
              <w:pStyle w:val="a9"/>
              <w:numPr>
                <w:ilvl w:val="1"/>
                <w:numId w:val="195"/>
              </w:numPr>
              <w:spacing w:line="240" w:lineRule="auto"/>
              <w:ind w:left="450"/>
              <w:jc w:val="both"/>
              <w:rPr>
                <w:rFonts w:ascii="Times New Roman" w:hAnsi="Times New Roman" w:cs="Times New Roman"/>
                <w:lang w:val="en-US"/>
              </w:rPr>
            </w:pPr>
            <w:r w:rsidRPr="00013756">
              <w:rPr>
                <w:rFonts w:ascii="Times New Roman" w:hAnsi="Times New Roman" w:cs="Times New Roman"/>
              </w:rPr>
              <w:t>Опція "Не цікавить" дозволяє відхиляти нерелевантні рекомендації</w:t>
            </w:r>
          </w:p>
          <w:p w14:paraId="6FA7EADD" w14:textId="331D1C0F" w:rsidR="002B10EF" w:rsidRPr="00013756" w:rsidRDefault="0000231F" w:rsidP="00013756">
            <w:pPr>
              <w:pStyle w:val="a9"/>
              <w:numPr>
                <w:ilvl w:val="1"/>
                <w:numId w:val="195"/>
              </w:numPr>
              <w:spacing w:line="240" w:lineRule="auto"/>
              <w:ind w:left="450"/>
              <w:jc w:val="both"/>
              <w:rPr>
                <w:rFonts w:ascii="Times New Roman" w:hAnsi="Times New Roman" w:cs="Times New Roman"/>
                <w:lang w:val="en-US"/>
              </w:rPr>
            </w:pPr>
            <w:proofErr w:type="spellStart"/>
            <w:r w:rsidRPr="00013756">
              <w:rPr>
                <w:rFonts w:ascii="Times New Roman" w:hAnsi="Times New Roman" w:cs="Times New Roman"/>
              </w:rPr>
              <w:t>Negative</w:t>
            </w:r>
            <w:proofErr w:type="spellEnd"/>
            <w:r w:rsidRPr="00013756">
              <w:rPr>
                <w:rFonts w:ascii="Times New Roman" w:hAnsi="Times New Roman" w:cs="Times New Roman"/>
              </w:rPr>
              <w:t xml:space="preserve"> </w:t>
            </w:r>
            <w:proofErr w:type="spellStart"/>
            <w:r w:rsidRPr="00013756">
              <w:rPr>
                <w:rFonts w:ascii="Times New Roman" w:hAnsi="Times New Roman" w:cs="Times New Roman"/>
              </w:rPr>
              <w:t>feedback</w:t>
            </w:r>
            <w:proofErr w:type="spellEnd"/>
            <w:r w:rsidRPr="00013756">
              <w:rPr>
                <w:rFonts w:ascii="Times New Roman" w:hAnsi="Times New Roman" w:cs="Times New Roman"/>
              </w:rPr>
              <w:t xml:space="preserve"> впливає на майбутні рекомендації</w:t>
            </w:r>
          </w:p>
          <w:p w14:paraId="6CAFF4EC" w14:textId="61E886E7" w:rsidR="002B10EF" w:rsidRPr="00013756" w:rsidRDefault="0000231F" w:rsidP="00013756">
            <w:pPr>
              <w:pStyle w:val="a9"/>
              <w:numPr>
                <w:ilvl w:val="1"/>
                <w:numId w:val="195"/>
              </w:numPr>
              <w:spacing w:line="240" w:lineRule="auto"/>
              <w:ind w:left="450"/>
              <w:jc w:val="both"/>
              <w:rPr>
                <w:rFonts w:ascii="Times New Roman" w:hAnsi="Times New Roman" w:cs="Times New Roman"/>
                <w:lang w:val="en-US"/>
              </w:rPr>
            </w:pPr>
            <w:proofErr w:type="spellStart"/>
            <w:r w:rsidRPr="00013756">
              <w:rPr>
                <w:rFonts w:ascii="Times New Roman" w:hAnsi="Times New Roman" w:cs="Times New Roman"/>
              </w:rPr>
              <w:t>Hybrid</w:t>
            </w:r>
            <w:proofErr w:type="spellEnd"/>
            <w:r w:rsidRPr="00013756">
              <w:rPr>
                <w:rFonts w:ascii="Times New Roman" w:hAnsi="Times New Roman" w:cs="Times New Roman"/>
              </w:rPr>
              <w:t xml:space="preserve"> </w:t>
            </w:r>
            <w:proofErr w:type="spellStart"/>
            <w:r w:rsidRPr="00013756">
              <w:rPr>
                <w:rFonts w:ascii="Times New Roman" w:hAnsi="Times New Roman" w:cs="Times New Roman"/>
              </w:rPr>
              <w:t>approach</w:t>
            </w:r>
            <w:proofErr w:type="spellEnd"/>
            <w:r w:rsidRPr="00013756">
              <w:rPr>
                <w:rFonts w:ascii="Times New Roman" w:hAnsi="Times New Roman" w:cs="Times New Roman"/>
              </w:rPr>
              <w:t xml:space="preserve"> використовує </w:t>
            </w:r>
            <w:proofErr w:type="spellStart"/>
            <w:r w:rsidRPr="00013756">
              <w:rPr>
                <w:rFonts w:ascii="Times New Roman" w:hAnsi="Times New Roman" w:cs="Times New Roman"/>
              </w:rPr>
              <w:t>collaborative</w:t>
            </w:r>
            <w:proofErr w:type="spellEnd"/>
            <w:r w:rsidRPr="00013756">
              <w:rPr>
                <w:rFonts w:ascii="Times New Roman" w:hAnsi="Times New Roman" w:cs="Times New Roman"/>
              </w:rPr>
              <w:t xml:space="preserve"> та </w:t>
            </w:r>
            <w:proofErr w:type="spellStart"/>
            <w:r w:rsidRPr="00013756">
              <w:rPr>
                <w:rFonts w:ascii="Times New Roman" w:hAnsi="Times New Roman" w:cs="Times New Roman"/>
              </w:rPr>
              <w:t>content-based</w:t>
            </w:r>
            <w:proofErr w:type="spellEnd"/>
            <w:r w:rsidRPr="00013756">
              <w:rPr>
                <w:rFonts w:ascii="Times New Roman" w:hAnsi="Times New Roman" w:cs="Times New Roman"/>
              </w:rPr>
              <w:t xml:space="preserve"> </w:t>
            </w:r>
            <w:proofErr w:type="spellStart"/>
            <w:r w:rsidRPr="00013756">
              <w:rPr>
                <w:rFonts w:ascii="Times New Roman" w:hAnsi="Times New Roman" w:cs="Times New Roman"/>
              </w:rPr>
              <w:t>filtering</w:t>
            </w:r>
            <w:proofErr w:type="spellEnd"/>
          </w:p>
          <w:p w14:paraId="5B64541A" w14:textId="717D5E7F" w:rsidR="002B10EF" w:rsidRPr="00013756" w:rsidRDefault="0000231F" w:rsidP="00013756">
            <w:pPr>
              <w:pStyle w:val="a9"/>
              <w:numPr>
                <w:ilvl w:val="1"/>
                <w:numId w:val="195"/>
              </w:numPr>
              <w:spacing w:line="240" w:lineRule="auto"/>
              <w:ind w:left="450"/>
              <w:jc w:val="both"/>
              <w:rPr>
                <w:rFonts w:ascii="Times New Roman" w:hAnsi="Times New Roman" w:cs="Times New Roman"/>
                <w:lang w:val="en-US"/>
              </w:rPr>
            </w:pPr>
            <w:proofErr w:type="spellStart"/>
            <w:r w:rsidRPr="00013756">
              <w:rPr>
                <w:rFonts w:ascii="Times New Roman" w:hAnsi="Times New Roman" w:cs="Times New Roman"/>
              </w:rPr>
              <w:t>Temporal</w:t>
            </w:r>
            <w:proofErr w:type="spellEnd"/>
            <w:r w:rsidRPr="00013756">
              <w:rPr>
                <w:rFonts w:ascii="Times New Roman" w:hAnsi="Times New Roman" w:cs="Times New Roman"/>
              </w:rPr>
              <w:t xml:space="preserve"> </w:t>
            </w:r>
            <w:proofErr w:type="spellStart"/>
            <w:r w:rsidRPr="00013756">
              <w:rPr>
                <w:rFonts w:ascii="Times New Roman" w:hAnsi="Times New Roman" w:cs="Times New Roman"/>
              </w:rPr>
              <w:t>patterns</w:t>
            </w:r>
            <w:proofErr w:type="spellEnd"/>
            <w:r w:rsidRPr="00013756">
              <w:rPr>
                <w:rFonts w:ascii="Times New Roman" w:hAnsi="Times New Roman" w:cs="Times New Roman"/>
              </w:rPr>
              <w:t xml:space="preserve"> враховуються (недавні взаємодії мають більшу вагу)</w:t>
            </w:r>
          </w:p>
          <w:p w14:paraId="679E853E" w14:textId="5559C8FF" w:rsidR="002B10EF" w:rsidRPr="00013756" w:rsidRDefault="0000231F" w:rsidP="00013756">
            <w:pPr>
              <w:pStyle w:val="a9"/>
              <w:numPr>
                <w:ilvl w:val="1"/>
                <w:numId w:val="195"/>
              </w:numPr>
              <w:spacing w:line="240" w:lineRule="auto"/>
              <w:ind w:left="450"/>
              <w:jc w:val="both"/>
              <w:rPr>
                <w:rFonts w:ascii="Times New Roman" w:hAnsi="Times New Roman" w:cs="Times New Roman"/>
                <w:lang w:val="en-US"/>
              </w:rPr>
            </w:pPr>
            <w:proofErr w:type="spellStart"/>
            <w:r w:rsidRPr="00013756">
              <w:rPr>
                <w:rFonts w:ascii="Times New Roman" w:hAnsi="Times New Roman" w:cs="Times New Roman"/>
              </w:rPr>
              <w:t>Diversity</w:t>
            </w:r>
            <w:proofErr w:type="spellEnd"/>
            <w:r w:rsidRPr="00013756">
              <w:rPr>
                <w:rFonts w:ascii="Times New Roman" w:hAnsi="Times New Roman" w:cs="Times New Roman"/>
              </w:rPr>
              <w:t xml:space="preserve"> </w:t>
            </w:r>
            <w:proofErr w:type="spellStart"/>
            <w:r w:rsidRPr="00013756">
              <w:rPr>
                <w:rFonts w:ascii="Times New Roman" w:hAnsi="Times New Roman" w:cs="Times New Roman"/>
              </w:rPr>
              <w:t>injection</w:t>
            </w:r>
            <w:proofErr w:type="spellEnd"/>
            <w:r w:rsidRPr="00013756">
              <w:rPr>
                <w:rFonts w:ascii="Times New Roman" w:hAnsi="Times New Roman" w:cs="Times New Roman"/>
              </w:rPr>
              <w:t xml:space="preserve"> запобігає </w:t>
            </w:r>
            <w:proofErr w:type="spellStart"/>
            <w:r w:rsidRPr="00013756">
              <w:rPr>
                <w:rFonts w:ascii="Times New Roman" w:hAnsi="Times New Roman" w:cs="Times New Roman"/>
              </w:rPr>
              <w:t>echo</w:t>
            </w:r>
            <w:proofErr w:type="spellEnd"/>
            <w:r w:rsidRPr="00013756">
              <w:rPr>
                <w:rFonts w:ascii="Times New Roman" w:hAnsi="Times New Roman" w:cs="Times New Roman"/>
              </w:rPr>
              <w:t xml:space="preserve"> </w:t>
            </w:r>
            <w:proofErr w:type="spellStart"/>
            <w:r w:rsidRPr="00013756">
              <w:rPr>
                <w:rFonts w:ascii="Times New Roman" w:hAnsi="Times New Roman" w:cs="Times New Roman"/>
              </w:rPr>
              <w:t>chamber</w:t>
            </w:r>
            <w:proofErr w:type="spellEnd"/>
            <w:r w:rsidRPr="00013756">
              <w:rPr>
                <w:rFonts w:ascii="Times New Roman" w:hAnsi="Times New Roman" w:cs="Times New Roman"/>
              </w:rPr>
              <w:t xml:space="preserve"> ефекту</w:t>
            </w:r>
          </w:p>
          <w:p w14:paraId="7616276A" w14:textId="63AC1247" w:rsidR="002B10EF" w:rsidRPr="00013756" w:rsidRDefault="0000231F" w:rsidP="00013756">
            <w:pPr>
              <w:pStyle w:val="a9"/>
              <w:numPr>
                <w:ilvl w:val="1"/>
                <w:numId w:val="195"/>
              </w:numPr>
              <w:spacing w:line="240" w:lineRule="auto"/>
              <w:ind w:left="450"/>
              <w:jc w:val="both"/>
              <w:rPr>
                <w:rFonts w:ascii="Times New Roman" w:hAnsi="Times New Roman" w:cs="Times New Roman"/>
                <w:lang w:val="en-US"/>
              </w:rPr>
            </w:pPr>
            <w:proofErr w:type="spellStart"/>
            <w:r w:rsidRPr="00013756">
              <w:rPr>
                <w:rFonts w:ascii="Times New Roman" w:hAnsi="Times New Roman" w:cs="Times New Roman"/>
              </w:rPr>
              <w:t>Fallback</w:t>
            </w:r>
            <w:proofErr w:type="spellEnd"/>
            <w:r w:rsidRPr="00013756">
              <w:rPr>
                <w:rFonts w:ascii="Times New Roman" w:hAnsi="Times New Roman" w:cs="Times New Roman"/>
              </w:rPr>
              <w:t xml:space="preserve"> </w:t>
            </w:r>
            <w:proofErr w:type="spellStart"/>
            <w:r w:rsidRPr="00013756">
              <w:rPr>
                <w:rFonts w:ascii="Times New Roman" w:hAnsi="Times New Roman" w:cs="Times New Roman"/>
              </w:rPr>
              <w:t>mechanism</w:t>
            </w:r>
            <w:proofErr w:type="spellEnd"/>
            <w:r w:rsidRPr="00013756">
              <w:rPr>
                <w:rFonts w:ascii="Times New Roman" w:hAnsi="Times New Roman" w:cs="Times New Roman"/>
              </w:rPr>
              <w:t xml:space="preserve"> показує популярний контент при помилках</w:t>
            </w:r>
          </w:p>
          <w:p w14:paraId="47D114C6" w14:textId="4BD25D8A" w:rsidR="002B10EF" w:rsidRPr="00013756" w:rsidRDefault="0000231F" w:rsidP="00013756">
            <w:pPr>
              <w:pStyle w:val="a9"/>
              <w:numPr>
                <w:ilvl w:val="1"/>
                <w:numId w:val="195"/>
              </w:numPr>
              <w:spacing w:line="240" w:lineRule="auto"/>
              <w:ind w:left="450"/>
              <w:jc w:val="both"/>
              <w:rPr>
                <w:rFonts w:ascii="Times New Roman" w:hAnsi="Times New Roman" w:cs="Times New Roman"/>
                <w:lang w:val="en-US"/>
              </w:rPr>
            </w:pPr>
            <w:proofErr w:type="spellStart"/>
            <w:r w:rsidRPr="00013756">
              <w:rPr>
                <w:rFonts w:ascii="Times New Roman" w:hAnsi="Times New Roman" w:cs="Times New Roman"/>
              </w:rPr>
              <w:t>Skeleton</w:t>
            </w:r>
            <w:proofErr w:type="spellEnd"/>
            <w:r w:rsidRPr="00013756">
              <w:rPr>
                <w:rFonts w:ascii="Times New Roman" w:hAnsi="Times New Roman" w:cs="Times New Roman"/>
              </w:rPr>
              <w:t xml:space="preserve"> </w:t>
            </w:r>
            <w:proofErr w:type="spellStart"/>
            <w:r w:rsidRPr="00013756">
              <w:rPr>
                <w:rFonts w:ascii="Times New Roman" w:hAnsi="Times New Roman" w:cs="Times New Roman"/>
              </w:rPr>
              <w:t>loaders</w:t>
            </w:r>
            <w:proofErr w:type="spellEnd"/>
            <w:r w:rsidRPr="00013756">
              <w:rPr>
                <w:rFonts w:ascii="Times New Roman" w:hAnsi="Times New Roman" w:cs="Times New Roman"/>
              </w:rPr>
              <w:t xml:space="preserve"> під час завантаження рекомендацій</w:t>
            </w:r>
          </w:p>
          <w:p w14:paraId="5FE2E1A8" w14:textId="13E693C5" w:rsidR="002B10EF" w:rsidRPr="00013756" w:rsidRDefault="0000231F" w:rsidP="00013756">
            <w:pPr>
              <w:pStyle w:val="a9"/>
              <w:numPr>
                <w:ilvl w:val="1"/>
                <w:numId w:val="195"/>
              </w:numPr>
              <w:spacing w:line="240" w:lineRule="auto"/>
              <w:ind w:left="450"/>
              <w:jc w:val="both"/>
              <w:rPr>
                <w:rFonts w:ascii="Times New Roman" w:hAnsi="Times New Roman" w:cs="Times New Roman"/>
                <w:lang w:val="en-US"/>
              </w:rPr>
            </w:pPr>
            <w:proofErr w:type="spellStart"/>
            <w:r w:rsidRPr="00013756">
              <w:rPr>
                <w:rFonts w:ascii="Times New Roman" w:hAnsi="Times New Roman" w:cs="Times New Roman"/>
              </w:rPr>
              <w:t>Кешування</w:t>
            </w:r>
            <w:proofErr w:type="spellEnd"/>
            <w:r w:rsidRPr="00013756">
              <w:rPr>
                <w:rFonts w:ascii="Times New Roman" w:hAnsi="Times New Roman" w:cs="Times New Roman"/>
              </w:rPr>
              <w:t xml:space="preserve"> попередніх рекомендацій для швидкого відображення</w:t>
            </w:r>
          </w:p>
          <w:p w14:paraId="14762A82" w14:textId="38364746" w:rsidR="002B10EF" w:rsidRPr="00013756" w:rsidRDefault="0000231F" w:rsidP="00013756">
            <w:pPr>
              <w:pStyle w:val="a9"/>
              <w:numPr>
                <w:ilvl w:val="1"/>
                <w:numId w:val="195"/>
              </w:numPr>
              <w:spacing w:line="240" w:lineRule="auto"/>
              <w:ind w:left="450"/>
              <w:jc w:val="both"/>
              <w:rPr>
                <w:rFonts w:ascii="Times New Roman" w:hAnsi="Times New Roman" w:cs="Times New Roman"/>
                <w:lang w:val="en-US"/>
              </w:rPr>
            </w:pPr>
            <w:r w:rsidRPr="00013756">
              <w:rPr>
                <w:rFonts w:ascii="Times New Roman" w:hAnsi="Times New Roman" w:cs="Times New Roman"/>
              </w:rPr>
              <w:t>A/B тестування різних алгоритмів підтримується</w:t>
            </w:r>
          </w:p>
          <w:p w14:paraId="297F6522" w14:textId="29FECD8D" w:rsidR="002B10EF" w:rsidRPr="00013756" w:rsidRDefault="0000231F" w:rsidP="00013756">
            <w:pPr>
              <w:pStyle w:val="a9"/>
              <w:numPr>
                <w:ilvl w:val="1"/>
                <w:numId w:val="195"/>
              </w:numPr>
              <w:spacing w:line="240" w:lineRule="auto"/>
              <w:ind w:left="450"/>
              <w:jc w:val="both"/>
              <w:rPr>
                <w:rFonts w:ascii="Times New Roman" w:hAnsi="Times New Roman" w:cs="Times New Roman"/>
                <w:lang w:val="en-US"/>
              </w:rPr>
            </w:pPr>
            <w:r w:rsidRPr="00013756">
              <w:rPr>
                <w:rFonts w:ascii="Times New Roman" w:hAnsi="Times New Roman" w:cs="Times New Roman"/>
              </w:rPr>
              <w:t>Сезонні рекомендації з'являються у відповідний час</w:t>
            </w:r>
          </w:p>
          <w:p w14:paraId="1DB51EAE" w14:textId="09A58ADB" w:rsidR="002B10EF" w:rsidRPr="00013756" w:rsidRDefault="0000231F" w:rsidP="00013756">
            <w:pPr>
              <w:pStyle w:val="a9"/>
              <w:numPr>
                <w:ilvl w:val="1"/>
                <w:numId w:val="195"/>
              </w:numPr>
              <w:spacing w:line="240" w:lineRule="auto"/>
              <w:ind w:left="450"/>
              <w:jc w:val="both"/>
              <w:rPr>
                <w:rFonts w:ascii="Times New Roman" w:hAnsi="Times New Roman" w:cs="Times New Roman"/>
                <w:lang w:val="en-US"/>
              </w:rPr>
            </w:pPr>
            <w:r w:rsidRPr="00013756">
              <w:rPr>
                <w:rFonts w:ascii="Times New Roman" w:hAnsi="Times New Roman" w:cs="Times New Roman"/>
              </w:rPr>
              <w:t>Після завершення контенту показуються схожі рекомендації</w:t>
            </w:r>
          </w:p>
          <w:p w14:paraId="3F5E820B" w14:textId="6277510B" w:rsidR="002B10EF" w:rsidRPr="00013756" w:rsidRDefault="0000231F" w:rsidP="00013756">
            <w:pPr>
              <w:pStyle w:val="a9"/>
              <w:numPr>
                <w:ilvl w:val="1"/>
                <w:numId w:val="195"/>
              </w:numPr>
              <w:spacing w:line="240" w:lineRule="auto"/>
              <w:ind w:left="450"/>
              <w:jc w:val="both"/>
              <w:rPr>
                <w:rFonts w:ascii="Times New Roman" w:hAnsi="Times New Roman" w:cs="Times New Roman"/>
                <w:lang w:val="en-US"/>
              </w:rPr>
            </w:pPr>
            <w:r w:rsidRPr="00013756">
              <w:rPr>
                <w:rFonts w:ascii="Times New Roman" w:hAnsi="Times New Roman" w:cs="Times New Roman"/>
              </w:rPr>
              <w:t xml:space="preserve">Аналітика </w:t>
            </w:r>
            <w:proofErr w:type="spellStart"/>
            <w:r w:rsidRPr="00013756">
              <w:rPr>
                <w:rFonts w:ascii="Times New Roman" w:hAnsi="Times New Roman" w:cs="Times New Roman"/>
              </w:rPr>
              <w:t>click-through</w:t>
            </w:r>
            <w:proofErr w:type="spellEnd"/>
            <w:r w:rsidRPr="00013756">
              <w:rPr>
                <w:rFonts w:ascii="Times New Roman" w:hAnsi="Times New Roman" w:cs="Times New Roman"/>
              </w:rPr>
              <w:t xml:space="preserve"> </w:t>
            </w:r>
            <w:proofErr w:type="spellStart"/>
            <w:r w:rsidRPr="00013756">
              <w:rPr>
                <w:rFonts w:ascii="Times New Roman" w:hAnsi="Times New Roman" w:cs="Times New Roman"/>
              </w:rPr>
              <w:t>rate</w:t>
            </w:r>
            <w:proofErr w:type="spellEnd"/>
            <w:r w:rsidRPr="00013756">
              <w:rPr>
                <w:rFonts w:ascii="Times New Roman" w:hAnsi="Times New Roman" w:cs="Times New Roman"/>
              </w:rPr>
              <w:t xml:space="preserve"> та </w:t>
            </w:r>
            <w:proofErr w:type="spellStart"/>
            <w:r w:rsidRPr="00013756">
              <w:rPr>
                <w:rFonts w:ascii="Times New Roman" w:hAnsi="Times New Roman" w:cs="Times New Roman"/>
              </w:rPr>
              <w:t>conversion</w:t>
            </w:r>
            <w:proofErr w:type="spellEnd"/>
            <w:r w:rsidRPr="00013756">
              <w:rPr>
                <w:rFonts w:ascii="Times New Roman" w:hAnsi="Times New Roman" w:cs="Times New Roman"/>
              </w:rPr>
              <w:t xml:space="preserve"> </w:t>
            </w:r>
            <w:proofErr w:type="spellStart"/>
            <w:r w:rsidRPr="00013756">
              <w:rPr>
                <w:rFonts w:ascii="Times New Roman" w:hAnsi="Times New Roman" w:cs="Times New Roman"/>
              </w:rPr>
              <w:t>логується</w:t>
            </w:r>
            <w:proofErr w:type="spellEnd"/>
          </w:p>
          <w:p w14:paraId="7A1631E3" w14:textId="52854B8D" w:rsidR="002B10EF" w:rsidRPr="00013756" w:rsidRDefault="0000231F" w:rsidP="00013756">
            <w:pPr>
              <w:pStyle w:val="a9"/>
              <w:numPr>
                <w:ilvl w:val="1"/>
                <w:numId w:val="195"/>
              </w:numPr>
              <w:spacing w:line="240" w:lineRule="auto"/>
              <w:ind w:left="450"/>
              <w:jc w:val="both"/>
              <w:rPr>
                <w:rFonts w:ascii="Times New Roman" w:hAnsi="Times New Roman" w:cs="Times New Roman"/>
                <w:lang w:val="en-US"/>
              </w:rPr>
            </w:pPr>
            <w:r w:rsidRPr="00013756">
              <w:rPr>
                <w:rFonts w:ascii="Times New Roman" w:hAnsi="Times New Roman" w:cs="Times New Roman"/>
              </w:rPr>
              <w:t xml:space="preserve">Опитування для покращення при низькій </w:t>
            </w:r>
            <w:proofErr w:type="spellStart"/>
            <w:r w:rsidRPr="00013756">
              <w:rPr>
                <w:rFonts w:ascii="Times New Roman" w:hAnsi="Times New Roman" w:cs="Times New Roman"/>
              </w:rPr>
              <w:t>релевантності</w:t>
            </w:r>
            <w:proofErr w:type="spellEnd"/>
          </w:p>
          <w:p w14:paraId="5CDDC179" w14:textId="1F5CF16F" w:rsidR="0000231F" w:rsidRPr="00013756" w:rsidRDefault="0000231F" w:rsidP="00013756">
            <w:pPr>
              <w:pStyle w:val="a9"/>
              <w:numPr>
                <w:ilvl w:val="1"/>
                <w:numId w:val="195"/>
              </w:numPr>
              <w:spacing w:line="240" w:lineRule="auto"/>
              <w:ind w:left="450"/>
              <w:jc w:val="both"/>
              <w:rPr>
                <w:rFonts w:ascii="Times New Roman" w:hAnsi="Times New Roman" w:cs="Times New Roman"/>
              </w:rPr>
            </w:pPr>
            <w:proofErr w:type="spellStart"/>
            <w:r w:rsidRPr="00013756">
              <w:rPr>
                <w:rFonts w:ascii="Times New Roman" w:hAnsi="Times New Roman" w:cs="Times New Roman"/>
              </w:rPr>
              <w:t>Content-based</w:t>
            </w:r>
            <w:proofErr w:type="spellEnd"/>
            <w:r w:rsidRPr="00013756">
              <w:rPr>
                <w:rFonts w:ascii="Times New Roman" w:hAnsi="Times New Roman" w:cs="Times New Roman"/>
              </w:rPr>
              <w:t xml:space="preserve"> </w:t>
            </w:r>
            <w:proofErr w:type="spellStart"/>
            <w:r w:rsidRPr="00013756">
              <w:rPr>
                <w:rFonts w:ascii="Times New Roman" w:hAnsi="Times New Roman" w:cs="Times New Roman"/>
              </w:rPr>
              <w:t>filtering</w:t>
            </w:r>
            <w:proofErr w:type="spellEnd"/>
            <w:r w:rsidRPr="00013756">
              <w:rPr>
                <w:rFonts w:ascii="Times New Roman" w:hAnsi="Times New Roman" w:cs="Times New Roman"/>
              </w:rPr>
              <w:t xml:space="preserve"> для нового контенту (</w:t>
            </w:r>
            <w:proofErr w:type="spellStart"/>
            <w:r w:rsidRPr="00013756">
              <w:rPr>
                <w:rFonts w:ascii="Times New Roman" w:hAnsi="Times New Roman" w:cs="Times New Roman"/>
              </w:rPr>
              <w:t>cold</w:t>
            </w:r>
            <w:proofErr w:type="spellEnd"/>
            <w:r w:rsidRPr="00013756">
              <w:rPr>
                <w:rFonts w:ascii="Times New Roman" w:hAnsi="Times New Roman" w:cs="Times New Roman"/>
              </w:rPr>
              <w:t xml:space="preserve"> </w:t>
            </w:r>
            <w:proofErr w:type="spellStart"/>
            <w:r w:rsidRPr="00013756">
              <w:rPr>
                <w:rFonts w:ascii="Times New Roman" w:hAnsi="Times New Roman" w:cs="Times New Roman"/>
              </w:rPr>
              <w:t>start</w:t>
            </w:r>
            <w:proofErr w:type="spellEnd"/>
            <w:r w:rsidRPr="00013756">
              <w:rPr>
                <w:rFonts w:ascii="Times New Roman" w:hAnsi="Times New Roman" w:cs="Times New Roman"/>
              </w:rPr>
              <w:t xml:space="preserve"> </w:t>
            </w:r>
            <w:proofErr w:type="spellStart"/>
            <w:r w:rsidRPr="00013756">
              <w:rPr>
                <w:rFonts w:ascii="Times New Roman" w:hAnsi="Times New Roman" w:cs="Times New Roman"/>
              </w:rPr>
              <w:t>problem</w:t>
            </w:r>
            <w:proofErr w:type="spellEnd"/>
            <w:r w:rsidRPr="00013756">
              <w:rPr>
                <w:rFonts w:ascii="Times New Roman" w:hAnsi="Times New Roman" w:cs="Times New Roman"/>
              </w:rPr>
              <w:t>)</w:t>
            </w:r>
          </w:p>
        </w:tc>
      </w:tr>
      <w:tr w:rsidR="0000231F" w:rsidRPr="000311AE" w14:paraId="687EC0E4" w14:textId="77777777" w:rsidTr="0000231F">
        <w:tc>
          <w:tcPr>
            <w:tcW w:w="0" w:type="auto"/>
            <w:hideMark/>
          </w:tcPr>
          <w:p w14:paraId="2EE9400D"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lastRenderedPageBreak/>
              <w:t>Зв'язок із бізнес-вимогами</w:t>
            </w:r>
          </w:p>
        </w:tc>
        <w:tc>
          <w:tcPr>
            <w:tcW w:w="0" w:type="auto"/>
            <w:hideMark/>
          </w:tcPr>
          <w:p w14:paraId="2F47ECEE" w14:textId="77777777" w:rsidR="002B10EF" w:rsidRDefault="0000231F" w:rsidP="004375E2">
            <w:pPr>
              <w:spacing w:line="240" w:lineRule="auto"/>
              <w:jc w:val="both"/>
              <w:rPr>
                <w:rFonts w:ascii="Times New Roman" w:hAnsi="Times New Roman" w:cs="Times New Roman"/>
                <w:lang w:val="en-US"/>
              </w:rPr>
            </w:pPr>
            <w:r w:rsidRPr="000311AE">
              <w:rPr>
                <w:rFonts w:ascii="Times New Roman" w:hAnsi="Times New Roman" w:cs="Times New Roman"/>
                <w:b/>
                <w:bCs/>
              </w:rPr>
              <w:t>HLR 06 (Забезпечувати персоналізовані рекомендації користувачам):</w:t>
            </w:r>
            <w:r w:rsidRPr="000311AE">
              <w:rPr>
                <w:rFonts w:ascii="Times New Roman" w:hAnsi="Times New Roman" w:cs="Times New Roman"/>
              </w:rPr>
              <w:t xml:space="preserve"> Інтелектуальна система рекомендацій є </w:t>
            </w:r>
            <w:proofErr w:type="spellStart"/>
            <w:r w:rsidRPr="000311AE">
              <w:rPr>
                <w:rFonts w:ascii="Times New Roman" w:hAnsi="Times New Roman" w:cs="Times New Roman"/>
              </w:rPr>
              <w:t>core</w:t>
            </w:r>
            <w:proofErr w:type="spellEnd"/>
            <w:r w:rsidRPr="000311AE">
              <w:rPr>
                <w:rFonts w:ascii="Times New Roman" w:hAnsi="Times New Roman" w:cs="Times New Roman"/>
              </w:rPr>
              <w:t xml:space="preserve"> функціональністю для персоналізації користувацького досвіду</w:t>
            </w:r>
          </w:p>
          <w:p w14:paraId="454AFAA7" w14:textId="70E8D533"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t>HLR 10 (Підтримувати сучасний, зручний інтерфейс):</w:t>
            </w:r>
            <w:r w:rsidRPr="000311AE">
              <w:rPr>
                <w:rFonts w:ascii="Times New Roman" w:hAnsi="Times New Roman" w:cs="Times New Roman"/>
              </w:rPr>
              <w:t xml:space="preserve"> Рекомендації відображаються у зручному форматі з поясненнями, </w:t>
            </w:r>
            <w:proofErr w:type="spellStart"/>
            <w:r w:rsidRPr="000311AE">
              <w:rPr>
                <w:rFonts w:ascii="Times New Roman" w:hAnsi="Times New Roman" w:cs="Times New Roman"/>
              </w:rPr>
              <w:t>match</w:t>
            </w:r>
            <w:proofErr w:type="spellEnd"/>
            <w:r w:rsidRPr="000311AE">
              <w:rPr>
                <w:rFonts w:ascii="Times New Roman" w:hAnsi="Times New Roman" w:cs="Times New Roman"/>
              </w:rPr>
              <w:t xml:space="preserve"> </w:t>
            </w:r>
            <w:proofErr w:type="spellStart"/>
            <w:r w:rsidRPr="000311AE">
              <w:rPr>
                <w:rFonts w:ascii="Times New Roman" w:hAnsi="Times New Roman" w:cs="Times New Roman"/>
              </w:rPr>
              <w:t>scores</w:t>
            </w:r>
            <w:proofErr w:type="spellEnd"/>
            <w:r w:rsidRPr="000311AE">
              <w:rPr>
                <w:rFonts w:ascii="Times New Roman" w:hAnsi="Times New Roman" w:cs="Times New Roman"/>
              </w:rPr>
              <w:t xml:space="preserve"> та швидкими діями</w:t>
            </w:r>
          </w:p>
        </w:tc>
      </w:tr>
    </w:tbl>
    <w:p w14:paraId="3EB7C9AE" w14:textId="77777777" w:rsidR="00013756" w:rsidRDefault="00013756">
      <w:pPr>
        <w:spacing w:after="160" w:line="278" w:lineRule="auto"/>
        <w:rPr>
          <w:rFonts w:ascii="Times New Roman" w:hAnsi="Times New Roman" w:cs="Times New Roman"/>
        </w:rPr>
      </w:pPr>
      <w:r>
        <w:rPr>
          <w:rFonts w:ascii="Times New Roman" w:hAnsi="Times New Roman" w:cs="Times New Roman"/>
        </w:rPr>
        <w:br w:type="page"/>
      </w:r>
    </w:p>
    <w:p w14:paraId="76563498" w14:textId="77777777" w:rsidR="0000231F" w:rsidRPr="000311AE" w:rsidRDefault="0000231F" w:rsidP="004375E2">
      <w:pPr>
        <w:spacing w:line="240" w:lineRule="auto"/>
        <w:jc w:val="both"/>
        <w:rPr>
          <w:rFonts w:ascii="Times New Roman" w:hAnsi="Times New Roman" w:cs="Times New Roman"/>
          <w:b/>
          <w:bCs/>
        </w:rPr>
      </w:pPr>
      <w:r w:rsidRPr="000311AE">
        <w:rPr>
          <w:rFonts w:ascii="Times New Roman" w:hAnsi="Times New Roman" w:cs="Times New Roman"/>
          <w:b/>
          <w:bCs/>
        </w:rPr>
        <w:lastRenderedPageBreak/>
        <w:t>USE CASE 10: ОФОРМЛЕННЯ ПІДПИСКИ</w:t>
      </w:r>
    </w:p>
    <w:tbl>
      <w:tblPr>
        <w:tblStyle w:val="af0"/>
        <w:tblW w:w="0" w:type="auto"/>
        <w:tblLook w:val="04A0" w:firstRow="1" w:lastRow="0" w:firstColumn="1" w:lastColumn="0" w:noHBand="0" w:noVBand="1"/>
      </w:tblPr>
      <w:tblGrid>
        <w:gridCol w:w="2000"/>
        <w:gridCol w:w="7576"/>
      </w:tblGrid>
      <w:tr w:rsidR="0000231F" w:rsidRPr="000311AE" w14:paraId="51E8096E" w14:textId="77777777" w:rsidTr="0000231F">
        <w:tc>
          <w:tcPr>
            <w:tcW w:w="0" w:type="auto"/>
            <w:hideMark/>
          </w:tcPr>
          <w:p w14:paraId="642CA14E" w14:textId="77777777" w:rsidR="0000231F" w:rsidRPr="000311AE" w:rsidRDefault="0000231F" w:rsidP="004375E2">
            <w:pPr>
              <w:spacing w:line="240" w:lineRule="auto"/>
              <w:jc w:val="both"/>
              <w:rPr>
                <w:rFonts w:ascii="Times New Roman" w:hAnsi="Times New Roman" w:cs="Times New Roman"/>
                <w:b/>
                <w:bCs/>
              </w:rPr>
            </w:pPr>
            <w:r w:rsidRPr="000311AE">
              <w:rPr>
                <w:rFonts w:ascii="Times New Roman" w:hAnsi="Times New Roman" w:cs="Times New Roman"/>
                <w:b/>
                <w:bCs/>
              </w:rPr>
              <w:t>Елемент UC</w:t>
            </w:r>
          </w:p>
        </w:tc>
        <w:tc>
          <w:tcPr>
            <w:tcW w:w="0" w:type="auto"/>
            <w:hideMark/>
          </w:tcPr>
          <w:p w14:paraId="1F35115E" w14:textId="77777777" w:rsidR="0000231F" w:rsidRPr="000311AE" w:rsidRDefault="0000231F" w:rsidP="004375E2">
            <w:pPr>
              <w:spacing w:line="240" w:lineRule="auto"/>
              <w:jc w:val="both"/>
              <w:rPr>
                <w:rFonts w:ascii="Times New Roman" w:hAnsi="Times New Roman" w:cs="Times New Roman"/>
                <w:b/>
                <w:bCs/>
              </w:rPr>
            </w:pPr>
            <w:r w:rsidRPr="000311AE">
              <w:rPr>
                <w:rFonts w:ascii="Times New Roman" w:hAnsi="Times New Roman" w:cs="Times New Roman"/>
                <w:b/>
                <w:bCs/>
              </w:rPr>
              <w:t>Опис елемента</w:t>
            </w:r>
          </w:p>
        </w:tc>
      </w:tr>
      <w:tr w:rsidR="0000231F" w:rsidRPr="000311AE" w14:paraId="2A14AF9F" w14:textId="77777777" w:rsidTr="0000231F">
        <w:tc>
          <w:tcPr>
            <w:tcW w:w="0" w:type="auto"/>
            <w:hideMark/>
          </w:tcPr>
          <w:p w14:paraId="4DBEA956"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t xml:space="preserve">Назва </w:t>
            </w:r>
            <w:proofErr w:type="spellStart"/>
            <w:r w:rsidRPr="000311AE">
              <w:rPr>
                <w:rFonts w:ascii="Times New Roman" w:hAnsi="Times New Roman" w:cs="Times New Roman"/>
                <w:b/>
                <w:bCs/>
              </w:rPr>
              <w:t>Use</w:t>
            </w:r>
            <w:proofErr w:type="spellEnd"/>
            <w:r w:rsidRPr="000311AE">
              <w:rPr>
                <w:rFonts w:ascii="Times New Roman" w:hAnsi="Times New Roman" w:cs="Times New Roman"/>
                <w:b/>
                <w:bCs/>
              </w:rPr>
              <w:t xml:space="preserve"> </w:t>
            </w:r>
            <w:proofErr w:type="spellStart"/>
            <w:r w:rsidRPr="000311AE">
              <w:rPr>
                <w:rFonts w:ascii="Times New Roman" w:hAnsi="Times New Roman" w:cs="Times New Roman"/>
                <w:b/>
                <w:bCs/>
              </w:rPr>
              <w:t>Case</w:t>
            </w:r>
            <w:proofErr w:type="spellEnd"/>
          </w:p>
        </w:tc>
        <w:tc>
          <w:tcPr>
            <w:tcW w:w="0" w:type="auto"/>
            <w:hideMark/>
          </w:tcPr>
          <w:p w14:paraId="2673230F"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rPr>
              <w:t xml:space="preserve">Оформлення платної підписки на платформі </w:t>
            </w:r>
            <w:proofErr w:type="spellStart"/>
            <w:r w:rsidRPr="000311AE">
              <w:rPr>
                <w:rFonts w:ascii="Times New Roman" w:hAnsi="Times New Roman" w:cs="Times New Roman"/>
              </w:rPr>
              <w:t>Cinecloud</w:t>
            </w:r>
            <w:proofErr w:type="spellEnd"/>
          </w:p>
        </w:tc>
      </w:tr>
      <w:tr w:rsidR="0000231F" w:rsidRPr="000311AE" w14:paraId="725484B6" w14:textId="77777777" w:rsidTr="0000231F">
        <w:tc>
          <w:tcPr>
            <w:tcW w:w="0" w:type="auto"/>
            <w:hideMark/>
          </w:tcPr>
          <w:p w14:paraId="76A230F0"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t>Пріоритет</w:t>
            </w:r>
          </w:p>
        </w:tc>
        <w:tc>
          <w:tcPr>
            <w:tcW w:w="0" w:type="auto"/>
            <w:hideMark/>
          </w:tcPr>
          <w:p w14:paraId="473C60A5" w14:textId="6EE9E7ED"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rPr>
              <w:t xml:space="preserve">Високий </w:t>
            </w:r>
          </w:p>
        </w:tc>
      </w:tr>
      <w:tr w:rsidR="0000231F" w:rsidRPr="000311AE" w14:paraId="437E8C55" w14:textId="77777777" w:rsidTr="0000231F">
        <w:tc>
          <w:tcPr>
            <w:tcW w:w="0" w:type="auto"/>
            <w:hideMark/>
          </w:tcPr>
          <w:p w14:paraId="2F74341A"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t>Опис (короткий опис сценарію)</w:t>
            </w:r>
          </w:p>
        </w:tc>
        <w:tc>
          <w:tcPr>
            <w:tcW w:w="0" w:type="auto"/>
            <w:hideMark/>
          </w:tcPr>
          <w:p w14:paraId="17FF9833"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rPr>
              <w:t xml:space="preserve">Користувач </w:t>
            </w:r>
            <w:proofErr w:type="spellStart"/>
            <w:r w:rsidRPr="000311AE">
              <w:rPr>
                <w:rFonts w:ascii="Times New Roman" w:hAnsi="Times New Roman" w:cs="Times New Roman"/>
              </w:rPr>
              <w:t>Cinecloud</w:t>
            </w:r>
            <w:proofErr w:type="spellEnd"/>
            <w:r w:rsidRPr="000311AE">
              <w:rPr>
                <w:rFonts w:ascii="Times New Roman" w:hAnsi="Times New Roman" w:cs="Times New Roman"/>
              </w:rPr>
              <w:t xml:space="preserve"> оформлює платну підписку, обираючи один із доступних тарифних планів та здійснюючи оплату через інтегровану платіжну систему згідно US 10, щоб отримати необмежений доступ до преміум контенту та розширених функцій платформи. Мета сценарію - забезпечити простий та безпечний процес оформлення підписки з прозорими цінами та множинними методами оплати. Конверсія безкоштовних користувачів у платних підписників є критично важливою для </w:t>
            </w:r>
            <w:proofErr w:type="spellStart"/>
            <w:r w:rsidRPr="000311AE">
              <w:rPr>
                <w:rFonts w:ascii="Times New Roman" w:hAnsi="Times New Roman" w:cs="Times New Roman"/>
              </w:rPr>
              <w:t>revenue</w:t>
            </w:r>
            <w:proofErr w:type="spellEnd"/>
            <w:r w:rsidRPr="000311AE">
              <w:rPr>
                <w:rFonts w:ascii="Times New Roman" w:hAnsi="Times New Roman" w:cs="Times New Roman"/>
              </w:rPr>
              <w:t xml:space="preserve"> моделі платформи. Оптимізований </w:t>
            </w:r>
            <w:proofErr w:type="spellStart"/>
            <w:r w:rsidRPr="000311AE">
              <w:rPr>
                <w:rFonts w:ascii="Times New Roman" w:hAnsi="Times New Roman" w:cs="Times New Roman"/>
              </w:rPr>
              <w:t>checkout</w:t>
            </w:r>
            <w:proofErr w:type="spellEnd"/>
            <w:r w:rsidRPr="000311AE">
              <w:rPr>
                <w:rFonts w:ascii="Times New Roman" w:hAnsi="Times New Roman" w:cs="Times New Roman"/>
              </w:rPr>
              <w:t xml:space="preserve"> </w:t>
            </w:r>
            <w:proofErr w:type="spellStart"/>
            <w:r w:rsidRPr="000311AE">
              <w:rPr>
                <w:rFonts w:ascii="Times New Roman" w:hAnsi="Times New Roman" w:cs="Times New Roman"/>
              </w:rPr>
              <w:t>process</w:t>
            </w:r>
            <w:proofErr w:type="spellEnd"/>
            <w:r w:rsidRPr="000311AE">
              <w:rPr>
                <w:rFonts w:ascii="Times New Roman" w:hAnsi="Times New Roman" w:cs="Times New Roman"/>
              </w:rPr>
              <w:t xml:space="preserve"> з прозорою інформацією про ціни та переваги згідно US 10 (критерій 1-2) безпосередньо впливає на </w:t>
            </w:r>
            <w:proofErr w:type="spellStart"/>
            <w:r w:rsidRPr="000311AE">
              <w:rPr>
                <w:rFonts w:ascii="Times New Roman" w:hAnsi="Times New Roman" w:cs="Times New Roman"/>
              </w:rPr>
              <w:t>conversion</w:t>
            </w:r>
            <w:proofErr w:type="spellEnd"/>
            <w:r w:rsidRPr="000311AE">
              <w:rPr>
                <w:rFonts w:ascii="Times New Roman" w:hAnsi="Times New Roman" w:cs="Times New Roman"/>
              </w:rPr>
              <w:t xml:space="preserve"> </w:t>
            </w:r>
            <w:proofErr w:type="spellStart"/>
            <w:r w:rsidRPr="000311AE">
              <w:rPr>
                <w:rFonts w:ascii="Times New Roman" w:hAnsi="Times New Roman" w:cs="Times New Roman"/>
              </w:rPr>
              <w:t>rate</w:t>
            </w:r>
            <w:proofErr w:type="spellEnd"/>
            <w:r w:rsidRPr="000311AE">
              <w:rPr>
                <w:rFonts w:ascii="Times New Roman" w:hAnsi="Times New Roman" w:cs="Times New Roman"/>
              </w:rPr>
              <w:t xml:space="preserve"> та довгострокову прибутковість бізнесу.</w:t>
            </w:r>
          </w:p>
        </w:tc>
      </w:tr>
      <w:tr w:rsidR="0000231F" w:rsidRPr="000311AE" w14:paraId="235E79B0" w14:textId="77777777" w:rsidTr="0000231F">
        <w:tc>
          <w:tcPr>
            <w:tcW w:w="0" w:type="auto"/>
            <w:hideMark/>
          </w:tcPr>
          <w:p w14:paraId="68DA6E5F"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t>Актори (діюча особа чи особи)</w:t>
            </w:r>
          </w:p>
        </w:tc>
        <w:tc>
          <w:tcPr>
            <w:tcW w:w="0" w:type="auto"/>
            <w:hideMark/>
          </w:tcPr>
          <w:p w14:paraId="451F4088" w14:textId="77777777" w:rsidR="0042422F" w:rsidRDefault="0000231F" w:rsidP="004375E2">
            <w:pPr>
              <w:spacing w:line="240" w:lineRule="auto"/>
              <w:jc w:val="both"/>
              <w:rPr>
                <w:rFonts w:ascii="Times New Roman" w:hAnsi="Times New Roman" w:cs="Times New Roman"/>
                <w:lang w:val="en-US"/>
              </w:rPr>
            </w:pPr>
            <w:r w:rsidRPr="000311AE">
              <w:rPr>
                <w:rFonts w:ascii="Times New Roman" w:hAnsi="Times New Roman" w:cs="Times New Roman"/>
                <w:b/>
                <w:bCs/>
              </w:rPr>
              <w:t>Основний актор:</w:t>
            </w:r>
            <w:r w:rsidRPr="000311AE">
              <w:rPr>
                <w:rFonts w:ascii="Times New Roman" w:hAnsi="Times New Roman" w:cs="Times New Roman"/>
              </w:rPr>
              <w:t xml:space="preserve"> Користувач </w:t>
            </w:r>
            <w:proofErr w:type="spellStart"/>
            <w:r w:rsidRPr="000311AE">
              <w:rPr>
                <w:rFonts w:ascii="Times New Roman" w:hAnsi="Times New Roman" w:cs="Times New Roman"/>
              </w:rPr>
              <w:t>Cinecloud</w:t>
            </w:r>
            <w:proofErr w:type="spellEnd"/>
            <w:r w:rsidRPr="000311AE">
              <w:rPr>
                <w:rFonts w:ascii="Times New Roman" w:hAnsi="Times New Roman" w:cs="Times New Roman"/>
              </w:rPr>
              <w:t xml:space="preserve"> (авторизований, без активної підписки)</w:t>
            </w:r>
          </w:p>
          <w:p w14:paraId="1EC91605" w14:textId="77D86ECA"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t>Вторинні актори:</w:t>
            </w:r>
            <w:r w:rsidRPr="000311AE">
              <w:rPr>
                <w:rFonts w:ascii="Times New Roman" w:hAnsi="Times New Roman" w:cs="Times New Roman"/>
              </w:rPr>
              <w:t xml:space="preserve"> Платіжний шлюз (</w:t>
            </w:r>
            <w:proofErr w:type="spellStart"/>
            <w:r w:rsidRPr="000311AE">
              <w:rPr>
                <w:rFonts w:ascii="Times New Roman" w:hAnsi="Times New Roman" w:cs="Times New Roman"/>
              </w:rPr>
              <w:t>Stripe</w:t>
            </w:r>
            <w:proofErr w:type="spellEnd"/>
            <w:r w:rsidRPr="000311AE">
              <w:rPr>
                <w:rFonts w:ascii="Times New Roman" w:hAnsi="Times New Roman" w:cs="Times New Roman"/>
              </w:rPr>
              <w:t>/</w:t>
            </w:r>
            <w:proofErr w:type="spellStart"/>
            <w:r w:rsidRPr="000311AE">
              <w:rPr>
                <w:rFonts w:ascii="Times New Roman" w:hAnsi="Times New Roman" w:cs="Times New Roman"/>
              </w:rPr>
              <w:t>PayPal</w:t>
            </w:r>
            <w:proofErr w:type="spellEnd"/>
            <w:r w:rsidRPr="000311AE">
              <w:rPr>
                <w:rFonts w:ascii="Times New Roman" w:hAnsi="Times New Roman" w:cs="Times New Roman"/>
              </w:rPr>
              <w:t>/</w:t>
            </w:r>
            <w:proofErr w:type="spellStart"/>
            <w:r w:rsidRPr="000311AE">
              <w:rPr>
                <w:rFonts w:ascii="Times New Roman" w:hAnsi="Times New Roman" w:cs="Times New Roman"/>
              </w:rPr>
              <w:t>LiqPay</w:t>
            </w:r>
            <w:proofErr w:type="spellEnd"/>
            <w:r w:rsidRPr="000311AE">
              <w:rPr>
                <w:rFonts w:ascii="Times New Roman" w:hAnsi="Times New Roman" w:cs="Times New Roman"/>
              </w:rPr>
              <w:t xml:space="preserve">) для обробки платежів згідно </w:t>
            </w:r>
            <w:proofErr w:type="spellStart"/>
            <w:r w:rsidRPr="000311AE">
              <w:rPr>
                <w:rFonts w:ascii="Times New Roman" w:hAnsi="Times New Roman" w:cs="Times New Roman"/>
              </w:rPr>
              <w:t>залежностей</w:t>
            </w:r>
            <w:proofErr w:type="spellEnd"/>
            <w:r w:rsidRPr="000311AE">
              <w:rPr>
                <w:rFonts w:ascii="Times New Roman" w:hAnsi="Times New Roman" w:cs="Times New Roman"/>
              </w:rPr>
              <w:t xml:space="preserve"> US 10, Система управління підписками з автоматичним </w:t>
            </w:r>
            <w:proofErr w:type="spellStart"/>
            <w:r w:rsidRPr="000311AE">
              <w:rPr>
                <w:rFonts w:ascii="Times New Roman" w:hAnsi="Times New Roman" w:cs="Times New Roman"/>
              </w:rPr>
              <w:t>renewal</w:t>
            </w:r>
            <w:proofErr w:type="spellEnd"/>
            <w:r w:rsidRPr="000311AE">
              <w:rPr>
                <w:rFonts w:ascii="Times New Roman" w:hAnsi="Times New Roman" w:cs="Times New Roman"/>
              </w:rPr>
              <w:t xml:space="preserve"> згідно </w:t>
            </w:r>
            <w:proofErr w:type="spellStart"/>
            <w:r w:rsidRPr="000311AE">
              <w:rPr>
                <w:rFonts w:ascii="Times New Roman" w:hAnsi="Times New Roman" w:cs="Times New Roman"/>
              </w:rPr>
              <w:t>залежностей</w:t>
            </w:r>
            <w:proofErr w:type="spellEnd"/>
            <w:r w:rsidRPr="000311AE">
              <w:rPr>
                <w:rFonts w:ascii="Times New Roman" w:hAnsi="Times New Roman" w:cs="Times New Roman"/>
              </w:rPr>
              <w:t xml:space="preserve"> US 10, </w:t>
            </w:r>
            <w:proofErr w:type="spellStart"/>
            <w:r w:rsidRPr="000311AE">
              <w:rPr>
                <w:rFonts w:ascii="Times New Roman" w:hAnsi="Times New Roman" w:cs="Times New Roman"/>
              </w:rPr>
              <w:t>Email</w:t>
            </w:r>
            <w:proofErr w:type="spellEnd"/>
            <w:r w:rsidRPr="000311AE">
              <w:rPr>
                <w:rFonts w:ascii="Times New Roman" w:hAnsi="Times New Roman" w:cs="Times New Roman"/>
              </w:rPr>
              <w:t xml:space="preserve"> сервіс для підтверджень та інвойсів, База даних транзакцій та підписок, Система безпеки та </w:t>
            </w:r>
            <w:proofErr w:type="spellStart"/>
            <w:r w:rsidRPr="000311AE">
              <w:rPr>
                <w:rFonts w:ascii="Times New Roman" w:hAnsi="Times New Roman" w:cs="Times New Roman"/>
              </w:rPr>
              <w:t>fraud</w:t>
            </w:r>
            <w:proofErr w:type="spellEnd"/>
            <w:r w:rsidRPr="000311AE">
              <w:rPr>
                <w:rFonts w:ascii="Times New Roman" w:hAnsi="Times New Roman" w:cs="Times New Roman"/>
              </w:rPr>
              <w:t xml:space="preserve"> </w:t>
            </w:r>
            <w:proofErr w:type="spellStart"/>
            <w:r w:rsidRPr="000311AE">
              <w:rPr>
                <w:rFonts w:ascii="Times New Roman" w:hAnsi="Times New Roman" w:cs="Times New Roman"/>
              </w:rPr>
              <w:t>detection</w:t>
            </w:r>
            <w:proofErr w:type="spellEnd"/>
            <w:r w:rsidRPr="000311AE">
              <w:rPr>
                <w:rFonts w:ascii="Times New Roman" w:hAnsi="Times New Roman" w:cs="Times New Roman"/>
              </w:rPr>
              <w:t xml:space="preserve"> згідно </w:t>
            </w:r>
            <w:proofErr w:type="spellStart"/>
            <w:r w:rsidRPr="000311AE">
              <w:rPr>
                <w:rFonts w:ascii="Times New Roman" w:hAnsi="Times New Roman" w:cs="Times New Roman"/>
              </w:rPr>
              <w:t>залежностей</w:t>
            </w:r>
            <w:proofErr w:type="spellEnd"/>
            <w:r w:rsidRPr="000311AE">
              <w:rPr>
                <w:rFonts w:ascii="Times New Roman" w:hAnsi="Times New Roman" w:cs="Times New Roman"/>
              </w:rPr>
              <w:t xml:space="preserve"> US 10</w:t>
            </w:r>
          </w:p>
        </w:tc>
      </w:tr>
      <w:tr w:rsidR="0000231F" w:rsidRPr="000311AE" w14:paraId="25BC20DA" w14:textId="77777777" w:rsidTr="0000231F">
        <w:tc>
          <w:tcPr>
            <w:tcW w:w="0" w:type="auto"/>
            <w:hideMark/>
          </w:tcPr>
          <w:p w14:paraId="7A6F0D6E"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t>Вимоги / Пов'язані вимоги</w:t>
            </w:r>
          </w:p>
        </w:tc>
        <w:tc>
          <w:tcPr>
            <w:tcW w:w="0" w:type="auto"/>
            <w:hideMark/>
          </w:tcPr>
          <w:p w14:paraId="7B6C404C" w14:textId="77777777" w:rsidR="0042422F" w:rsidRDefault="0000231F" w:rsidP="004375E2">
            <w:pPr>
              <w:spacing w:line="240" w:lineRule="auto"/>
              <w:jc w:val="both"/>
              <w:rPr>
                <w:rFonts w:ascii="Times New Roman" w:hAnsi="Times New Roman" w:cs="Times New Roman"/>
                <w:lang w:val="en-US"/>
              </w:rPr>
            </w:pPr>
            <w:proofErr w:type="spellStart"/>
            <w:r w:rsidRPr="000311AE">
              <w:rPr>
                <w:rFonts w:ascii="Times New Roman" w:hAnsi="Times New Roman" w:cs="Times New Roman"/>
                <w:b/>
                <w:bCs/>
              </w:rPr>
              <w:t>User</w:t>
            </w:r>
            <w:proofErr w:type="spellEnd"/>
            <w:r w:rsidRPr="000311AE">
              <w:rPr>
                <w:rFonts w:ascii="Times New Roman" w:hAnsi="Times New Roman" w:cs="Times New Roman"/>
                <w:b/>
                <w:bCs/>
              </w:rPr>
              <w:t xml:space="preserve"> </w:t>
            </w:r>
            <w:proofErr w:type="spellStart"/>
            <w:r w:rsidRPr="000311AE">
              <w:rPr>
                <w:rFonts w:ascii="Times New Roman" w:hAnsi="Times New Roman" w:cs="Times New Roman"/>
                <w:b/>
                <w:bCs/>
              </w:rPr>
              <w:t>Requirements</w:t>
            </w:r>
            <w:proofErr w:type="spellEnd"/>
            <w:r w:rsidRPr="000311AE">
              <w:rPr>
                <w:rFonts w:ascii="Times New Roman" w:hAnsi="Times New Roman" w:cs="Times New Roman"/>
                <w:b/>
                <w:bCs/>
              </w:rPr>
              <w:t>:</w:t>
            </w:r>
            <w:r w:rsidRPr="000311AE">
              <w:rPr>
                <w:rFonts w:ascii="Times New Roman" w:hAnsi="Times New Roman" w:cs="Times New Roman"/>
              </w:rPr>
              <w:t xml:space="preserve"> UR 10 (Оформити платну підписку)</w:t>
            </w:r>
          </w:p>
          <w:p w14:paraId="3B3E07E4" w14:textId="77777777" w:rsidR="0042422F" w:rsidRDefault="0000231F" w:rsidP="004375E2">
            <w:pPr>
              <w:spacing w:line="240" w:lineRule="auto"/>
              <w:jc w:val="both"/>
              <w:rPr>
                <w:rFonts w:ascii="Times New Roman" w:hAnsi="Times New Roman" w:cs="Times New Roman"/>
                <w:lang w:val="en-US"/>
              </w:rPr>
            </w:pPr>
            <w:proofErr w:type="spellStart"/>
            <w:r w:rsidRPr="000311AE">
              <w:rPr>
                <w:rFonts w:ascii="Times New Roman" w:hAnsi="Times New Roman" w:cs="Times New Roman"/>
                <w:b/>
                <w:bCs/>
              </w:rPr>
              <w:t>Functional</w:t>
            </w:r>
            <w:proofErr w:type="spellEnd"/>
            <w:r w:rsidRPr="000311AE">
              <w:rPr>
                <w:rFonts w:ascii="Times New Roman" w:hAnsi="Times New Roman" w:cs="Times New Roman"/>
                <w:b/>
                <w:bCs/>
              </w:rPr>
              <w:t xml:space="preserve"> </w:t>
            </w:r>
            <w:proofErr w:type="spellStart"/>
            <w:r w:rsidRPr="000311AE">
              <w:rPr>
                <w:rFonts w:ascii="Times New Roman" w:hAnsi="Times New Roman" w:cs="Times New Roman"/>
                <w:b/>
                <w:bCs/>
              </w:rPr>
              <w:t>Requirements</w:t>
            </w:r>
            <w:proofErr w:type="spellEnd"/>
            <w:r w:rsidRPr="000311AE">
              <w:rPr>
                <w:rFonts w:ascii="Times New Roman" w:hAnsi="Times New Roman" w:cs="Times New Roman"/>
                <w:b/>
                <w:bCs/>
              </w:rPr>
              <w:t>:</w:t>
            </w:r>
            <w:r w:rsidRPr="000311AE">
              <w:rPr>
                <w:rFonts w:ascii="Times New Roman" w:hAnsi="Times New Roman" w:cs="Times New Roman"/>
              </w:rPr>
              <w:t xml:space="preserve"> FR 11 (Платна підписка - система повинна підтримувати різні тарифні плани), FR 17 (</w:t>
            </w:r>
            <w:proofErr w:type="spellStart"/>
            <w:r w:rsidRPr="000311AE">
              <w:rPr>
                <w:rFonts w:ascii="Times New Roman" w:hAnsi="Times New Roman" w:cs="Times New Roman"/>
              </w:rPr>
              <w:t>Логування</w:t>
            </w:r>
            <w:proofErr w:type="spellEnd"/>
            <w:r w:rsidRPr="000311AE">
              <w:rPr>
                <w:rFonts w:ascii="Times New Roman" w:hAnsi="Times New Roman" w:cs="Times New Roman"/>
              </w:rPr>
              <w:t xml:space="preserve"> помилок), FR 18 (Повідомлення про помилки)</w:t>
            </w:r>
          </w:p>
          <w:p w14:paraId="265124CB" w14:textId="11FD3DF1" w:rsidR="0042422F" w:rsidRDefault="0000231F" w:rsidP="004375E2">
            <w:pPr>
              <w:spacing w:line="240" w:lineRule="auto"/>
              <w:jc w:val="both"/>
              <w:rPr>
                <w:rFonts w:ascii="Times New Roman" w:hAnsi="Times New Roman" w:cs="Times New Roman"/>
                <w:lang w:val="en-US"/>
              </w:rPr>
            </w:pPr>
            <w:proofErr w:type="spellStart"/>
            <w:r w:rsidRPr="000311AE">
              <w:rPr>
                <w:rFonts w:ascii="Times New Roman" w:hAnsi="Times New Roman" w:cs="Times New Roman"/>
                <w:b/>
                <w:bCs/>
              </w:rPr>
              <w:t>High-Level</w:t>
            </w:r>
            <w:proofErr w:type="spellEnd"/>
            <w:r w:rsidRPr="000311AE">
              <w:rPr>
                <w:rFonts w:ascii="Times New Roman" w:hAnsi="Times New Roman" w:cs="Times New Roman"/>
                <w:b/>
                <w:bCs/>
              </w:rPr>
              <w:t xml:space="preserve"> </w:t>
            </w:r>
            <w:proofErr w:type="spellStart"/>
            <w:r w:rsidRPr="000311AE">
              <w:rPr>
                <w:rFonts w:ascii="Times New Roman" w:hAnsi="Times New Roman" w:cs="Times New Roman"/>
                <w:b/>
                <w:bCs/>
              </w:rPr>
              <w:t>Requirements</w:t>
            </w:r>
            <w:proofErr w:type="spellEnd"/>
            <w:r w:rsidRPr="000311AE">
              <w:rPr>
                <w:rFonts w:ascii="Times New Roman" w:hAnsi="Times New Roman" w:cs="Times New Roman"/>
                <w:b/>
                <w:bCs/>
              </w:rPr>
              <w:t>:</w:t>
            </w:r>
            <w:r w:rsidRPr="000311AE">
              <w:rPr>
                <w:rFonts w:ascii="Times New Roman" w:hAnsi="Times New Roman" w:cs="Times New Roman"/>
              </w:rPr>
              <w:t xml:space="preserve"> HLR 05 (Підтримувати систему монетизації через підписки), HLR 10 (Сучасний, зручний інтерфейс)</w:t>
            </w:r>
          </w:p>
          <w:p w14:paraId="11633385" w14:textId="02EBACCF" w:rsidR="0000231F" w:rsidRPr="000311AE" w:rsidRDefault="0000231F" w:rsidP="004375E2">
            <w:pPr>
              <w:spacing w:line="240" w:lineRule="auto"/>
              <w:jc w:val="both"/>
              <w:rPr>
                <w:rFonts w:ascii="Times New Roman" w:hAnsi="Times New Roman" w:cs="Times New Roman"/>
              </w:rPr>
            </w:pPr>
            <w:proofErr w:type="spellStart"/>
            <w:r w:rsidRPr="000311AE">
              <w:rPr>
                <w:rFonts w:ascii="Times New Roman" w:hAnsi="Times New Roman" w:cs="Times New Roman"/>
                <w:b/>
                <w:bCs/>
              </w:rPr>
              <w:t>User</w:t>
            </w:r>
            <w:proofErr w:type="spellEnd"/>
            <w:r w:rsidRPr="000311AE">
              <w:rPr>
                <w:rFonts w:ascii="Times New Roman" w:hAnsi="Times New Roman" w:cs="Times New Roman"/>
                <w:b/>
                <w:bCs/>
              </w:rPr>
              <w:t xml:space="preserve"> </w:t>
            </w:r>
            <w:proofErr w:type="spellStart"/>
            <w:r w:rsidRPr="000311AE">
              <w:rPr>
                <w:rFonts w:ascii="Times New Roman" w:hAnsi="Times New Roman" w:cs="Times New Roman"/>
                <w:b/>
                <w:bCs/>
              </w:rPr>
              <w:t>Story</w:t>
            </w:r>
            <w:proofErr w:type="spellEnd"/>
            <w:r w:rsidRPr="000311AE">
              <w:rPr>
                <w:rFonts w:ascii="Times New Roman" w:hAnsi="Times New Roman" w:cs="Times New Roman"/>
                <w:b/>
                <w:bCs/>
              </w:rPr>
              <w:t>:</w:t>
            </w:r>
            <w:r w:rsidRPr="000311AE">
              <w:rPr>
                <w:rFonts w:ascii="Times New Roman" w:hAnsi="Times New Roman" w:cs="Times New Roman"/>
              </w:rPr>
              <w:t xml:space="preserve"> US 10 (Оформлення підписки)</w:t>
            </w:r>
          </w:p>
        </w:tc>
      </w:tr>
      <w:tr w:rsidR="0000231F" w:rsidRPr="000311AE" w14:paraId="58706A12" w14:textId="77777777" w:rsidTr="0000231F">
        <w:tc>
          <w:tcPr>
            <w:tcW w:w="0" w:type="auto"/>
            <w:hideMark/>
          </w:tcPr>
          <w:p w14:paraId="3D451321"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t>Передумови (початковий стан)</w:t>
            </w:r>
          </w:p>
        </w:tc>
        <w:tc>
          <w:tcPr>
            <w:tcW w:w="0" w:type="auto"/>
            <w:hideMark/>
          </w:tcPr>
          <w:p w14:paraId="29EE6965" w14:textId="14B1B844" w:rsidR="0042422F" w:rsidRPr="0042422F" w:rsidRDefault="0000231F" w:rsidP="0042422F">
            <w:pPr>
              <w:pStyle w:val="a9"/>
              <w:numPr>
                <w:ilvl w:val="0"/>
                <w:numId w:val="209"/>
              </w:numPr>
              <w:spacing w:line="240" w:lineRule="auto"/>
              <w:ind w:left="390"/>
              <w:jc w:val="both"/>
              <w:rPr>
                <w:rFonts w:ascii="Times New Roman" w:hAnsi="Times New Roman" w:cs="Times New Roman"/>
                <w:lang w:val="en-US"/>
              </w:rPr>
            </w:pPr>
            <w:r w:rsidRPr="0042422F">
              <w:rPr>
                <w:rFonts w:ascii="Times New Roman" w:hAnsi="Times New Roman" w:cs="Times New Roman"/>
              </w:rPr>
              <w:t>Користувач авторизований у системі</w:t>
            </w:r>
          </w:p>
          <w:p w14:paraId="6C9F98F3" w14:textId="65AEE11A" w:rsidR="0042422F" w:rsidRPr="0042422F" w:rsidRDefault="0000231F" w:rsidP="0042422F">
            <w:pPr>
              <w:pStyle w:val="a9"/>
              <w:numPr>
                <w:ilvl w:val="0"/>
                <w:numId w:val="209"/>
              </w:numPr>
              <w:spacing w:line="240" w:lineRule="auto"/>
              <w:ind w:left="390"/>
              <w:jc w:val="both"/>
              <w:rPr>
                <w:rFonts w:ascii="Times New Roman" w:hAnsi="Times New Roman" w:cs="Times New Roman"/>
                <w:lang w:val="en-US"/>
              </w:rPr>
            </w:pPr>
            <w:r w:rsidRPr="0042422F">
              <w:rPr>
                <w:rFonts w:ascii="Times New Roman" w:hAnsi="Times New Roman" w:cs="Times New Roman"/>
              </w:rPr>
              <w:t xml:space="preserve">Користувач НЕ має активної підписки (статус: </w:t>
            </w:r>
            <w:proofErr w:type="spellStart"/>
            <w:r w:rsidRPr="0042422F">
              <w:rPr>
                <w:rFonts w:ascii="Times New Roman" w:hAnsi="Times New Roman" w:cs="Times New Roman"/>
              </w:rPr>
              <w:t>free</w:t>
            </w:r>
            <w:proofErr w:type="spellEnd"/>
            <w:r w:rsidRPr="0042422F">
              <w:rPr>
                <w:rFonts w:ascii="Times New Roman" w:hAnsi="Times New Roman" w:cs="Times New Roman"/>
              </w:rPr>
              <w:t xml:space="preserve"> </w:t>
            </w:r>
            <w:proofErr w:type="spellStart"/>
            <w:r w:rsidRPr="0042422F">
              <w:rPr>
                <w:rFonts w:ascii="Times New Roman" w:hAnsi="Times New Roman" w:cs="Times New Roman"/>
              </w:rPr>
              <w:t>user</w:t>
            </w:r>
            <w:proofErr w:type="spellEnd"/>
            <w:r w:rsidRPr="0042422F">
              <w:rPr>
                <w:rFonts w:ascii="Times New Roman" w:hAnsi="Times New Roman" w:cs="Times New Roman"/>
              </w:rPr>
              <w:t xml:space="preserve"> або </w:t>
            </w:r>
            <w:proofErr w:type="spellStart"/>
            <w:r w:rsidRPr="0042422F">
              <w:rPr>
                <w:rFonts w:ascii="Times New Roman" w:hAnsi="Times New Roman" w:cs="Times New Roman"/>
              </w:rPr>
              <w:t>expired</w:t>
            </w:r>
            <w:proofErr w:type="spellEnd"/>
            <w:r w:rsidRPr="0042422F">
              <w:rPr>
                <w:rFonts w:ascii="Times New Roman" w:hAnsi="Times New Roman" w:cs="Times New Roman"/>
              </w:rPr>
              <w:t xml:space="preserve"> </w:t>
            </w:r>
            <w:proofErr w:type="spellStart"/>
            <w:r w:rsidRPr="0042422F">
              <w:rPr>
                <w:rFonts w:ascii="Times New Roman" w:hAnsi="Times New Roman" w:cs="Times New Roman"/>
              </w:rPr>
              <w:t>subscription</w:t>
            </w:r>
            <w:proofErr w:type="spellEnd"/>
            <w:r w:rsidRPr="0042422F">
              <w:rPr>
                <w:rFonts w:ascii="Times New Roman" w:hAnsi="Times New Roman" w:cs="Times New Roman"/>
              </w:rPr>
              <w:t>)</w:t>
            </w:r>
          </w:p>
          <w:p w14:paraId="1A6042C0" w14:textId="2F3AD49C" w:rsidR="0042422F" w:rsidRPr="0042422F" w:rsidRDefault="0000231F" w:rsidP="0042422F">
            <w:pPr>
              <w:pStyle w:val="a9"/>
              <w:numPr>
                <w:ilvl w:val="0"/>
                <w:numId w:val="209"/>
              </w:numPr>
              <w:spacing w:line="240" w:lineRule="auto"/>
              <w:ind w:left="390"/>
              <w:jc w:val="both"/>
              <w:rPr>
                <w:rFonts w:ascii="Times New Roman" w:hAnsi="Times New Roman" w:cs="Times New Roman"/>
                <w:lang w:val="en-US"/>
              </w:rPr>
            </w:pPr>
            <w:r w:rsidRPr="0042422F">
              <w:rPr>
                <w:rFonts w:ascii="Times New Roman" w:hAnsi="Times New Roman" w:cs="Times New Roman"/>
              </w:rPr>
              <w:t xml:space="preserve">Система управління підписками активна згідно </w:t>
            </w:r>
            <w:proofErr w:type="spellStart"/>
            <w:r w:rsidRPr="0042422F">
              <w:rPr>
                <w:rFonts w:ascii="Times New Roman" w:hAnsi="Times New Roman" w:cs="Times New Roman"/>
              </w:rPr>
              <w:t>залежностей</w:t>
            </w:r>
            <w:proofErr w:type="spellEnd"/>
            <w:r w:rsidRPr="0042422F">
              <w:rPr>
                <w:rFonts w:ascii="Times New Roman" w:hAnsi="Times New Roman" w:cs="Times New Roman"/>
              </w:rPr>
              <w:t xml:space="preserve"> US 10</w:t>
            </w:r>
          </w:p>
          <w:p w14:paraId="2CC29892" w14:textId="37C05338" w:rsidR="0042422F" w:rsidRPr="0042422F" w:rsidRDefault="0000231F" w:rsidP="0042422F">
            <w:pPr>
              <w:pStyle w:val="a9"/>
              <w:numPr>
                <w:ilvl w:val="0"/>
                <w:numId w:val="209"/>
              </w:numPr>
              <w:spacing w:line="240" w:lineRule="auto"/>
              <w:ind w:left="390"/>
              <w:jc w:val="both"/>
              <w:rPr>
                <w:rFonts w:ascii="Times New Roman" w:hAnsi="Times New Roman" w:cs="Times New Roman"/>
                <w:lang w:val="en-US"/>
              </w:rPr>
            </w:pPr>
            <w:r w:rsidRPr="0042422F">
              <w:rPr>
                <w:rFonts w:ascii="Times New Roman" w:hAnsi="Times New Roman" w:cs="Times New Roman"/>
              </w:rPr>
              <w:t xml:space="preserve">Платіжний шлюз інтегрований та функціонує згідно </w:t>
            </w:r>
            <w:proofErr w:type="spellStart"/>
            <w:r w:rsidRPr="0042422F">
              <w:rPr>
                <w:rFonts w:ascii="Times New Roman" w:hAnsi="Times New Roman" w:cs="Times New Roman"/>
              </w:rPr>
              <w:t>залежностей</w:t>
            </w:r>
            <w:proofErr w:type="spellEnd"/>
            <w:r w:rsidRPr="0042422F">
              <w:rPr>
                <w:rFonts w:ascii="Times New Roman" w:hAnsi="Times New Roman" w:cs="Times New Roman"/>
              </w:rPr>
              <w:t xml:space="preserve"> US 10</w:t>
            </w:r>
          </w:p>
          <w:p w14:paraId="049D0545" w14:textId="7BC123AE" w:rsidR="0042422F" w:rsidRPr="0042422F" w:rsidRDefault="0000231F" w:rsidP="0042422F">
            <w:pPr>
              <w:pStyle w:val="a9"/>
              <w:numPr>
                <w:ilvl w:val="0"/>
                <w:numId w:val="209"/>
              </w:numPr>
              <w:spacing w:line="240" w:lineRule="auto"/>
              <w:ind w:left="390"/>
              <w:jc w:val="both"/>
              <w:rPr>
                <w:rFonts w:ascii="Times New Roman" w:hAnsi="Times New Roman" w:cs="Times New Roman"/>
                <w:lang w:val="en-US"/>
              </w:rPr>
            </w:pPr>
            <w:proofErr w:type="spellStart"/>
            <w:r w:rsidRPr="0042422F">
              <w:rPr>
                <w:rFonts w:ascii="Times New Roman" w:hAnsi="Times New Roman" w:cs="Times New Roman"/>
              </w:rPr>
              <w:t>Email</w:t>
            </w:r>
            <w:proofErr w:type="spellEnd"/>
            <w:r w:rsidRPr="0042422F">
              <w:rPr>
                <w:rFonts w:ascii="Times New Roman" w:hAnsi="Times New Roman" w:cs="Times New Roman"/>
              </w:rPr>
              <w:t xml:space="preserve"> сервіс доступний для відправки підтверджень</w:t>
            </w:r>
          </w:p>
          <w:p w14:paraId="1DFB9ADA" w14:textId="2513E6E9" w:rsidR="0000231F" w:rsidRPr="0042422F" w:rsidRDefault="0000231F" w:rsidP="0042422F">
            <w:pPr>
              <w:pStyle w:val="a9"/>
              <w:numPr>
                <w:ilvl w:val="0"/>
                <w:numId w:val="209"/>
              </w:numPr>
              <w:spacing w:line="240" w:lineRule="auto"/>
              <w:ind w:left="390"/>
              <w:jc w:val="both"/>
              <w:rPr>
                <w:rFonts w:ascii="Times New Roman" w:hAnsi="Times New Roman" w:cs="Times New Roman"/>
              </w:rPr>
            </w:pPr>
            <w:proofErr w:type="spellStart"/>
            <w:r w:rsidRPr="0042422F">
              <w:rPr>
                <w:rFonts w:ascii="Times New Roman" w:hAnsi="Times New Roman" w:cs="Times New Roman"/>
              </w:rPr>
              <w:t>Fraud</w:t>
            </w:r>
            <w:proofErr w:type="spellEnd"/>
            <w:r w:rsidRPr="0042422F">
              <w:rPr>
                <w:rFonts w:ascii="Times New Roman" w:hAnsi="Times New Roman" w:cs="Times New Roman"/>
              </w:rPr>
              <w:t xml:space="preserve"> </w:t>
            </w:r>
            <w:proofErr w:type="spellStart"/>
            <w:r w:rsidRPr="0042422F">
              <w:rPr>
                <w:rFonts w:ascii="Times New Roman" w:hAnsi="Times New Roman" w:cs="Times New Roman"/>
              </w:rPr>
              <w:t>detection</w:t>
            </w:r>
            <w:proofErr w:type="spellEnd"/>
            <w:r w:rsidRPr="0042422F">
              <w:rPr>
                <w:rFonts w:ascii="Times New Roman" w:hAnsi="Times New Roman" w:cs="Times New Roman"/>
              </w:rPr>
              <w:t xml:space="preserve"> система активна згідно </w:t>
            </w:r>
            <w:proofErr w:type="spellStart"/>
            <w:r w:rsidRPr="0042422F">
              <w:rPr>
                <w:rFonts w:ascii="Times New Roman" w:hAnsi="Times New Roman" w:cs="Times New Roman"/>
              </w:rPr>
              <w:t>залежностей</w:t>
            </w:r>
            <w:proofErr w:type="spellEnd"/>
            <w:r w:rsidRPr="0042422F">
              <w:rPr>
                <w:rFonts w:ascii="Times New Roman" w:hAnsi="Times New Roman" w:cs="Times New Roman"/>
              </w:rPr>
              <w:t xml:space="preserve"> US 10</w:t>
            </w:r>
          </w:p>
        </w:tc>
      </w:tr>
      <w:tr w:rsidR="0000231F" w:rsidRPr="000311AE" w14:paraId="3B3763B3" w14:textId="77777777" w:rsidTr="0000231F">
        <w:tc>
          <w:tcPr>
            <w:tcW w:w="0" w:type="auto"/>
            <w:hideMark/>
          </w:tcPr>
          <w:p w14:paraId="6BA21C50"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t>Тригер</w:t>
            </w:r>
          </w:p>
        </w:tc>
        <w:tc>
          <w:tcPr>
            <w:tcW w:w="0" w:type="auto"/>
            <w:hideMark/>
          </w:tcPr>
          <w:p w14:paraId="452518DB"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rPr>
              <w:t>Користувач натискає кнопку "Оформити підписку", "</w:t>
            </w:r>
            <w:proofErr w:type="spellStart"/>
            <w:r w:rsidRPr="000311AE">
              <w:rPr>
                <w:rFonts w:ascii="Times New Roman" w:hAnsi="Times New Roman" w:cs="Times New Roman"/>
              </w:rPr>
              <w:t>Upgrade</w:t>
            </w:r>
            <w:proofErr w:type="spellEnd"/>
            <w:r w:rsidRPr="000311AE">
              <w:rPr>
                <w:rFonts w:ascii="Times New Roman" w:hAnsi="Times New Roman" w:cs="Times New Roman"/>
              </w:rPr>
              <w:t xml:space="preserve"> </w:t>
            </w:r>
            <w:proofErr w:type="spellStart"/>
            <w:r w:rsidRPr="000311AE">
              <w:rPr>
                <w:rFonts w:ascii="Times New Roman" w:hAnsi="Times New Roman" w:cs="Times New Roman"/>
              </w:rPr>
              <w:t>to</w:t>
            </w:r>
            <w:proofErr w:type="spellEnd"/>
            <w:r w:rsidRPr="000311AE">
              <w:rPr>
                <w:rFonts w:ascii="Times New Roman" w:hAnsi="Times New Roman" w:cs="Times New Roman"/>
              </w:rPr>
              <w:t xml:space="preserve"> Premium", "Отримати доступ", або потрапляє на </w:t>
            </w:r>
            <w:proofErr w:type="spellStart"/>
            <w:r w:rsidRPr="000311AE">
              <w:rPr>
                <w:rFonts w:ascii="Times New Roman" w:hAnsi="Times New Roman" w:cs="Times New Roman"/>
              </w:rPr>
              <w:t>paywall</w:t>
            </w:r>
            <w:proofErr w:type="spellEnd"/>
            <w:r w:rsidRPr="000311AE">
              <w:rPr>
                <w:rFonts w:ascii="Times New Roman" w:hAnsi="Times New Roman" w:cs="Times New Roman"/>
              </w:rPr>
              <w:t xml:space="preserve"> при спробі дивитися преміум контент</w:t>
            </w:r>
          </w:p>
        </w:tc>
      </w:tr>
      <w:tr w:rsidR="0000231F" w:rsidRPr="000311AE" w14:paraId="062D1D68" w14:textId="77777777" w:rsidTr="0000231F">
        <w:tc>
          <w:tcPr>
            <w:tcW w:w="0" w:type="auto"/>
            <w:hideMark/>
          </w:tcPr>
          <w:p w14:paraId="56F89135"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t xml:space="preserve">Результат </w:t>
            </w:r>
            <w:r w:rsidRPr="000311AE">
              <w:rPr>
                <w:rFonts w:ascii="Times New Roman" w:hAnsi="Times New Roman" w:cs="Times New Roman"/>
                <w:b/>
                <w:bCs/>
              </w:rPr>
              <w:lastRenderedPageBreak/>
              <w:t>(</w:t>
            </w:r>
            <w:proofErr w:type="spellStart"/>
            <w:r w:rsidRPr="000311AE">
              <w:rPr>
                <w:rFonts w:ascii="Times New Roman" w:hAnsi="Times New Roman" w:cs="Times New Roman"/>
                <w:b/>
                <w:bCs/>
              </w:rPr>
              <w:t>післяумова</w:t>
            </w:r>
            <w:proofErr w:type="spellEnd"/>
            <w:r w:rsidRPr="000311AE">
              <w:rPr>
                <w:rFonts w:ascii="Times New Roman" w:hAnsi="Times New Roman" w:cs="Times New Roman"/>
                <w:b/>
                <w:bCs/>
              </w:rPr>
              <w:t>)</w:t>
            </w:r>
          </w:p>
        </w:tc>
        <w:tc>
          <w:tcPr>
            <w:tcW w:w="0" w:type="auto"/>
            <w:hideMark/>
          </w:tcPr>
          <w:p w14:paraId="6C2C2F03" w14:textId="77777777" w:rsidR="006B0CD1" w:rsidRDefault="0000231F" w:rsidP="004375E2">
            <w:pPr>
              <w:spacing w:line="240" w:lineRule="auto"/>
              <w:jc w:val="both"/>
              <w:rPr>
                <w:rFonts w:ascii="Times New Roman" w:hAnsi="Times New Roman" w:cs="Times New Roman"/>
                <w:lang w:val="en-US"/>
              </w:rPr>
            </w:pPr>
            <w:r w:rsidRPr="000311AE">
              <w:rPr>
                <w:rFonts w:ascii="Times New Roman" w:hAnsi="Times New Roman" w:cs="Times New Roman"/>
                <w:b/>
                <w:bCs/>
              </w:rPr>
              <w:lastRenderedPageBreak/>
              <w:t>Успішний сценарій:</w:t>
            </w:r>
            <w:r w:rsidRPr="000311AE">
              <w:rPr>
                <w:rFonts w:ascii="Times New Roman" w:hAnsi="Times New Roman" w:cs="Times New Roman"/>
              </w:rPr>
              <w:t xml:space="preserve"> Підписка успішно оформлена та активована, платіж оброблений через захищений шлюз згідно US 10 (критерій 4), користувач </w:t>
            </w:r>
            <w:r w:rsidRPr="000311AE">
              <w:rPr>
                <w:rFonts w:ascii="Times New Roman" w:hAnsi="Times New Roman" w:cs="Times New Roman"/>
              </w:rPr>
              <w:lastRenderedPageBreak/>
              <w:t xml:space="preserve">отримав доступ до преміум функцій згідно US 10 (критерій 3), </w:t>
            </w:r>
            <w:proofErr w:type="spellStart"/>
            <w:r w:rsidRPr="000311AE">
              <w:rPr>
                <w:rFonts w:ascii="Times New Roman" w:hAnsi="Times New Roman" w:cs="Times New Roman"/>
              </w:rPr>
              <w:t>email</w:t>
            </w:r>
            <w:proofErr w:type="spellEnd"/>
            <w:r w:rsidRPr="000311AE">
              <w:rPr>
                <w:rFonts w:ascii="Times New Roman" w:hAnsi="Times New Roman" w:cs="Times New Roman"/>
              </w:rPr>
              <w:t xml:space="preserve"> підтвердження з інвойсом надіслано згідно US 10 (критерій 5), </w:t>
            </w:r>
            <w:proofErr w:type="spellStart"/>
            <w:r w:rsidRPr="000311AE">
              <w:rPr>
                <w:rFonts w:ascii="Times New Roman" w:hAnsi="Times New Roman" w:cs="Times New Roman"/>
              </w:rPr>
              <w:t>automatic</w:t>
            </w:r>
            <w:proofErr w:type="spellEnd"/>
            <w:r w:rsidRPr="000311AE">
              <w:rPr>
                <w:rFonts w:ascii="Times New Roman" w:hAnsi="Times New Roman" w:cs="Times New Roman"/>
              </w:rPr>
              <w:t xml:space="preserve"> </w:t>
            </w:r>
            <w:proofErr w:type="spellStart"/>
            <w:r w:rsidRPr="000311AE">
              <w:rPr>
                <w:rFonts w:ascii="Times New Roman" w:hAnsi="Times New Roman" w:cs="Times New Roman"/>
              </w:rPr>
              <w:t>renewal</w:t>
            </w:r>
            <w:proofErr w:type="spellEnd"/>
            <w:r w:rsidRPr="000311AE">
              <w:rPr>
                <w:rFonts w:ascii="Times New Roman" w:hAnsi="Times New Roman" w:cs="Times New Roman"/>
              </w:rPr>
              <w:t xml:space="preserve"> налаштовано (якщо обрано), транзакція </w:t>
            </w:r>
            <w:proofErr w:type="spellStart"/>
            <w:r w:rsidRPr="000311AE">
              <w:rPr>
                <w:rFonts w:ascii="Times New Roman" w:hAnsi="Times New Roman" w:cs="Times New Roman"/>
              </w:rPr>
              <w:t>залогована</w:t>
            </w:r>
            <w:proofErr w:type="spellEnd"/>
          </w:p>
          <w:p w14:paraId="09297066" w14:textId="77777777" w:rsidR="006B0CD1" w:rsidRDefault="0000231F" w:rsidP="004375E2">
            <w:pPr>
              <w:spacing w:line="240" w:lineRule="auto"/>
              <w:jc w:val="both"/>
              <w:rPr>
                <w:rFonts w:ascii="Times New Roman" w:hAnsi="Times New Roman" w:cs="Times New Roman"/>
                <w:lang w:val="en-US"/>
              </w:rPr>
            </w:pPr>
            <w:r w:rsidRPr="000311AE">
              <w:rPr>
                <w:rFonts w:ascii="Times New Roman" w:hAnsi="Times New Roman" w:cs="Times New Roman"/>
                <w:b/>
                <w:bCs/>
              </w:rPr>
              <w:t>Альтернативний сценарій:</w:t>
            </w:r>
            <w:r w:rsidRPr="000311AE">
              <w:rPr>
                <w:rFonts w:ascii="Times New Roman" w:hAnsi="Times New Roman" w:cs="Times New Roman"/>
              </w:rPr>
              <w:t xml:space="preserve"> Вибрано річний план зі знижкою, застосовано </w:t>
            </w:r>
            <w:proofErr w:type="spellStart"/>
            <w:r w:rsidRPr="000311AE">
              <w:rPr>
                <w:rFonts w:ascii="Times New Roman" w:hAnsi="Times New Roman" w:cs="Times New Roman"/>
              </w:rPr>
              <w:t>промокод</w:t>
            </w:r>
            <w:proofErr w:type="spellEnd"/>
            <w:r w:rsidRPr="000311AE">
              <w:rPr>
                <w:rFonts w:ascii="Times New Roman" w:hAnsi="Times New Roman" w:cs="Times New Roman"/>
              </w:rPr>
              <w:t>, обрано альтернативний метод оплати, підписка подарована іншому користувачу</w:t>
            </w:r>
          </w:p>
          <w:p w14:paraId="18E78D86" w14:textId="76147069"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t>Негативний сценарію:</w:t>
            </w:r>
            <w:r w:rsidRPr="000311AE">
              <w:rPr>
                <w:rFonts w:ascii="Times New Roman" w:hAnsi="Times New Roman" w:cs="Times New Roman"/>
              </w:rPr>
              <w:t xml:space="preserve"> Платіж </w:t>
            </w:r>
            <w:proofErr w:type="spellStart"/>
            <w:r w:rsidRPr="000311AE">
              <w:rPr>
                <w:rFonts w:ascii="Times New Roman" w:hAnsi="Times New Roman" w:cs="Times New Roman"/>
              </w:rPr>
              <w:t>відхилено</w:t>
            </w:r>
            <w:proofErr w:type="spellEnd"/>
            <w:r w:rsidRPr="000311AE">
              <w:rPr>
                <w:rFonts w:ascii="Times New Roman" w:hAnsi="Times New Roman" w:cs="Times New Roman"/>
              </w:rPr>
              <w:t xml:space="preserve"> банком/платіжною системою, помилка оброблена з </w:t>
            </w:r>
            <w:proofErr w:type="spellStart"/>
            <w:r w:rsidRPr="000311AE">
              <w:rPr>
                <w:rFonts w:ascii="Times New Roman" w:hAnsi="Times New Roman" w:cs="Times New Roman"/>
              </w:rPr>
              <w:t>clear</w:t>
            </w:r>
            <w:proofErr w:type="spellEnd"/>
            <w:r w:rsidRPr="000311AE">
              <w:rPr>
                <w:rFonts w:ascii="Times New Roman" w:hAnsi="Times New Roman" w:cs="Times New Roman"/>
              </w:rPr>
              <w:t xml:space="preserve"> повідомленням згідно US 10 (критерій 6), користувач може спробувати знову з іншим методом оплати</w:t>
            </w:r>
          </w:p>
        </w:tc>
      </w:tr>
      <w:tr w:rsidR="0000231F" w:rsidRPr="000311AE" w14:paraId="4D4F9DD3" w14:textId="77777777" w:rsidTr="0000231F">
        <w:tc>
          <w:tcPr>
            <w:tcW w:w="0" w:type="auto"/>
            <w:hideMark/>
          </w:tcPr>
          <w:p w14:paraId="0BCDDC73"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lastRenderedPageBreak/>
              <w:t>Основний успішний сценарій</w:t>
            </w:r>
          </w:p>
        </w:tc>
        <w:tc>
          <w:tcPr>
            <w:tcW w:w="0" w:type="auto"/>
            <w:hideMark/>
          </w:tcPr>
          <w:p w14:paraId="2A76AFBA" w14:textId="176E2A20" w:rsidR="006B0CD1" w:rsidRPr="006B0CD1" w:rsidRDefault="0000231F" w:rsidP="006B0CD1">
            <w:pPr>
              <w:pStyle w:val="a9"/>
              <w:numPr>
                <w:ilvl w:val="0"/>
                <w:numId w:val="211"/>
              </w:numPr>
              <w:spacing w:line="240" w:lineRule="auto"/>
              <w:ind w:left="370"/>
              <w:jc w:val="both"/>
              <w:rPr>
                <w:rFonts w:ascii="Times New Roman" w:hAnsi="Times New Roman" w:cs="Times New Roman"/>
                <w:lang w:val="en-US"/>
              </w:rPr>
            </w:pPr>
            <w:r w:rsidRPr="006B0CD1">
              <w:rPr>
                <w:rFonts w:ascii="Times New Roman" w:hAnsi="Times New Roman" w:cs="Times New Roman"/>
              </w:rPr>
              <w:t xml:space="preserve">Користувач натискає кнопку "Оформити підписку" на </w:t>
            </w:r>
            <w:proofErr w:type="spellStart"/>
            <w:r w:rsidRPr="006B0CD1">
              <w:rPr>
                <w:rFonts w:ascii="Times New Roman" w:hAnsi="Times New Roman" w:cs="Times New Roman"/>
              </w:rPr>
              <w:t>промо</w:t>
            </w:r>
            <w:proofErr w:type="spellEnd"/>
            <w:r w:rsidRPr="006B0CD1">
              <w:rPr>
                <w:rFonts w:ascii="Times New Roman" w:hAnsi="Times New Roman" w:cs="Times New Roman"/>
              </w:rPr>
              <w:t xml:space="preserve">-сторінці, при </w:t>
            </w:r>
            <w:proofErr w:type="spellStart"/>
            <w:r w:rsidRPr="006B0CD1">
              <w:rPr>
                <w:rFonts w:ascii="Times New Roman" w:hAnsi="Times New Roman" w:cs="Times New Roman"/>
              </w:rPr>
              <w:t>paywall</w:t>
            </w:r>
            <w:proofErr w:type="spellEnd"/>
            <w:r w:rsidRPr="006B0CD1">
              <w:rPr>
                <w:rFonts w:ascii="Times New Roman" w:hAnsi="Times New Roman" w:cs="Times New Roman"/>
              </w:rPr>
              <w:t>, або у профілі</w:t>
            </w:r>
          </w:p>
          <w:p w14:paraId="08565123" w14:textId="64E92E66" w:rsidR="006B0CD1" w:rsidRPr="006B0CD1" w:rsidRDefault="0000231F" w:rsidP="006B0CD1">
            <w:pPr>
              <w:pStyle w:val="a9"/>
              <w:numPr>
                <w:ilvl w:val="0"/>
                <w:numId w:val="211"/>
              </w:numPr>
              <w:spacing w:line="240" w:lineRule="auto"/>
              <w:ind w:left="370"/>
              <w:jc w:val="both"/>
              <w:rPr>
                <w:rFonts w:ascii="Times New Roman" w:hAnsi="Times New Roman" w:cs="Times New Roman"/>
                <w:lang w:val="en-US"/>
              </w:rPr>
            </w:pPr>
            <w:r w:rsidRPr="006B0CD1">
              <w:rPr>
                <w:rFonts w:ascii="Times New Roman" w:hAnsi="Times New Roman" w:cs="Times New Roman"/>
              </w:rPr>
              <w:t>Система перевіряє статус користувача та підтверджує відсутність активної підписки</w:t>
            </w:r>
          </w:p>
          <w:p w14:paraId="0773F14E" w14:textId="05FCE02E" w:rsidR="00075822" w:rsidRDefault="0000231F" w:rsidP="006B0CD1">
            <w:pPr>
              <w:pStyle w:val="a9"/>
              <w:numPr>
                <w:ilvl w:val="0"/>
                <w:numId w:val="211"/>
              </w:numPr>
              <w:spacing w:line="240" w:lineRule="auto"/>
              <w:ind w:left="370"/>
              <w:jc w:val="both"/>
              <w:rPr>
                <w:rFonts w:ascii="Times New Roman" w:hAnsi="Times New Roman" w:cs="Times New Roman"/>
                <w:lang w:val="en-US"/>
              </w:rPr>
            </w:pPr>
            <w:r w:rsidRPr="006B0CD1">
              <w:rPr>
                <w:rFonts w:ascii="Times New Roman" w:hAnsi="Times New Roman" w:cs="Times New Roman"/>
              </w:rPr>
              <w:t>Система відображає сторінку вибору тарифного плану згідно US 10 (критерій 1) з доступними опціями:</w:t>
            </w:r>
          </w:p>
          <w:p w14:paraId="6F82E2A5" w14:textId="3132BD2A" w:rsidR="00075822" w:rsidRDefault="0000231F" w:rsidP="00C14EE4">
            <w:pPr>
              <w:pStyle w:val="a9"/>
              <w:numPr>
                <w:ilvl w:val="0"/>
                <w:numId w:val="219"/>
              </w:numPr>
              <w:spacing w:line="240" w:lineRule="auto"/>
              <w:jc w:val="both"/>
              <w:rPr>
                <w:rFonts w:ascii="Times New Roman" w:hAnsi="Times New Roman" w:cs="Times New Roman"/>
                <w:lang w:val="en-US"/>
              </w:rPr>
            </w:pPr>
            <w:proofErr w:type="spellStart"/>
            <w:r w:rsidRPr="006B0CD1">
              <w:rPr>
                <w:rFonts w:ascii="Times New Roman" w:hAnsi="Times New Roman" w:cs="Times New Roman"/>
                <w:b/>
                <w:bCs/>
              </w:rPr>
              <w:t>Basic</w:t>
            </w:r>
            <w:proofErr w:type="spellEnd"/>
            <w:r w:rsidRPr="006B0CD1">
              <w:rPr>
                <w:rFonts w:ascii="Times New Roman" w:hAnsi="Times New Roman" w:cs="Times New Roman"/>
                <w:b/>
                <w:bCs/>
              </w:rPr>
              <w:t xml:space="preserve"> </w:t>
            </w:r>
            <w:proofErr w:type="spellStart"/>
            <w:r w:rsidRPr="006B0CD1">
              <w:rPr>
                <w:rFonts w:ascii="Times New Roman" w:hAnsi="Times New Roman" w:cs="Times New Roman"/>
                <w:b/>
                <w:bCs/>
              </w:rPr>
              <w:t>Plan</w:t>
            </w:r>
            <w:proofErr w:type="spellEnd"/>
            <w:r w:rsidRPr="006B0CD1">
              <w:rPr>
                <w:rFonts w:ascii="Times New Roman" w:hAnsi="Times New Roman" w:cs="Times New Roman"/>
                <w:b/>
                <w:bCs/>
              </w:rPr>
              <w:t xml:space="preserve"> (149 грн/місяць)</w:t>
            </w:r>
            <w:r w:rsidRPr="006B0CD1">
              <w:rPr>
                <w:rFonts w:ascii="Times New Roman" w:hAnsi="Times New Roman" w:cs="Times New Roman"/>
              </w:rPr>
              <w:t>: - Необмежений доступ до каталогу - HD якість (720p) - 1 одночасний перегляд - Реклама відсутня</w:t>
            </w:r>
          </w:p>
          <w:p w14:paraId="6543CA23" w14:textId="028FCFD3" w:rsidR="00075822" w:rsidRDefault="0000231F" w:rsidP="00C14EE4">
            <w:pPr>
              <w:pStyle w:val="a9"/>
              <w:numPr>
                <w:ilvl w:val="0"/>
                <w:numId w:val="219"/>
              </w:numPr>
              <w:spacing w:line="240" w:lineRule="auto"/>
              <w:jc w:val="both"/>
              <w:rPr>
                <w:rFonts w:ascii="Times New Roman" w:hAnsi="Times New Roman" w:cs="Times New Roman"/>
                <w:lang w:val="en-US"/>
              </w:rPr>
            </w:pPr>
            <w:r w:rsidRPr="006B0CD1">
              <w:rPr>
                <w:rFonts w:ascii="Times New Roman" w:hAnsi="Times New Roman" w:cs="Times New Roman"/>
                <w:b/>
                <w:bCs/>
              </w:rPr>
              <w:t xml:space="preserve">Standard </w:t>
            </w:r>
            <w:proofErr w:type="spellStart"/>
            <w:r w:rsidRPr="006B0CD1">
              <w:rPr>
                <w:rFonts w:ascii="Times New Roman" w:hAnsi="Times New Roman" w:cs="Times New Roman"/>
                <w:b/>
                <w:bCs/>
              </w:rPr>
              <w:t>Plan</w:t>
            </w:r>
            <w:proofErr w:type="spellEnd"/>
            <w:r w:rsidRPr="006B0CD1">
              <w:rPr>
                <w:rFonts w:ascii="Times New Roman" w:hAnsi="Times New Roman" w:cs="Times New Roman"/>
                <w:b/>
                <w:bCs/>
              </w:rPr>
              <w:t xml:space="preserve"> (249 грн/місяць або 2390 грн/рік - економія 20%)</w:t>
            </w:r>
            <w:r w:rsidRPr="006B0CD1">
              <w:rPr>
                <w:rFonts w:ascii="Times New Roman" w:hAnsi="Times New Roman" w:cs="Times New Roman"/>
              </w:rPr>
              <w:t xml:space="preserve">: - Все з </w:t>
            </w:r>
            <w:proofErr w:type="spellStart"/>
            <w:r w:rsidRPr="006B0CD1">
              <w:rPr>
                <w:rFonts w:ascii="Times New Roman" w:hAnsi="Times New Roman" w:cs="Times New Roman"/>
              </w:rPr>
              <w:t>Basic</w:t>
            </w:r>
            <w:proofErr w:type="spellEnd"/>
            <w:r w:rsidRPr="006B0CD1">
              <w:rPr>
                <w:rFonts w:ascii="Times New Roman" w:hAnsi="Times New Roman" w:cs="Times New Roman"/>
              </w:rPr>
              <w:t xml:space="preserve"> + - </w:t>
            </w:r>
            <w:proofErr w:type="spellStart"/>
            <w:r w:rsidRPr="006B0CD1">
              <w:rPr>
                <w:rFonts w:ascii="Times New Roman" w:hAnsi="Times New Roman" w:cs="Times New Roman"/>
              </w:rPr>
              <w:t>Full</w:t>
            </w:r>
            <w:proofErr w:type="spellEnd"/>
            <w:r w:rsidRPr="006B0CD1">
              <w:rPr>
                <w:rFonts w:ascii="Times New Roman" w:hAnsi="Times New Roman" w:cs="Times New Roman"/>
              </w:rPr>
              <w:t xml:space="preserve"> HD якість (1080p) - 2 одночасних перегляди - Завантаження для </w:t>
            </w:r>
            <w:proofErr w:type="spellStart"/>
            <w:r w:rsidRPr="006B0CD1">
              <w:rPr>
                <w:rFonts w:ascii="Times New Roman" w:hAnsi="Times New Roman" w:cs="Times New Roman"/>
              </w:rPr>
              <w:t>офлайн</w:t>
            </w:r>
            <w:proofErr w:type="spellEnd"/>
            <w:r w:rsidRPr="006B0CD1">
              <w:rPr>
                <w:rFonts w:ascii="Times New Roman" w:hAnsi="Times New Roman" w:cs="Times New Roman"/>
              </w:rPr>
              <w:t xml:space="preserve"> перегляду (до 10 фільмів)</w:t>
            </w:r>
          </w:p>
          <w:p w14:paraId="0BA083F9" w14:textId="622483C7" w:rsidR="006B0CD1" w:rsidRPr="006B0CD1" w:rsidRDefault="0000231F" w:rsidP="00C14EE4">
            <w:pPr>
              <w:pStyle w:val="a9"/>
              <w:numPr>
                <w:ilvl w:val="0"/>
                <w:numId w:val="219"/>
              </w:numPr>
              <w:spacing w:line="240" w:lineRule="auto"/>
              <w:jc w:val="both"/>
              <w:rPr>
                <w:rFonts w:ascii="Times New Roman" w:hAnsi="Times New Roman" w:cs="Times New Roman"/>
                <w:lang w:val="en-US"/>
              </w:rPr>
            </w:pPr>
            <w:r w:rsidRPr="006B0CD1">
              <w:rPr>
                <w:rFonts w:ascii="Times New Roman" w:hAnsi="Times New Roman" w:cs="Times New Roman"/>
                <w:b/>
                <w:bCs/>
              </w:rPr>
              <w:t xml:space="preserve">Premium </w:t>
            </w:r>
            <w:proofErr w:type="spellStart"/>
            <w:r w:rsidRPr="006B0CD1">
              <w:rPr>
                <w:rFonts w:ascii="Times New Roman" w:hAnsi="Times New Roman" w:cs="Times New Roman"/>
                <w:b/>
                <w:bCs/>
              </w:rPr>
              <w:t>Plan</w:t>
            </w:r>
            <w:proofErr w:type="spellEnd"/>
            <w:r w:rsidRPr="006B0CD1">
              <w:rPr>
                <w:rFonts w:ascii="Times New Roman" w:hAnsi="Times New Roman" w:cs="Times New Roman"/>
                <w:b/>
                <w:bCs/>
              </w:rPr>
              <w:t xml:space="preserve"> (349 грн/місяць або 3390 грн/рік - економія 20%)</w:t>
            </w:r>
            <w:r w:rsidRPr="006B0CD1">
              <w:rPr>
                <w:rFonts w:ascii="Times New Roman" w:hAnsi="Times New Roman" w:cs="Times New Roman"/>
              </w:rPr>
              <w:t xml:space="preserve">: - Все з Standard + - </w:t>
            </w:r>
            <w:proofErr w:type="spellStart"/>
            <w:r w:rsidRPr="006B0CD1">
              <w:rPr>
                <w:rFonts w:ascii="Times New Roman" w:hAnsi="Times New Roman" w:cs="Times New Roman"/>
              </w:rPr>
              <w:t>Ultra</w:t>
            </w:r>
            <w:proofErr w:type="spellEnd"/>
            <w:r w:rsidRPr="006B0CD1">
              <w:rPr>
                <w:rFonts w:ascii="Times New Roman" w:hAnsi="Times New Roman" w:cs="Times New Roman"/>
              </w:rPr>
              <w:t xml:space="preserve"> HD 4K якість - 4 одночасних перегляди - Необмежені завантаження - Ранній доступ до новинок</w:t>
            </w:r>
          </w:p>
          <w:p w14:paraId="46F61B39" w14:textId="4D6469A2" w:rsidR="006B0CD1" w:rsidRPr="006B0CD1" w:rsidRDefault="0000231F" w:rsidP="006B0CD1">
            <w:pPr>
              <w:pStyle w:val="a9"/>
              <w:numPr>
                <w:ilvl w:val="0"/>
                <w:numId w:val="211"/>
              </w:numPr>
              <w:spacing w:line="240" w:lineRule="auto"/>
              <w:ind w:left="370"/>
              <w:jc w:val="both"/>
              <w:rPr>
                <w:rFonts w:ascii="Times New Roman" w:hAnsi="Times New Roman" w:cs="Times New Roman"/>
                <w:lang w:val="en-US"/>
              </w:rPr>
            </w:pPr>
            <w:r w:rsidRPr="006B0CD1">
              <w:rPr>
                <w:rFonts w:ascii="Times New Roman" w:hAnsi="Times New Roman" w:cs="Times New Roman"/>
              </w:rPr>
              <w:t>Кожен план має чітко виділені переваги згідно US 10 (критерій 2) з іконками та порівняльною таблицею</w:t>
            </w:r>
          </w:p>
          <w:p w14:paraId="05AFD4EB" w14:textId="54641E16" w:rsidR="006B0CD1" w:rsidRPr="006B0CD1" w:rsidRDefault="0000231F" w:rsidP="006B0CD1">
            <w:pPr>
              <w:pStyle w:val="a9"/>
              <w:numPr>
                <w:ilvl w:val="0"/>
                <w:numId w:val="211"/>
              </w:numPr>
              <w:spacing w:line="240" w:lineRule="auto"/>
              <w:ind w:left="370"/>
              <w:jc w:val="both"/>
              <w:rPr>
                <w:rFonts w:ascii="Times New Roman" w:hAnsi="Times New Roman" w:cs="Times New Roman"/>
                <w:lang w:val="en-US"/>
              </w:rPr>
            </w:pPr>
            <w:r w:rsidRPr="006B0CD1">
              <w:rPr>
                <w:rFonts w:ascii="Times New Roman" w:hAnsi="Times New Roman" w:cs="Times New Roman"/>
              </w:rPr>
              <w:t xml:space="preserve">Система підсвічує "Найпопулярніший" план (зазвичай Standard) та показує </w:t>
            </w:r>
            <w:proofErr w:type="spellStart"/>
            <w:r w:rsidRPr="006B0CD1">
              <w:rPr>
                <w:rFonts w:ascii="Times New Roman" w:hAnsi="Times New Roman" w:cs="Times New Roman"/>
              </w:rPr>
              <w:t>badge</w:t>
            </w:r>
            <w:proofErr w:type="spellEnd"/>
            <w:r w:rsidRPr="006B0CD1">
              <w:rPr>
                <w:rFonts w:ascii="Times New Roman" w:hAnsi="Times New Roman" w:cs="Times New Roman"/>
              </w:rPr>
              <w:t xml:space="preserve"> "Економія 20%" на річних планах</w:t>
            </w:r>
          </w:p>
          <w:p w14:paraId="519FD656" w14:textId="14CC133A" w:rsidR="006B0CD1" w:rsidRPr="006B0CD1" w:rsidRDefault="0000231F" w:rsidP="006B0CD1">
            <w:pPr>
              <w:pStyle w:val="a9"/>
              <w:numPr>
                <w:ilvl w:val="0"/>
                <w:numId w:val="211"/>
              </w:numPr>
              <w:spacing w:line="240" w:lineRule="auto"/>
              <w:ind w:left="370"/>
              <w:jc w:val="both"/>
              <w:rPr>
                <w:rFonts w:ascii="Times New Roman" w:hAnsi="Times New Roman" w:cs="Times New Roman"/>
                <w:lang w:val="en-US"/>
              </w:rPr>
            </w:pPr>
            <w:r w:rsidRPr="006B0CD1">
              <w:rPr>
                <w:rFonts w:ascii="Times New Roman" w:hAnsi="Times New Roman" w:cs="Times New Roman"/>
              </w:rPr>
              <w:t xml:space="preserve">Користувач обирає "Standard </w:t>
            </w:r>
            <w:proofErr w:type="spellStart"/>
            <w:r w:rsidRPr="006B0CD1">
              <w:rPr>
                <w:rFonts w:ascii="Times New Roman" w:hAnsi="Times New Roman" w:cs="Times New Roman"/>
              </w:rPr>
              <w:t>Plan</w:t>
            </w:r>
            <w:proofErr w:type="spellEnd"/>
            <w:r w:rsidRPr="006B0CD1">
              <w:rPr>
                <w:rFonts w:ascii="Times New Roman" w:hAnsi="Times New Roman" w:cs="Times New Roman"/>
              </w:rPr>
              <w:t xml:space="preserve"> - Місячна підписка (249 грн/місяць)"</w:t>
            </w:r>
          </w:p>
          <w:p w14:paraId="77F5C53C" w14:textId="5033E2BD" w:rsidR="006B0CD1" w:rsidRPr="006B0CD1" w:rsidRDefault="0000231F" w:rsidP="006B0CD1">
            <w:pPr>
              <w:pStyle w:val="a9"/>
              <w:numPr>
                <w:ilvl w:val="0"/>
                <w:numId w:val="211"/>
              </w:numPr>
              <w:spacing w:line="240" w:lineRule="auto"/>
              <w:ind w:left="370"/>
              <w:jc w:val="both"/>
              <w:rPr>
                <w:rFonts w:ascii="Times New Roman" w:hAnsi="Times New Roman" w:cs="Times New Roman"/>
                <w:lang w:val="en-US"/>
              </w:rPr>
            </w:pPr>
            <w:r w:rsidRPr="006B0CD1">
              <w:rPr>
                <w:rFonts w:ascii="Times New Roman" w:hAnsi="Times New Roman" w:cs="Times New Roman"/>
              </w:rPr>
              <w:t>План підсвічується, кнопка "Продовжити" стає активною</w:t>
            </w:r>
          </w:p>
          <w:p w14:paraId="157EDFBC" w14:textId="73F6D3BF" w:rsidR="006B0CD1" w:rsidRPr="006B0CD1" w:rsidRDefault="0000231F" w:rsidP="006B0CD1">
            <w:pPr>
              <w:pStyle w:val="a9"/>
              <w:numPr>
                <w:ilvl w:val="0"/>
                <w:numId w:val="211"/>
              </w:numPr>
              <w:spacing w:line="240" w:lineRule="auto"/>
              <w:ind w:left="370"/>
              <w:jc w:val="both"/>
              <w:rPr>
                <w:rFonts w:ascii="Times New Roman" w:hAnsi="Times New Roman" w:cs="Times New Roman"/>
                <w:lang w:val="en-US"/>
              </w:rPr>
            </w:pPr>
            <w:r w:rsidRPr="006B0CD1">
              <w:rPr>
                <w:rFonts w:ascii="Times New Roman" w:hAnsi="Times New Roman" w:cs="Times New Roman"/>
              </w:rPr>
              <w:t>Користувач натискає "Продовжити до оплати"</w:t>
            </w:r>
          </w:p>
          <w:p w14:paraId="7C90F036" w14:textId="77777777" w:rsidR="00075822" w:rsidRDefault="0000231F" w:rsidP="006B0CD1">
            <w:pPr>
              <w:pStyle w:val="a9"/>
              <w:numPr>
                <w:ilvl w:val="0"/>
                <w:numId w:val="211"/>
              </w:numPr>
              <w:spacing w:line="240" w:lineRule="auto"/>
              <w:ind w:left="370"/>
              <w:jc w:val="both"/>
              <w:rPr>
                <w:rFonts w:ascii="Times New Roman" w:hAnsi="Times New Roman" w:cs="Times New Roman"/>
                <w:lang w:val="en-US"/>
              </w:rPr>
            </w:pPr>
            <w:r w:rsidRPr="006B0CD1">
              <w:rPr>
                <w:rFonts w:ascii="Times New Roman" w:hAnsi="Times New Roman" w:cs="Times New Roman"/>
              </w:rPr>
              <w:t>Система відображає сторінку оплати (</w:t>
            </w:r>
            <w:proofErr w:type="spellStart"/>
            <w:r w:rsidRPr="006B0CD1">
              <w:rPr>
                <w:rFonts w:ascii="Times New Roman" w:hAnsi="Times New Roman" w:cs="Times New Roman"/>
              </w:rPr>
              <w:t>checkout</w:t>
            </w:r>
            <w:proofErr w:type="spellEnd"/>
            <w:r w:rsidRPr="006B0CD1">
              <w:rPr>
                <w:rFonts w:ascii="Times New Roman" w:hAnsi="Times New Roman" w:cs="Times New Roman"/>
              </w:rPr>
              <w:t xml:space="preserve"> </w:t>
            </w:r>
            <w:proofErr w:type="spellStart"/>
            <w:r w:rsidRPr="006B0CD1">
              <w:rPr>
                <w:rFonts w:ascii="Times New Roman" w:hAnsi="Times New Roman" w:cs="Times New Roman"/>
              </w:rPr>
              <w:t>page</w:t>
            </w:r>
            <w:proofErr w:type="spellEnd"/>
            <w:r w:rsidRPr="006B0CD1">
              <w:rPr>
                <w:rFonts w:ascii="Times New Roman" w:hAnsi="Times New Roman" w:cs="Times New Roman"/>
              </w:rPr>
              <w:t>) з:</w:t>
            </w:r>
          </w:p>
          <w:p w14:paraId="4AA4D78D" w14:textId="2C30D74F" w:rsidR="00075822" w:rsidRDefault="0000231F" w:rsidP="00C14EE4">
            <w:pPr>
              <w:pStyle w:val="a9"/>
              <w:numPr>
                <w:ilvl w:val="0"/>
                <w:numId w:val="218"/>
              </w:numPr>
              <w:spacing w:line="240" w:lineRule="auto"/>
              <w:jc w:val="both"/>
              <w:rPr>
                <w:rFonts w:ascii="Times New Roman" w:hAnsi="Times New Roman" w:cs="Times New Roman"/>
                <w:lang w:val="en-US"/>
              </w:rPr>
            </w:pPr>
            <w:r w:rsidRPr="006B0CD1">
              <w:rPr>
                <w:rFonts w:ascii="Times New Roman" w:hAnsi="Times New Roman" w:cs="Times New Roman"/>
              </w:rPr>
              <w:t>Підсумком замовлення: обраний план, ціна, частота оплати, дата наступного платежу (через місяць)</w:t>
            </w:r>
          </w:p>
          <w:p w14:paraId="4CFDAF70" w14:textId="68C0C504" w:rsidR="00075822" w:rsidRDefault="0000231F" w:rsidP="00C14EE4">
            <w:pPr>
              <w:pStyle w:val="a9"/>
              <w:numPr>
                <w:ilvl w:val="0"/>
                <w:numId w:val="218"/>
              </w:numPr>
              <w:spacing w:line="240" w:lineRule="auto"/>
              <w:jc w:val="both"/>
              <w:rPr>
                <w:rFonts w:ascii="Times New Roman" w:hAnsi="Times New Roman" w:cs="Times New Roman"/>
                <w:lang w:val="en-US"/>
              </w:rPr>
            </w:pPr>
            <w:r w:rsidRPr="006B0CD1">
              <w:rPr>
                <w:rFonts w:ascii="Times New Roman" w:hAnsi="Times New Roman" w:cs="Times New Roman"/>
              </w:rPr>
              <w:t xml:space="preserve">Полем для </w:t>
            </w:r>
            <w:proofErr w:type="spellStart"/>
            <w:r w:rsidRPr="006B0CD1">
              <w:rPr>
                <w:rFonts w:ascii="Times New Roman" w:hAnsi="Times New Roman" w:cs="Times New Roman"/>
              </w:rPr>
              <w:t>промокоду</w:t>
            </w:r>
            <w:proofErr w:type="spellEnd"/>
            <w:r w:rsidRPr="006B0CD1">
              <w:rPr>
                <w:rFonts w:ascii="Times New Roman" w:hAnsi="Times New Roman" w:cs="Times New Roman"/>
              </w:rPr>
              <w:t>/</w:t>
            </w:r>
            <w:proofErr w:type="spellStart"/>
            <w:r w:rsidRPr="006B0CD1">
              <w:rPr>
                <w:rFonts w:ascii="Times New Roman" w:hAnsi="Times New Roman" w:cs="Times New Roman"/>
              </w:rPr>
              <w:t>discount</w:t>
            </w:r>
            <w:proofErr w:type="spellEnd"/>
            <w:r w:rsidRPr="006B0CD1">
              <w:rPr>
                <w:rFonts w:ascii="Times New Roman" w:hAnsi="Times New Roman" w:cs="Times New Roman"/>
              </w:rPr>
              <w:t xml:space="preserve"> </w:t>
            </w:r>
            <w:proofErr w:type="spellStart"/>
            <w:r w:rsidRPr="006B0CD1">
              <w:rPr>
                <w:rFonts w:ascii="Times New Roman" w:hAnsi="Times New Roman" w:cs="Times New Roman"/>
              </w:rPr>
              <w:t>code</w:t>
            </w:r>
            <w:proofErr w:type="spellEnd"/>
            <w:r w:rsidRPr="006B0CD1">
              <w:rPr>
                <w:rFonts w:ascii="Times New Roman" w:hAnsi="Times New Roman" w:cs="Times New Roman"/>
              </w:rPr>
              <w:t xml:space="preserve"> (опціонально)</w:t>
            </w:r>
          </w:p>
          <w:p w14:paraId="10DA21D2" w14:textId="46532A0E" w:rsidR="00075822" w:rsidRDefault="0000231F" w:rsidP="00C14EE4">
            <w:pPr>
              <w:pStyle w:val="a9"/>
              <w:numPr>
                <w:ilvl w:val="0"/>
                <w:numId w:val="218"/>
              </w:numPr>
              <w:spacing w:line="240" w:lineRule="auto"/>
              <w:jc w:val="both"/>
              <w:rPr>
                <w:rFonts w:ascii="Times New Roman" w:hAnsi="Times New Roman" w:cs="Times New Roman"/>
                <w:lang w:val="en-US"/>
              </w:rPr>
            </w:pPr>
            <w:r w:rsidRPr="006B0CD1">
              <w:rPr>
                <w:rFonts w:ascii="Times New Roman" w:hAnsi="Times New Roman" w:cs="Times New Roman"/>
              </w:rPr>
              <w:t>Вибором методу оплати згідно US 10 (критерій 4): Кредитна/Дебетна картка (</w:t>
            </w:r>
            <w:proofErr w:type="spellStart"/>
            <w:r w:rsidRPr="006B0CD1">
              <w:rPr>
                <w:rFonts w:ascii="Times New Roman" w:hAnsi="Times New Roman" w:cs="Times New Roman"/>
              </w:rPr>
              <w:t>Visa</w:t>
            </w:r>
            <w:proofErr w:type="spellEnd"/>
            <w:r w:rsidRPr="006B0CD1">
              <w:rPr>
                <w:rFonts w:ascii="Times New Roman" w:hAnsi="Times New Roman" w:cs="Times New Roman"/>
              </w:rPr>
              <w:t xml:space="preserve">, </w:t>
            </w:r>
            <w:proofErr w:type="spellStart"/>
            <w:r w:rsidRPr="006B0CD1">
              <w:rPr>
                <w:rFonts w:ascii="Times New Roman" w:hAnsi="Times New Roman" w:cs="Times New Roman"/>
              </w:rPr>
              <w:t>MasterCard</w:t>
            </w:r>
            <w:proofErr w:type="spellEnd"/>
            <w:r w:rsidRPr="006B0CD1">
              <w:rPr>
                <w:rFonts w:ascii="Times New Roman" w:hAnsi="Times New Roman" w:cs="Times New Roman"/>
              </w:rPr>
              <w:t xml:space="preserve">), </w:t>
            </w:r>
            <w:proofErr w:type="spellStart"/>
            <w:r w:rsidRPr="006B0CD1">
              <w:rPr>
                <w:rFonts w:ascii="Times New Roman" w:hAnsi="Times New Roman" w:cs="Times New Roman"/>
              </w:rPr>
              <w:t>PayPal</w:t>
            </w:r>
            <w:proofErr w:type="spellEnd"/>
            <w:r w:rsidRPr="006B0CD1">
              <w:rPr>
                <w:rFonts w:ascii="Times New Roman" w:hAnsi="Times New Roman" w:cs="Times New Roman"/>
              </w:rPr>
              <w:t xml:space="preserve">, </w:t>
            </w:r>
            <w:proofErr w:type="spellStart"/>
            <w:r w:rsidRPr="006B0CD1">
              <w:rPr>
                <w:rFonts w:ascii="Times New Roman" w:hAnsi="Times New Roman" w:cs="Times New Roman"/>
              </w:rPr>
              <w:t>Google</w:t>
            </w:r>
            <w:proofErr w:type="spellEnd"/>
            <w:r w:rsidRPr="006B0CD1">
              <w:rPr>
                <w:rFonts w:ascii="Times New Roman" w:hAnsi="Times New Roman" w:cs="Times New Roman"/>
              </w:rPr>
              <w:t xml:space="preserve"> </w:t>
            </w:r>
            <w:proofErr w:type="spellStart"/>
            <w:r w:rsidRPr="006B0CD1">
              <w:rPr>
                <w:rFonts w:ascii="Times New Roman" w:hAnsi="Times New Roman" w:cs="Times New Roman"/>
              </w:rPr>
              <w:t>Pay</w:t>
            </w:r>
            <w:proofErr w:type="spellEnd"/>
            <w:r w:rsidRPr="006B0CD1">
              <w:rPr>
                <w:rFonts w:ascii="Times New Roman" w:hAnsi="Times New Roman" w:cs="Times New Roman"/>
              </w:rPr>
              <w:t xml:space="preserve">, </w:t>
            </w:r>
            <w:proofErr w:type="spellStart"/>
            <w:r w:rsidRPr="006B0CD1">
              <w:rPr>
                <w:rFonts w:ascii="Times New Roman" w:hAnsi="Times New Roman" w:cs="Times New Roman"/>
              </w:rPr>
              <w:t>Apple</w:t>
            </w:r>
            <w:proofErr w:type="spellEnd"/>
            <w:r w:rsidRPr="006B0CD1">
              <w:rPr>
                <w:rFonts w:ascii="Times New Roman" w:hAnsi="Times New Roman" w:cs="Times New Roman"/>
              </w:rPr>
              <w:t xml:space="preserve"> </w:t>
            </w:r>
            <w:proofErr w:type="spellStart"/>
            <w:r w:rsidRPr="006B0CD1">
              <w:rPr>
                <w:rFonts w:ascii="Times New Roman" w:hAnsi="Times New Roman" w:cs="Times New Roman"/>
              </w:rPr>
              <w:t>Pay</w:t>
            </w:r>
            <w:proofErr w:type="spellEnd"/>
            <w:r w:rsidRPr="006B0CD1">
              <w:rPr>
                <w:rFonts w:ascii="Times New Roman" w:hAnsi="Times New Roman" w:cs="Times New Roman"/>
              </w:rPr>
              <w:t xml:space="preserve">, </w:t>
            </w:r>
            <w:proofErr w:type="spellStart"/>
            <w:r w:rsidRPr="006B0CD1">
              <w:rPr>
                <w:rFonts w:ascii="Times New Roman" w:hAnsi="Times New Roman" w:cs="Times New Roman"/>
              </w:rPr>
              <w:t>LiqPay</w:t>
            </w:r>
            <w:proofErr w:type="spellEnd"/>
            <w:r w:rsidRPr="006B0CD1">
              <w:rPr>
                <w:rFonts w:ascii="Times New Roman" w:hAnsi="Times New Roman" w:cs="Times New Roman"/>
              </w:rPr>
              <w:t xml:space="preserve"> (для України)</w:t>
            </w:r>
          </w:p>
          <w:p w14:paraId="31F4247D" w14:textId="7F8141BC" w:rsidR="00075822" w:rsidRDefault="0000231F" w:rsidP="00C14EE4">
            <w:pPr>
              <w:pStyle w:val="a9"/>
              <w:numPr>
                <w:ilvl w:val="0"/>
                <w:numId w:val="218"/>
              </w:numPr>
              <w:spacing w:line="240" w:lineRule="auto"/>
              <w:jc w:val="both"/>
              <w:rPr>
                <w:rFonts w:ascii="Times New Roman" w:hAnsi="Times New Roman" w:cs="Times New Roman"/>
                <w:lang w:val="en-US"/>
              </w:rPr>
            </w:pPr>
            <w:proofErr w:type="spellStart"/>
            <w:r w:rsidRPr="006B0CD1">
              <w:rPr>
                <w:rFonts w:ascii="Times New Roman" w:hAnsi="Times New Roman" w:cs="Times New Roman"/>
              </w:rPr>
              <w:t>Checkbox</w:t>
            </w:r>
            <w:proofErr w:type="spellEnd"/>
            <w:r w:rsidRPr="006B0CD1">
              <w:rPr>
                <w:rFonts w:ascii="Times New Roman" w:hAnsi="Times New Roman" w:cs="Times New Roman"/>
              </w:rPr>
              <w:t xml:space="preserve"> "Автоматичне продовження підписки" (</w:t>
            </w:r>
            <w:proofErr w:type="spellStart"/>
            <w:r w:rsidRPr="006B0CD1">
              <w:rPr>
                <w:rFonts w:ascii="Times New Roman" w:hAnsi="Times New Roman" w:cs="Times New Roman"/>
              </w:rPr>
              <w:t>checked</w:t>
            </w:r>
            <w:proofErr w:type="spellEnd"/>
            <w:r w:rsidRPr="006B0CD1">
              <w:rPr>
                <w:rFonts w:ascii="Times New Roman" w:hAnsi="Times New Roman" w:cs="Times New Roman"/>
              </w:rPr>
              <w:t xml:space="preserve"> за замовчуванням)</w:t>
            </w:r>
          </w:p>
          <w:p w14:paraId="0EA02BB0" w14:textId="1CC3C3A8" w:rsidR="006B0CD1" w:rsidRPr="006B0CD1" w:rsidRDefault="0000231F" w:rsidP="00C14EE4">
            <w:pPr>
              <w:pStyle w:val="a9"/>
              <w:numPr>
                <w:ilvl w:val="0"/>
                <w:numId w:val="218"/>
              </w:numPr>
              <w:spacing w:line="240" w:lineRule="auto"/>
              <w:jc w:val="both"/>
              <w:rPr>
                <w:rFonts w:ascii="Times New Roman" w:hAnsi="Times New Roman" w:cs="Times New Roman"/>
                <w:lang w:val="en-US"/>
              </w:rPr>
            </w:pPr>
            <w:r w:rsidRPr="006B0CD1">
              <w:rPr>
                <w:rFonts w:ascii="Times New Roman" w:hAnsi="Times New Roman" w:cs="Times New Roman"/>
              </w:rPr>
              <w:t xml:space="preserve">Посиланням на </w:t>
            </w:r>
            <w:proofErr w:type="spellStart"/>
            <w:r w:rsidRPr="006B0CD1">
              <w:rPr>
                <w:rFonts w:ascii="Times New Roman" w:hAnsi="Times New Roman" w:cs="Times New Roman"/>
              </w:rPr>
              <w:t>Terms</w:t>
            </w:r>
            <w:proofErr w:type="spellEnd"/>
            <w:r w:rsidRPr="006B0CD1">
              <w:rPr>
                <w:rFonts w:ascii="Times New Roman" w:hAnsi="Times New Roman" w:cs="Times New Roman"/>
              </w:rPr>
              <w:t xml:space="preserve"> </w:t>
            </w:r>
            <w:proofErr w:type="spellStart"/>
            <w:r w:rsidRPr="006B0CD1">
              <w:rPr>
                <w:rFonts w:ascii="Times New Roman" w:hAnsi="Times New Roman" w:cs="Times New Roman"/>
              </w:rPr>
              <w:t>of</w:t>
            </w:r>
            <w:proofErr w:type="spellEnd"/>
            <w:r w:rsidRPr="006B0CD1">
              <w:rPr>
                <w:rFonts w:ascii="Times New Roman" w:hAnsi="Times New Roman" w:cs="Times New Roman"/>
              </w:rPr>
              <w:t xml:space="preserve"> </w:t>
            </w:r>
            <w:proofErr w:type="spellStart"/>
            <w:r w:rsidRPr="006B0CD1">
              <w:rPr>
                <w:rFonts w:ascii="Times New Roman" w:hAnsi="Times New Roman" w:cs="Times New Roman"/>
              </w:rPr>
              <w:t>Service</w:t>
            </w:r>
            <w:proofErr w:type="spellEnd"/>
            <w:r w:rsidRPr="006B0CD1">
              <w:rPr>
                <w:rFonts w:ascii="Times New Roman" w:hAnsi="Times New Roman" w:cs="Times New Roman"/>
              </w:rPr>
              <w:t xml:space="preserve"> та </w:t>
            </w:r>
            <w:proofErr w:type="spellStart"/>
            <w:r w:rsidRPr="006B0CD1">
              <w:rPr>
                <w:rFonts w:ascii="Times New Roman" w:hAnsi="Times New Roman" w:cs="Times New Roman"/>
              </w:rPr>
              <w:t>Privacy</w:t>
            </w:r>
            <w:proofErr w:type="spellEnd"/>
            <w:r w:rsidRPr="006B0CD1">
              <w:rPr>
                <w:rFonts w:ascii="Times New Roman" w:hAnsi="Times New Roman" w:cs="Times New Roman"/>
              </w:rPr>
              <w:t xml:space="preserve"> </w:t>
            </w:r>
            <w:proofErr w:type="spellStart"/>
            <w:r w:rsidRPr="006B0CD1">
              <w:rPr>
                <w:rFonts w:ascii="Times New Roman" w:hAnsi="Times New Roman" w:cs="Times New Roman"/>
              </w:rPr>
              <w:t>Policy</w:t>
            </w:r>
            <w:proofErr w:type="spellEnd"/>
          </w:p>
          <w:p w14:paraId="7CB96A7D" w14:textId="3A99C63E" w:rsidR="006B0CD1" w:rsidRPr="006B0CD1" w:rsidRDefault="0000231F" w:rsidP="006B0CD1">
            <w:pPr>
              <w:pStyle w:val="a9"/>
              <w:numPr>
                <w:ilvl w:val="0"/>
                <w:numId w:val="211"/>
              </w:numPr>
              <w:spacing w:line="240" w:lineRule="auto"/>
              <w:ind w:left="370"/>
              <w:jc w:val="both"/>
              <w:rPr>
                <w:rFonts w:ascii="Times New Roman" w:hAnsi="Times New Roman" w:cs="Times New Roman"/>
                <w:lang w:val="en-US"/>
              </w:rPr>
            </w:pPr>
            <w:r w:rsidRPr="006B0CD1">
              <w:rPr>
                <w:rFonts w:ascii="Times New Roman" w:hAnsi="Times New Roman" w:cs="Times New Roman"/>
              </w:rPr>
              <w:t>Користувач обирає метод оплати "Кредитна картка"</w:t>
            </w:r>
          </w:p>
          <w:p w14:paraId="018C9DB5" w14:textId="77777777" w:rsidR="00075822" w:rsidRDefault="0000231F" w:rsidP="006B0CD1">
            <w:pPr>
              <w:pStyle w:val="a9"/>
              <w:numPr>
                <w:ilvl w:val="0"/>
                <w:numId w:val="211"/>
              </w:numPr>
              <w:spacing w:line="240" w:lineRule="auto"/>
              <w:ind w:left="370"/>
              <w:jc w:val="both"/>
              <w:rPr>
                <w:rFonts w:ascii="Times New Roman" w:hAnsi="Times New Roman" w:cs="Times New Roman"/>
                <w:lang w:val="en-US"/>
              </w:rPr>
            </w:pPr>
            <w:r w:rsidRPr="006B0CD1">
              <w:rPr>
                <w:rFonts w:ascii="Times New Roman" w:hAnsi="Times New Roman" w:cs="Times New Roman"/>
              </w:rPr>
              <w:t xml:space="preserve">Система відображає форму введення картки через </w:t>
            </w:r>
            <w:proofErr w:type="spellStart"/>
            <w:r w:rsidRPr="006B0CD1">
              <w:rPr>
                <w:rFonts w:ascii="Times New Roman" w:hAnsi="Times New Roman" w:cs="Times New Roman"/>
              </w:rPr>
              <w:t>iframe</w:t>
            </w:r>
            <w:proofErr w:type="spellEnd"/>
            <w:r w:rsidRPr="006B0CD1">
              <w:rPr>
                <w:rFonts w:ascii="Times New Roman" w:hAnsi="Times New Roman" w:cs="Times New Roman"/>
              </w:rPr>
              <w:t xml:space="preserve"> платіжного шлюзу (</w:t>
            </w:r>
            <w:proofErr w:type="spellStart"/>
            <w:r w:rsidRPr="006B0CD1">
              <w:rPr>
                <w:rFonts w:ascii="Times New Roman" w:hAnsi="Times New Roman" w:cs="Times New Roman"/>
              </w:rPr>
              <w:t>Stripe</w:t>
            </w:r>
            <w:proofErr w:type="spellEnd"/>
            <w:r w:rsidRPr="006B0CD1">
              <w:rPr>
                <w:rFonts w:ascii="Times New Roman" w:hAnsi="Times New Roman" w:cs="Times New Roman"/>
              </w:rPr>
              <w:t xml:space="preserve"> </w:t>
            </w:r>
            <w:proofErr w:type="spellStart"/>
            <w:r w:rsidRPr="006B0CD1">
              <w:rPr>
                <w:rFonts w:ascii="Times New Roman" w:hAnsi="Times New Roman" w:cs="Times New Roman"/>
              </w:rPr>
              <w:t>Elements</w:t>
            </w:r>
            <w:proofErr w:type="spellEnd"/>
            <w:r w:rsidRPr="006B0CD1">
              <w:rPr>
                <w:rFonts w:ascii="Times New Roman" w:hAnsi="Times New Roman" w:cs="Times New Roman"/>
              </w:rPr>
              <w:t xml:space="preserve">) для PCI </w:t>
            </w:r>
            <w:proofErr w:type="spellStart"/>
            <w:r w:rsidRPr="006B0CD1">
              <w:rPr>
                <w:rFonts w:ascii="Times New Roman" w:hAnsi="Times New Roman" w:cs="Times New Roman"/>
              </w:rPr>
              <w:t>compliance</w:t>
            </w:r>
            <w:proofErr w:type="spellEnd"/>
            <w:r w:rsidRPr="006B0CD1">
              <w:rPr>
                <w:rFonts w:ascii="Times New Roman" w:hAnsi="Times New Roman" w:cs="Times New Roman"/>
              </w:rPr>
              <w:t>:</w:t>
            </w:r>
          </w:p>
          <w:p w14:paraId="555F8164" w14:textId="1E280B1C" w:rsidR="00075822" w:rsidRDefault="0000231F" w:rsidP="00C14EE4">
            <w:pPr>
              <w:pStyle w:val="a9"/>
              <w:numPr>
                <w:ilvl w:val="0"/>
                <w:numId w:val="217"/>
              </w:numPr>
              <w:spacing w:line="240" w:lineRule="auto"/>
              <w:jc w:val="both"/>
              <w:rPr>
                <w:rFonts w:ascii="Times New Roman" w:hAnsi="Times New Roman" w:cs="Times New Roman"/>
                <w:lang w:val="en-US"/>
              </w:rPr>
            </w:pPr>
            <w:r w:rsidRPr="006B0CD1">
              <w:rPr>
                <w:rFonts w:ascii="Times New Roman" w:hAnsi="Times New Roman" w:cs="Times New Roman"/>
              </w:rPr>
              <w:t>Номер картки (16 цифр)</w:t>
            </w:r>
          </w:p>
          <w:p w14:paraId="7D5BAFB3" w14:textId="013F0027" w:rsidR="00075822" w:rsidRDefault="0000231F" w:rsidP="00C14EE4">
            <w:pPr>
              <w:pStyle w:val="a9"/>
              <w:numPr>
                <w:ilvl w:val="0"/>
                <w:numId w:val="217"/>
              </w:numPr>
              <w:spacing w:line="240" w:lineRule="auto"/>
              <w:jc w:val="both"/>
              <w:rPr>
                <w:rFonts w:ascii="Times New Roman" w:hAnsi="Times New Roman" w:cs="Times New Roman"/>
                <w:lang w:val="en-US"/>
              </w:rPr>
            </w:pPr>
            <w:r w:rsidRPr="006B0CD1">
              <w:rPr>
                <w:rFonts w:ascii="Times New Roman" w:hAnsi="Times New Roman" w:cs="Times New Roman"/>
              </w:rPr>
              <w:t>Термін дії (MM/YY)</w:t>
            </w:r>
          </w:p>
          <w:p w14:paraId="73EED1EE" w14:textId="68F57683" w:rsidR="00075822" w:rsidRDefault="0000231F" w:rsidP="00C14EE4">
            <w:pPr>
              <w:pStyle w:val="a9"/>
              <w:numPr>
                <w:ilvl w:val="0"/>
                <w:numId w:val="217"/>
              </w:numPr>
              <w:spacing w:line="240" w:lineRule="auto"/>
              <w:jc w:val="both"/>
              <w:rPr>
                <w:rFonts w:ascii="Times New Roman" w:hAnsi="Times New Roman" w:cs="Times New Roman"/>
                <w:lang w:val="en-US"/>
              </w:rPr>
            </w:pPr>
            <w:r w:rsidRPr="006B0CD1">
              <w:rPr>
                <w:rFonts w:ascii="Times New Roman" w:hAnsi="Times New Roman" w:cs="Times New Roman"/>
              </w:rPr>
              <w:t>CVV код (3 цифри)</w:t>
            </w:r>
          </w:p>
          <w:p w14:paraId="42F6501D" w14:textId="2BD06F16" w:rsidR="00075822" w:rsidRDefault="0000231F" w:rsidP="00C14EE4">
            <w:pPr>
              <w:pStyle w:val="a9"/>
              <w:numPr>
                <w:ilvl w:val="0"/>
                <w:numId w:val="217"/>
              </w:numPr>
              <w:spacing w:line="240" w:lineRule="auto"/>
              <w:jc w:val="both"/>
              <w:rPr>
                <w:rFonts w:ascii="Times New Roman" w:hAnsi="Times New Roman" w:cs="Times New Roman"/>
                <w:lang w:val="en-US"/>
              </w:rPr>
            </w:pPr>
            <w:r w:rsidRPr="006B0CD1">
              <w:rPr>
                <w:rFonts w:ascii="Times New Roman" w:hAnsi="Times New Roman" w:cs="Times New Roman"/>
              </w:rPr>
              <w:t>Ім'я власника картки</w:t>
            </w:r>
          </w:p>
          <w:p w14:paraId="52B9C07E" w14:textId="764268B8" w:rsidR="006B0CD1" w:rsidRPr="006B0CD1" w:rsidRDefault="0000231F" w:rsidP="00C14EE4">
            <w:pPr>
              <w:pStyle w:val="a9"/>
              <w:numPr>
                <w:ilvl w:val="0"/>
                <w:numId w:val="217"/>
              </w:numPr>
              <w:spacing w:line="240" w:lineRule="auto"/>
              <w:jc w:val="both"/>
              <w:rPr>
                <w:rFonts w:ascii="Times New Roman" w:hAnsi="Times New Roman" w:cs="Times New Roman"/>
                <w:lang w:val="en-US"/>
              </w:rPr>
            </w:pPr>
            <w:proofErr w:type="spellStart"/>
            <w:r w:rsidRPr="006B0CD1">
              <w:rPr>
                <w:rFonts w:ascii="Times New Roman" w:hAnsi="Times New Roman" w:cs="Times New Roman"/>
              </w:rPr>
              <w:lastRenderedPageBreak/>
              <w:t>Billing</w:t>
            </w:r>
            <w:proofErr w:type="spellEnd"/>
            <w:r w:rsidRPr="006B0CD1">
              <w:rPr>
                <w:rFonts w:ascii="Times New Roman" w:hAnsi="Times New Roman" w:cs="Times New Roman"/>
              </w:rPr>
              <w:t xml:space="preserve"> </w:t>
            </w:r>
            <w:proofErr w:type="spellStart"/>
            <w:r w:rsidRPr="006B0CD1">
              <w:rPr>
                <w:rFonts w:ascii="Times New Roman" w:hAnsi="Times New Roman" w:cs="Times New Roman"/>
              </w:rPr>
              <w:t>address</w:t>
            </w:r>
            <w:proofErr w:type="spellEnd"/>
            <w:r w:rsidRPr="006B0CD1">
              <w:rPr>
                <w:rFonts w:ascii="Times New Roman" w:hAnsi="Times New Roman" w:cs="Times New Roman"/>
              </w:rPr>
              <w:t xml:space="preserve"> (країна, поштовий індекс)</w:t>
            </w:r>
          </w:p>
          <w:p w14:paraId="2E215643" w14:textId="1474FE24" w:rsidR="006B0CD1" w:rsidRPr="006B0CD1" w:rsidRDefault="0000231F" w:rsidP="006B0CD1">
            <w:pPr>
              <w:pStyle w:val="a9"/>
              <w:numPr>
                <w:ilvl w:val="0"/>
                <w:numId w:val="211"/>
              </w:numPr>
              <w:spacing w:line="240" w:lineRule="auto"/>
              <w:ind w:left="370"/>
              <w:jc w:val="both"/>
              <w:rPr>
                <w:rFonts w:ascii="Times New Roman" w:hAnsi="Times New Roman" w:cs="Times New Roman"/>
                <w:lang w:val="en-US"/>
              </w:rPr>
            </w:pPr>
            <w:r w:rsidRPr="006B0CD1">
              <w:rPr>
                <w:rFonts w:ascii="Times New Roman" w:hAnsi="Times New Roman" w:cs="Times New Roman"/>
              </w:rPr>
              <w:t>Користувач заповнює всі поля картки</w:t>
            </w:r>
          </w:p>
          <w:p w14:paraId="429D8A92" w14:textId="04639589" w:rsidR="006B0CD1" w:rsidRPr="006B0CD1" w:rsidRDefault="0000231F" w:rsidP="006B0CD1">
            <w:pPr>
              <w:pStyle w:val="a9"/>
              <w:numPr>
                <w:ilvl w:val="0"/>
                <w:numId w:val="211"/>
              </w:numPr>
              <w:spacing w:line="240" w:lineRule="auto"/>
              <w:ind w:left="370"/>
              <w:jc w:val="both"/>
              <w:rPr>
                <w:rFonts w:ascii="Times New Roman" w:hAnsi="Times New Roman" w:cs="Times New Roman"/>
                <w:lang w:val="en-US"/>
              </w:rPr>
            </w:pPr>
            <w:r w:rsidRPr="006B0CD1">
              <w:rPr>
                <w:rFonts w:ascii="Times New Roman" w:hAnsi="Times New Roman" w:cs="Times New Roman"/>
              </w:rPr>
              <w:t xml:space="preserve">Система виконує клієнтську </w:t>
            </w:r>
            <w:proofErr w:type="spellStart"/>
            <w:r w:rsidRPr="006B0CD1">
              <w:rPr>
                <w:rFonts w:ascii="Times New Roman" w:hAnsi="Times New Roman" w:cs="Times New Roman"/>
              </w:rPr>
              <w:t>валідацію</w:t>
            </w:r>
            <w:proofErr w:type="spellEnd"/>
            <w:r w:rsidRPr="006B0CD1">
              <w:rPr>
                <w:rFonts w:ascii="Times New Roman" w:hAnsi="Times New Roman" w:cs="Times New Roman"/>
              </w:rPr>
              <w:t xml:space="preserve"> в реальному часі: перевіряє формат номера картки (</w:t>
            </w:r>
            <w:proofErr w:type="spellStart"/>
            <w:r w:rsidRPr="006B0CD1">
              <w:rPr>
                <w:rFonts w:ascii="Times New Roman" w:hAnsi="Times New Roman" w:cs="Times New Roman"/>
              </w:rPr>
              <w:t>Luhn</w:t>
            </w:r>
            <w:proofErr w:type="spellEnd"/>
            <w:r w:rsidRPr="006B0CD1">
              <w:rPr>
                <w:rFonts w:ascii="Times New Roman" w:hAnsi="Times New Roman" w:cs="Times New Roman"/>
              </w:rPr>
              <w:t xml:space="preserve"> </w:t>
            </w:r>
            <w:proofErr w:type="spellStart"/>
            <w:r w:rsidRPr="006B0CD1">
              <w:rPr>
                <w:rFonts w:ascii="Times New Roman" w:hAnsi="Times New Roman" w:cs="Times New Roman"/>
              </w:rPr>
              <w:t>algorithm</w:t>
            </w:r>
            <w:proofErr w:type="spellEnd"/>
            <w:r w:rsidRPr="006B0CD1">
              <w:rPr>
                <w:rFonts w:ascii="Times New Roman" w:hAnsi="Times New Roman" w:cs="Times New Roman"/>
              </w:rPr>
              <w:t xml:space="preserve">), </w:t>
            </w:r>
            <w:proofErr w:type="spellStart"/>
            <w:r w:rsidRPr="006B0CD1">
              <w:rPr>
                <w:rFonts w:ascii="Times New Roman" w:hAnsi="Times New Roman" w:cs="Times New Roman"/>
              </w:rPr>
              <w:t>валідує</w:t>
            </w:r>
            <w:proofErr w:type="spellEnd"/>
            <w:r w:rsidRPr="006B0CD1">
              <w:rPr>
                <w:rFonts w:ascii="Times New Roman" w:hAnsi="Times New Roman" w:cs="Times New Roman"/>
              </w:rPr>
              <w:t xml:space="preserve"> CVV (3-4 цифри), перевіряє термін дії (не застарілий)</w:t>
            </w:r>
          </w:p>
          <w:p w14:paraId="68744C68" w14:textId="4930D335" w:rsidR="006B0CD1" w:rsidRPr="006B0CD1" w:rsidRDefault="0000231F" w:rsidP="006B0CD1">
            <w:pPr>
              <w:pStyle w:val="a9"/>
              <w:numPr>
                <w:ilvl w:val="0"/>
                <w:numId w:val="211"/>
              </w:numPr>
              <w:spacing w:line="240" w:lineRule="auto"/>
              <w:ind w:left="370"/>
              <w:jc w:val="both"/>
              <w:rPr>
                <w:rFonts w:ascii="Times New Roman" w:hAnsi="Times New Roman" w:cs="Times New Roman"/>
                <w:lang w:val="en-US"/>
              </w:rPr>
            </w:pPr>
            <w:r w:rsidRPr="006B0CD1">
              <w:rPr>
                <w:rFonts w:ascii="Times New Roman" w:hAnsi="Times New Roman" w:cs="Times New Roman"/>
              </w:rPr>
              <w:t xml:space="preserve">Користувач ставить </w:t>
            </w:r>
            <w:proofErr w:type="spellStart"/>
            <w:r w:rsidRPr="006B0CD1">
              <w:rPr>
                <w:rFonts w:ascii="Times New Roman" w:hAnsi="Times New Roman" w:cs="Times New Roman"/>
              </w:rPr>
              <w:t>checkmark</w:t>
            </w:r>
            <w:proofErr w:type="spellEnd"/>
            <w:r w:rsidRPr="006B0CD1">
              <w:rPr>
                <w:rFonts w:ascii="Times New Roman" w:hAnsi="Times New Roman" w:cs="Times New Roman"/>
              </w:rPr>
              <w:t xml:space="preserve"> "Я приймаю </w:t>
            </w:r>
            <w:proofErr w:type="spellStart"/>
            <w:r w:rsidRPr="006B0CD1">
              <w:rPr>
                <w:rFonts w:ascii="Times New Roman" w:hAnsi="Times New Roman" w:cs="Times New Roman"/>
              </w:rPr>
              <w:t>Terms</w:t>
            </w:r>
            <w:proofErr w:type="spellEnd"/>
            <w:r w:rsidRPr="006B0CD1">
              <w:rPr>
                <w:rFonts w:ascii="Times New Roman" w:hAnsi="Times New Roman" w:cs="Times New Roman"/>
              </w:rPr>
              <w:t xml:space="preserve"> </w:t>
            </w:r>
            <w:proofErr w:type="spellStart"/>
            <w:r w:rsidRPr="006B0CD1">
              <w:rPr>
                <w:rFonts w:ascii="Times New Roman" w:hAnsi="Times New Roman" w:cs="Times New Roman"/>
              </w:rPr>
              <w:t>of</w:t>
            </w:r>
            <w:proofErr w:type="spellEnd"/>
            <w:r w:rsidRPr="006B0CD1">
              <w:rPr>
                <w:rFonts w:ascii="Times New Roman" w:hAnsi="Times New Roman" w:cs="Times New Roman"/>
              </w:rPr>
              <w:t xml:space="preserve"> </w:t>
            </w:r>
            <w:proofErr w:type="spellStart"/>
            <w:r w:rsidRPr="006B0CD1">
              <w:rPr>
                <w:rFonts w:ascii="Times New Roman" w:hAnsi="Times New Roman" w:cs="Times New Roman"/>
              </w:rPr>
              <w:t>Service</w:t>
            </w:r>
            <w:proofErr w:type="spellEnd"/>
            <w:r w:rsidRPr="006B0CD1">
              <w:rPr>
                <w:rFonts w:ascii="Times New Roman" w:hAnsi="Times New Roman" w:cs="Times New Roman"/>
              </w:rPr>
              <w:t>" (обов'язково)</w:t>
            </w:r>
          </w:p>
          <w:p w14:paraId="0FF0123F" w14:textId="0A90D9A5" w:rsidR="006B0CD1" w:rsidRPr="006B0CD1" w:rsidRDefault="0000231F" w:rsidP="006B0CD1">
            <w:pPr>
              <w:pStyle w:val="a9"/>
              <w:numPr>
                <w:ilvl w:val="0"/>
                <w:numId w:val="211"/>
              </w:numPr>
              <w:spacing w:line="240" w:lineRule="auto"/>
              <w:ind w:left="370"/>
              <w:jc w:val="both"/>
              <w:rPr>
                <w:rFonts w:ascii="Times New Roman" w:hAnsi="Times New Roman" w:cs="Times New Roman"/>
                <w:lang w:val="en-US"/>
              </w:rPr>
            </w:pPr>
            <w:r w:rsidRPr="006B0CD1">
              <w:rPr>
                <w:rFonts w:ascii="Times New Roman" w:hAnsi="Times New Roman" w:cs="Times New Roman"/>
              </w:rPr>
              <w:t>Користувач натискає кнопку "Оплатити 249 грн"</w:t>
            </w:r>
          </w:p>
          <w:p w14:paraId="48C7D332" w14:textId="482825EB" w:rsidR="006B0CD1" w:rsidRPr="006B0CD1" w:rsidRDefault="0000231F" w:rsidP="006B0CD1">
            <w:pPr>
              <w:pStyle w:val="a9"/>
              <w:numPr>
                <w:ilvl w:val="0"/>
                <w:numId w:val="211"/>
              </w:numPr>
              <w:spacing w:line="240" w:lineRule="auto"/>
              <w:ind w:left="370"/>
              <w:jc w:val="both"/>
              <w:rPr>
                <w:rFonts w:ascii="Times New Roman" w:hAnsi="Times New Roman" w:cs="Times New Roman"/>
                <w:lang w:val="en-US"/>
              </w:rPr>
            </w:pPr>
            <w:r w:rsidRPr="006B0CD1">
              <w:rPr>
                <w:rFonts w:ascii="Times New Roman" w:hAnsi="Times New Roman" w:cs="Times New Roman"/>
              </w:rPr>
              <w:t xml:space="preserve">Система показує </w:t>
            </w:r>
            <w:proofErr w:type="spellStart"/>
            <w:r w:rsidRPr="006B0CD1">
              <w:rPr>
                <w:rFonts w:ascii="Times New Roman" w:hAnsi="Times New Roman" w:cs="Times New Roman"/>
              </w:rPr>
              <w:t>loading</w:t>
            </w:r>
            <w:proofErr w:type="spellEnd"/>
            <w:r w:rsidRPr="006B0CD1">
              <w:rPr>
                <w:rFonts w:ascii="Times New Roman" w:hAnsi="Times New Roman" w:cs="Times New Roman"/>
              </w:rPr>
              <w:t xml:space="preserve"> </w:t>
            </w:r>
            <w:proofErr w:type="spellStart"/>
            <w:r w:rsidRPr="006B0CD1">
              <w:rPr>
                <w:rFonts w:ascii="Times New Roman" w:hAnsi="Times New Roman" w:cs="Times New Roman"/>
              </w:rPr>
              <w:t>indicator</w:t>
            </w:r>
            <w:proofErr w:type="spellEnd"/>
            <w:r w:rsidRPr="006B0CD1">
              <w:rPr>
                <w:rFonts w:ascii="Times New Roman" w:hAnsi="Times New Roman" w:cs="Times New Roman"/>
              </w:rPr>
              <w:t>: "Обробка платежу..."</w:t>
            </w:r>
          </w:p>
          <w:p w14:paraId="3ADC0EC1" w14:textId="579BE0B3" w:rsidR="006B0CD1" w:rsidRPr="006B0CD1" w:rsidRDefault="0000231F" w:rsidP="006B0CD1">
            <w:pPr>
              <w:pStyle w:val="a9"/>
              <w:numPr>
                <w:ilvl w:val="0"/>
                <w:numId w:val="211"/>
              </w:numPr>
              <w:spacing w:line="240" w:lineRule="auto"/>
              <w:ind w:left="370"/>
              <w:jc w:val="both"/>
              <w:rPr>
                <w:rFonts w:ascii="Times New Roman" w:hAnsi="Times New Roman" w:cs="Times New Roman"/>
                <w:lang w:val="en-US"/>
              </w:rPr>
            </w:pPr>
            <w:r w:rsidRPr="006B0CD1">
              <w:rPr>
                <w:rFonts w:ascii="Times New Roman" w:hAnsi="Times New Roman" w:cs="Times New Roman"/>
              </w:rPr>
              <w:t>Система відправляє дані картки безпосередньо до платіжного шлюзу (</w:t>
            </w:r>
            <w:proofErr w:type="spellStart"/>
            <w:r w:rsidRPr="006B0CD1">
              <w:rPr>
                <w:rFonts w:ascii="Times New Roman" w:hAnsi="Times New Roman" w:cs="Times New Roman"/>
              </w:rPr>
              <w:t>Stripe</w:t>
            </w:r>
            <w:proofErr w:type="spellEnd"/>
            <w:r w:rsidRPr="006B0CD1">
              <w:rPr>
                <w:rFonts w:ascii="Times New Roman" w:hAnsi="Times New Roman" w:cs="Times New Roman"/>
              </w:rPr>
              <w:t>) через захищене HTTPS з'єднання згідно US 10 (критерій 4)</w:t>
            </w:r>
          </w:p>
          <w:p w14:paraId="22A84DE6" w14:textId="77777777" w:rsidR="00075822" w:rsidRDefault="0000231F" w:rsidP="006B0CD1">
            <w:pPr>
              <w:pStyle w:val="a9"/>
              <w:numPr>
                <w:ilvl w:val="0"/>
                <w:numId w:val="211"/>
              </w:numPr>
              <w:spacing w:line="240" w:lineRule="auto"/>
              <w:ind w:left="370"/>
              <w:jc w:val="both"/>
              <w:rPr>
                <w:rFonts w:ascii="Times New Roman" w:hAnsi="Times New Roman" w:cs="Times New Roman"/>
                <w:lang w:val="en-US"/>
              </w:rPr>
            </w:pPr>
            <w:r w:rsidRPr="006B0CD1">
              <w:rPr>
                <w:rFonts w:ascii="Times New Roman" w:hAnsi="Times New Roman" w:cs="Times New Roman"/>
              </w:rPr>
              <w:t>Платіжний шлюз виконує:</w:t>
            </w:r>
          </w:p>
          <w:p w14:paraId="5F642B47" w14:textId="1524E084" w:rsidR="00075822" w:rsidRDefault="0000231F" w:rsidP="00C14EE4">
            <w:pPr>
              <w:pStyle w:val="a9"/>
              <w:numPr>
                <w:ilvl w:val="0"/>
                <w:numId w:val="216"/>
              </w:numPr>
              <w:spacing w:line="240" w:lineRule="auto"/>
              <w:jc w:val="both"/>
              <w:rPr>
                <w:rFonts w:ascii="Times New Roman" w:hAnsi="Times New Roman" w:cs="Times New Roman"/>
                <w:lang w:val="en-US"/>
              </w:rPr>
            </w:pPr>
            <w:r w:rsidRPr="006B0CD1">
              <w:rPr>
                <w:rFonts w:ascii="Times New Roman" w:hAnsi="Times New Roman" w:cs="Times New Roman"/>
              </w:rPr>
              <w:t xml:space="preserve">3D </w:t>
            </w:r>
            <w:proofErr w:type="spellStart"/>
            <w:r w:rsidRPr="006B0CD1">
              <w:rPr>
                <w:rFonts w:ascii="Times New Roman" w:hAnsi="Times New Roman" w:cs="Times New Roman"/>
              </w:rPr>
              <w:t>Secure</w:t>
            </w:r>
            <w:proofErr w:type="spellEnd"/>
            <w:r w:rsidRPr="006B0CD1">
              <w:rPr>
                <w:rFonts w:ascii="Times New Roman" w:hAnsi="Times New Roman" w:cs="Times New Roman"/>
              </w:rPr>
              <w:t xml:space="preserve"> аутентифікацію (якщо потрібна) - користувач отримує SMS код від банку</w:t>
            </w:r>
          </w:p>
          <w:p w14:paraId="660E4993" w14:textId="42C5E3D2" w:rsidR="00075822" w:rsidRDefault="0000231F" w:rsidP="00C14EE4">
            <w:pPr>
              <w:pStyle w:val="a9"/>
              <w:numPr>
                <w:ilvl w:val="0"/>
                <w:numId w:val="216"/>
              </w:numPr>
              <w:spacing w:line="240" w:lineRule="auto"/>
              <w:jc w:val="both"/>
              <w:rPr>
                <w:rFonts w:ascii="Times New Roman" w:hAnsi="Times New Roman" w:cs="Times New Roman"/>
                <w:lang w:val="en-US"/>
              </w:rPr>
            </w:pPr>
            <w:r w:rsidRPr="006B0CD1">
              <w:rPr>
                <w:rFonts w:ascii="Times New Roman" w:hAnsi="Times New Roman" w:cs="Times New Roman"/>
              </w:rPr>
              <w:t>Перевірку доступних коштів на картці</w:t>
            </w:r>
          </w:p>
          <w:p w14:paraId="1CACFA07" w14:textId="3CC1CE26" w:rsidR="00075822" w:rsidRDefault="0000231F" w:rsidP="00C14EE4">
            <w:pPr>
              <w:pStyle w:val="a9"/>
              <w:numPr>
                <w:ilvl w:val="0"/>
                <w:numId w:val="216"/>
              </w:numPr>
              <w:spacing w:line="240" w:lineRule="auto"/>
              <w:jc w:val="both"/>
              <w:rPr>
                <w:rFonts w:ascii="Times New Roman" w:hAnsi="Times New Roman" w:cs="Times New Roman"/>
                <w:lang w:val="en-US"/>
              </w:rPr>
            </w:pPr>
            <w:proofErr w:type="spellStart"/>
            <w:r w:rsidRPr="006B0CD1">
              <w:rPr>
                <w:rFonts w:ascii="Times New Roman" w:hAnsi="Times New Roman" w:cs="Times New Roman"/>
              </w:rPr>
              <w:t>Fraud</w:t>
            </w:r>
            <w:proofErr w:type="spellEnd"/>
            <w:r w:rsidRPr="006B0CD1">
              <w:rPr>
                <w:rFonts w:ascii="Times New Roman" w:hAnsi="Times New Roman" w:cs="Times New Roman"/>
              </w:rPr>
              <w:t xml:space="preserve"> </w:t>
            </w:r>
            <w:proofErr w:type="spellStart"/>
            <w:r w:rsidRPr="006B0CD1">
              <w:rPr>
                <w:rFonts w:ascii="Times New Roman" w:hAnsi="Times New Roman" w:cs="Times New Roman"/>
              </w:rPr>
              <w:t>detection</w:t>
            </w:r>
            <w:proofErr w:type="spellEnd"/>
            <w:r w:rsidRPr="006B0CD1">
              <w:rPr>
                <w:rFonts w:ascii="Times New Roman" w:hAnsi="Times New Roman" w:cs="Times New Roman"/>
              </w:rPr>
              <w:t xml:space="preserve"> (виявлення підозрілої активності)</w:t>
            </w:r>
          </w:p>
          <w:p w14:paraId="1285AEEE" w14:textId="720E5FFE" w:rsidR="006B0CD1" w:rsidRPr="006B0CD1" w:rsidRDefault="0000231F" w:rsidP="00C14EE4">
            <w:pPr>
              <w:pStyle w:val="a9"/>
              <w:numPr>
                <w:ilvl w:val="0"/>
                <w:numId w:val="216"/>
              </w:numPr>
              <w:spacing w:line="240" w:lineRule="auto"/>
              <w:jc w:val="both"/>
              <w:rPr>
                <w:rFonts w:ascii="Times New Roman" w:hAnsi="Times New Roman" w:cs="Times New Roman"/>
                <w:lang w:val="en-US"/>
              </w:rPr>
            </w:pPr>
            <w:proofErr w:type="spellStart"/>
            <w:r w:rsidRPr="006B0CD1">
              <w:rPr>
                <w:rFonts w:ascii="Times New Roman" w:hAnsi="Times New Roman" w:cs="Times New Roman"/>
              </w:rPr>
              <w:t>Authorization</w:t>
            </w:r>
            <w:proofErr w:type="spellEnd"/>
            <w:r w:rsidRPr="006B0CD1">
              <w:rPr>
                <w:rFonts w:ascii="Times New Roman" w:hAnsi="Times New Roman" w:cs="Times New Roman"/>
              </w:rPr>
              <w:t xml:space="preserve"> запит до банку користувача</w:t>
            </w:r>
          </w:p>
          <w:p w14:paraId="334330F8" w14:textId="4EE15BB9" w:rsidR="006B0CD1" w:rsidRPr="006B0CD1" w:rsidRDefault="0000231F" w:rsidP="006B0CD1">
            <w:pPr>
              <w:pStyle w:val="a9"/>
              <w:numPr>
                <w:ilvl w:val="0"/>
                <w:numId w:val="211"/>
              </w:numPr>
              <w:spacing w:line="240" w:lineRule="auto"/>
              <w:ind w:left="370"/>
              <w:jc w:val="both"/>
              <w:rPr>
                <w:rFonts w:ascii="Times New Roman" w:hAnsi="Times New Roman" w:cs="Times New Roman"/>
                <w:lang w:val="en-US"/>
              </w:rPr>
            </w:pPr>
            <w:r w:rsidRPr="006B0CD1">
              <w:rPr>
                <w:rFonts w:ascii="Times New Roman" w:hAnsi="Times New Roman" w:cs="Times New Roman"/>
              </w:rPr>
              <w:t xml:space="preserve">Банк схвалює транзакцію та повертає </w:t>
            </w:r>
            <w:proofErr w:type="spellStart"/>
            <w:r w:rsidRPr="006B0CD1">
              <w:rPr>
                <w:rFonts w:ascii="Times New Roman" w:hAnsi="Times New Roman" w:cs="Times New Roman"/>
              </w:rPr>
              <w:t>authorization</w:t>
            </w:r>
            <w:proofErr w:type="spellEnd"/>
            <w:r w:rsidRPr="006B0CD1">
              <w:rPr>
                <w:rFonts w:ascii="Times New Roman" w:hAnsi="Times New Roman" w:cs="Times New Roman"/>
              </w:rPr>
              <w:t xml:space="preserve"> </w:t>
            </w:r>
            <w:proofErr w:type="spellStart"/>
            <w:r w:rsidRPr="006B0CD1">
              <w:rPr>
                <w:rFonts w:ascii="Times New Roman" w:hAnsi="Times New Roman" w:cs="Times New Roman"/>
              </w:rPr>
              <w:t>code</w:t>
            </w:r>
            <w:proofErr w:type="spellEnd"/>
          </w:p>
          <w:p w14:paraId="3EF32089" w14:textId="6DA7E67C" w:rsidR="006B0CD1" w:rsidRPr="006B0CD1" w:rsidRDefault="0000231F" w:rsidP="006B0CD1">
            <w:pPr>
              <w:pStyle w:val="a9"/>
              <w:numPr>
                <w:ilvl w:val="0"/>
                <w:numId w:val="211"/>
              </w:numPr>
              <w:spacing w:line="240" w:lineRule="auto"/>
              <w:ind w:left="370"/>
              <w:jc w:val="both"/>
              <w:rPr>
                <w:rFonts w:ascii="Times New Roman" w:hAnsi="Times New Roman" w:cs="Times New Roman"/>
                <w:lang w:val="en-US"/>
              </w:rPr>
            </w:pPr>
            <w:r w:rsidRPr="006B0CD1">
              <w:rPr>
                <w:rFonts w:ascii="Times New Roman" w:hAnsi="Times New Roman" w:cs="Times New Roman"/>
              </w:rPr>
              <w:t xml:space="preserve">Платіжний шлюз обробляє платіж та повертає </w:t>
            </w:r>
            <w:proofErr w:type="spellStart"/>
            <w:r w:rsidRPr="006B0CD1">
              <w:rPr>
                <w:rFonts w:ascii="Times New Roman" w:hAnsi="Times New Roman" w:cs="Times New Roman"/>
              </w:rPr>
              <w:t>success</w:t>
            </w:r>
            <w:proofErr w:type="spellEnd"/>
            <w:r w:rsidRPr="006B0CD1">
              <w:rPr>
                <w:rFonts w:ascii="Times New Roman" w:hAnsi="Times New Roman" w:cs="Times New Roman"/>
              </w:rPr>
              <w:t xml:space="preserve"> </w:t>
            </w:r>
            <w:proofErr w:type="spellStart"/>
            <w:r w:rsidRPr="006B0CD1">
              <w:rPr>
                <w:rFonts w:ascii="Times New Roman" w:hAnsi="Times New Roman" w:cs="Times New Roman"/>
              </w:rPr>
              <w:t>response</w:t>
            </w:r>
            <w:proofErr w:type="spellEnd"/>
            <w:r w:rsidRPr="006B0CD1">
              <w:rPr>
                <w:rFonts w:ascii="Times New Roman" w:hAnsi="Times New Roman" w:cs="Times New Roman"/>
              </w:rPr>
              <w:t xml:space="preserve"> з </w:t>
            </w:r>
            <w:proofErr w:type="spellStart"/>
            <w:r w:rsidRPr="006B0CD1">
              <w:rPr>
                <w:rFonts w:ascii="Times New Roman" w:hAnsi="Times New Roman" w:cs="Times New Roman"/>
              </w:rPr>
              <w:t>transaction_id</w:t>
            </w:r>
            <w:proofErr w:type="spellEnd"/>
          </w:p>
          <w:p w14:paraId="3CE89162" w14:textId="5DD1CA8D" w:rsidR="006B0CD1" w:rsidRPr="006B0CD1" w:rsidRDefault="0000231F" w:rsidP="006B0CD1">
            <w:pPr>
              <w:pStyle w:val="a9"/>
              <w:numPr>
                <w:ilvl w:val="0"/>
                <w:numId w:val="211"/>
              </w:numPr>
              <w:spacing w:line="240" w:lineRule="auto"/>
              <w:ind w:left="370"/>
              <w:jc w:val="both"/>
              <w:rPr>
                <w:rFonts w:ascii="Times New Roman" w:hAnsi="Times New Roman" w:cs="Times New Roman"/>
                <w:lang w:val="en-US"/>
              </w:rPr>
            </w:pPr>
            <w:r w:rsidRPr="006B0CD1">
              <w:rPr>
                <w:rFonts w:ascii="Times New Roman" w:hAnsi="Times New Roman" w:cs="Times New Roman"/>
              </w:rPr>
              <w:t>Система отримує підтвердження успішного платежу</w:t>
            </w:r>
          </w:p>
          <w:p w14:paraId="0CDD8906" w14:textId="77777777" w:rsidR="00075822" w:rsidRDefault="0000231F" w:rsidP="006B0CD1">
            <w:pPr>
              <w:pStyle w:val="a9"/>
              <w:numPr>
                <w:ilvl w:val="0"/>
                <w:numId w:val="211"/>
              </w:numPr>
              <w:spacing w:line="240" w:lineRule="auto"/>
              <w:ind w:left="370"/>
              <w:jc w:val="both"/>
              <w:rPr>
                <w:rFonts w:ascii="Times New Roman" w:hAnsi="Times New Roman" w:cs="Times New Roman"/>
                <w:lang w:val="en-US"/>
              </w:rPr>
            </w:pPr>
            <w:r w:rsidRPr="006B0CD1">
              <w:rPr>
                <w:rFonts w:ascii="Times New Roman" w:hAnsi="Times New Roman" w:cs="Times New Roman"/>
              </w:rPr>
              <w:t>Система створює запис підписки у базі даних:</w:t>
            </w:r>
          </w:p>
          <w:p w14:paraId="6644F000" w14:textId="77777777" w:rsidR="00075822" w:rsidRDefault="0000231F" w:rsidP="00075822">
            <w:pPr>
              <w:pStyle w:val="a9"/>
              <w:numPr>
                <w:ilvl w:val="0"/>
                <w:numId w:val="215"/>
              </w:numPr>
              <w:spacing w:line="240" w:lineRule="auto"/>
              <w:jc w:val="both"/>
              <w:rPr>
                <w:rFonts w:ascii="Times New Roman" w:hAnsi="Times New Roman" w:cs="Times New Roman"/>
                <w:lang w:val="en-US"/>
              </w:rPr>
            </w:pPr>
            <w:proofErr w:type="spellStart"/>
            <w:r w:rsidRPr="006B0CD1">
              <w:rPr>
                <w:rFonts w:ascii="Times New Roman" w:hAnsi="Times New Roman" w:cs="Times New Roman"/>
              </w:rPr>
              <w:t>user_id</w:t>
            </w:r>
            <w:proofErr w:type="spellEnd"/>
            <w:r w:rsidRPr="006B0CD1">
              <w:rPr>
                <w:rFonts w:ascii="Times New Roman" w:hAnsi="Times New Roman" w:cs="Times New Roman"/>
              </w:rPr>
              <w:t xml:space="preserve">, </w:t>
            </w:r>
            <w:proofErr w:type="spellStart"/>
            <w:r w:rsidRPr="006B0CD1">
              <w:rPr>
                <w:rFonts w:ascii="Times New Roman" w:hAnsi="Times New Roman" w:cs="Times New Roman"/>
              </w:rPr>
              <w:t>plan_type</w:t>
            </w:r>
            <w:proofErr w:type="spellEnd"/>
            <w:r w:rsidRPr="006B0CD1">
              <w:rPr>
                <w:rFonts w:ascii="Times New Roman" w:hAnsi="Times New Roman" w:cs="Times New Roman"/>
              </w:rPr>
              <w:t xml:space="preserve"> (Standard),</w:t>
            </w:r>
          </w:p>
          <w:p w14:paraId="1C749FB5" w14:textId="77777777" w:rsidR="00075822" w:rsidRDefault="0000231F" w:rsidP="00075822">
            <w:pPr>
              <w:pStyle w:val="a9"/>
              <w:numPr>
                <w:ilvl w:val="0"/>
                <w:numId w:val="215"/>
              </w:numPr>
              <w:spacing w:line="240" w:lineRule="auto"/>
              <w:jc w:val="both"/>
              <w:rPr>
                <w:rFonts w:ascii="Times New Roman" w:hAnsi="Times New Roman" w:cs="Times New Roman"/>
                <w:lang w:val="en-US"/>
              </w:rPr>
            </w:pPr>
            <w:r w:rsidRPr="006B0CD1">
              <w:rPr>
                <w:rFonts w:ascii="Times New Roman" w:hAnsi="Times New Roman" w:cs="Times New Roman"/>
              </w:rPr>
              <w:t xml:space="preserve"> </w:t>
            </w:r>
            <w:proofErr w:type="spellStart"/>
            <w:r w:rsidRPr="006B0CD1">
              <w:rPr>
                <w:rFonts w:ascii="Times New Roman" w:hAnsi="Times New Roman" w:cs="Times New Roman"/>
              </w:rPr>
              <w:t>billing_cycle</w:t>
            </w:r>
            <w:proofErr w:type="spellEnd"/>
            <w:r w:rsidRPr="006B0CD1">
              <w:rPr>
                <w:rFonts w:ascii="Times New Roman" w:hAnsi="Times New Roman" w:cs="Times New Roman"/>
              </w:rPr>
              <w:t xml:space="preserve"> (</w:t>
            </w:r>
            <w:proofErr w:type="spellStart"/>
            <w:r w:rsidRPr="006B0CD1">
              <w:rPr>
                <w:rFonts w:ascii="Times New Roman" w:hAnsi="Times New Roman" w:cs="Times New Roman"/>
              </w:rPr>
              <w:t>monthly</w:t>
            </w:r>
            <w:proofErr w:type="spellEnd"/>
            <w:r w:rsidRPr="006B0CD1">
              <w:rPr>
                <w:rFonts w:ascii="Times New Roman" w:hAnsi="Times New Roman" w:cs="Times New Roman"/>
              </w:rPr>
              <w:t>),</w:t>
            </w:r>
          </w:p>
          <w:p w14:paraId="73322E58" w14:textId="77777777" w:rsidR="00075822" w:rsidRDefault="0000231F" w:rsidP="00075822">
            <w:pPr>
              <w:pStyle w:val="a9"/>
              <w:numPr>
                <w:ilvl w:val="0"/>
                <w:numId w:val="215"/>
              </w:numPr>
              <w:spacing w:line="240" w:lineRule="auto"/>
              <w:jc w:val="both"/>
              <w:rPr>
                <w:rFonts w:ascii="Times New Roman" w:hAnsi="Times New Roman" w:cs="Times New Roman"/>
                <w:lang w:val="en-US"/>
              </w:rPr>
            </w:pPr>
            <w:r w:rsidRPr="006B0CD1">
              <w:rPr>
                <w:rFonts w:ascii="Times New Roman" w:hAnsi="Times New Roman" w:cs="Times New Roman"/>
              </w:rPr>
              <w:t xml:space="preserve"> </w:t>
            </w:r>
            <w:proofErr w:type="spellStart"/>
            <w:r w:rsidRPr="006B0CD1">
              <w:rPr>
                <w:rFonts w:ascii="Times New Roman" w:hAnsi="Times New Roman" w:cs="Times New Roman"/>
              </w:rPr>
              <w:t>start_date</w:t>
            </w:r>
            <w:proofErr w:type="spellEnd"/>
            <w:r w:rsidRPr="006B0CD1">
              <w:rPr>
                <w:rFonts w:ascii="Times New Roman" w:hAnsi="Times New Roman" w:cs="Times New Roman"/>
              </w:rPr>
              <w:t xml:space="preserve"> (сьогодні),</w:t>
            </w:r>
          </w:p>
          <w:p w14:paraId="2718B779" w14:textId="77777777" w:rsidR="00075822" w:rsidRDefault="0000231F" w:rsidP="00075822">
            <w:pPr>
              <w:pStyle w:val="a9"/>
              <w:numPr>
                <w:ilvl w:val="0"/>
                <w:numId w:val="215"/>
              </w:numPr>
              <w:spacing w:line="240" w:lineRule="auto"/>
              <w:jc w:val="both"/>
              <w:rPr>
                <w:rFonts w:ascii="Times New Roman" w:hAnsi="Times New Roman" w:cs="Times New Roman"/>
                <w:lang w:val="en-US"/>
              </w:rPr>
            </w:pPr>
            <w:r w:rsidRPr="006B0CD1">
              <w:rPr>
                <w:rFonts w:ascii="Times New Roman" w:hAnsi="Times New Roman" w:cs="Times New Roman"/>
              </w:rPr>
              <w:t xml:space="preserve"> </w:t>
            </w:r>
            <w:proofErr w:type="spellStart"/>
            <w:r w:rsidRPr="006B0CD1">
              <w:rPr>
                <w:rFonts w:ascii="Times New Roman" w:hAnsi="Times New Roman" w:cs="Times New Roman"/>
              </w:rPr>
              <w:t>next_billing_date</w:t>
            </w:r>
            <w:proofErr w:type="spellEnd"/>
            <w:r w:rsidRPr="006B0CD1">
              <w:rPr>
                <w:rFonts w:ascii="Times New Roman" w:hAnsi="Times New Roman" w:cs="Times New Roman"/>
              </w:rPr>
              <w:t xml:space="preserve"> (+1 місяць),</w:t>
            </w:r>
          </w:p>
          <w:p w14:paraId="08EF24C2" w14:textId="77777777" w:rsidR="00075822" w:rsidRDefault="0000231F" w:rsidP="00075822">
            <w:pPr>
              <w:pStyle w:val="a9"/>
              <w:numPr>
                <w:ilvl w:val="0"/>
                <w:numId w:val="215"/>
              </w:numPr>
              <w:spacing w:line="240" w:lineRule="auto"/>
              <w:jc w:val="both"/>
              <w:rPr>
                <w:rFonts w:ascii="Times New Roman" w:hAnsi="Times New Roman" w:cs="Times New Roman"/>
                <w:lang w:val="en-US"/>
              </w:rPr>
            </w:pPr>
            <w:r w:rsidRPr="006B0CD1">
              <w:rPr>
                <w:rFonts w:ascii="Times New Roman" w:hAnsi="Times New Roman" w:cs="Times New Roman"/>
              </w:rPr>
              <w:t xml:space="preserve"> </w:t>
            </w:r>
            <w:proofErr w:type="spellStart"/>
            <w:r w:rsidRPr="006B0CD1">
              <w:rPr>
                <w:rFonts w:ascii="Times New Roman" w:hAnsi="Times New Roman" w:cs="Times New Roman"/>
              </w:rPr>
              <w:t>status</w:t>
            </w:r>
            <w:proofErr w:type="spellEnd"/>
            <w:r w:rsidRPr="006B0CD1">
              <w:rPr>
                <w:rFonts w:ascii="Times New Roman" w:hAnsi="Times New Roman" w:cs="Times New Roman"/>
              </w:rPr>
              <w:t xml:space="preserve"> (</w:t>
            </w:r>
            <w:proofErr w:type="spellStart"/>
            <w:r w:rsidRPr="006B0CD1">
              <w:rPr>
                <w:rFonts w:ascii="Times New Roman" w:hAnsi="Times New Roman" w:cs="Times New Roman"/>
              </w:rPr>
              <w:t>active</w:t>
            </w:r>
            <w:proofErr w:type="spellEnd"/>
            <w:r w:rsidRPr="006B0CD1">
              <w:rPr>
                <w:rFonts w:ascii="Times New Roman" w:hAnsi="Times New Roman" w:cs="Times New Roman"/>
              </w:rPr>
              <w:t>),</w:t>
            </w:r>
          </w:p>
          <w:p w14:paraId="1C9998CB" w14:textId="77777777" w:rsidR="00075822" w:rsidRDefault="0000231F" w:rsidP="00075822">
            <w:pPr>
              <w:pStyle w:val="a9"/>
              <w:numPr>
                <w:ilvl w:val="0"/>
                <w:numId w:val="215"/>
              </w:numPr>
              <w:spacing w:line="240" w:lineRule="auto"/>
              <w:jc w:val="both"/>
              <w:rPr>
                <w:rFonts w:ascii="Times New Roman" w:hAnsi="Times New Roman" w:cs="Times New Roman"/>
                <w:lang w:val="en-US"/>
              </w:rPr>
            </w:pPr>
            <w:r w:rsidRPr="006B0CD1">
              <w:rPr>
                <w:rFonts w:ascii="Times New Roman" w:hAnsi="Times New Roman" w:cs="Times New Roman"/>
              </w:rPr>
              <w:t xml:space="preserve"> </w:t>
            </w:r>
            <w:proofErr w:type="spellStart"/>
            <w:r w:rsidRPr="006B0CD1">
              <w:rPr>
                <w:rFonts w:ascii="Times New Roman" w:hAnsi="Times New Roman" w:cs="Times New Roman"/>
              </w:rPr>
              <w:t>payment_method</w:t>
            </w:r>
            <w:proofErr w:type="spellEnd"/>
            <w:r w:rsidRPr="006B0CD1">
              <w:rPr>
                <w:rFonts w:ascii="Times New Roman" w:hAnsi="Times New Roman" w:cs="Times New Roman"/>
              </w:rPr>
              <w:t xml:space="preserve"> (</w:t>
            </w:r>
            <w:proofErr w:type="spellStart"/>
            <w:r w:rsidRPr="006B0CD1">
              <w:rPr>
                <w:rFonts w:ascii="Times New Roman" w:hAnsi="Times New Roman" w:cs="Times New Roman"/>
              </w:rPr>
              <w:t>card</w:t>
            </w:r>
            <w:proofErr w:type="spellEnd"/>
            <w:r w:rsidRPr="006B0CD1">
              <w:rPr>
                <w:rFonts w:ascii="Times New Roman" w:hAnsi="Times New Roman" w:cs="Times New Roman"/>
              </w:rPr>
              <w:t>_****1234),</w:t>
            </w:r>
          </w:p>
          <w:p w14:paraId="1EA6E392" w14:textId="5961EBA2" w:rsidR="006B0CD1" w:rsidRPr="006B0CD1" w:rsidRDefault="0000231F" w:rsidP="00075822">
            <w:pPr>
              <w:pStyle w:val="a9"/>
              <w:numPr>
                <w:ilvl w:val="0"/>
                <w:numId w:val="215"/>
              </w:numPr>
              <w:spacing w:line="240" w:lineRule="auto"/>
              <w:jc w:val="both"/>
              <w:rPr>
                <w:rFonts w:ascii="Times New Roman" w:hAnsi="Times New Roman" w:cs="Times New Roman"/>
                <w:lang w:val="en-US"/>
              </w:rPr>
            </w:pPr>
            <w:r w:rsidRPr="006B0CD1">
              <w:rPr>
                <w:rFonts w:ascii="Times New Roman" w:hAnsi="Times New Roman" w:cs="Times New Roman"/>
              </w:rPr>
              <w:t xml:space="preserve"> </w:t>
            </w:r>
            <w:proofErr w:type="spellStart"/>
            <w:r w:rsidRPr="006B0CD1">
              <w:rPr>
                <w:rFonts w:ascii="Times New Roman" w:hAnsi="Times New Roman" w:cs="Times New Roman"/>
              </w:rPr>
              <w:t>auto_renew</w:t>
            </w:r>
            <w:proofErr w:type="spellEnd"/>
            <w:r w:rsidRPr="006B0CD1">
              <w:rPr>
                <w:rFonts w:ascii="Times New Roman" w:hAnsi="Times New Roman" w:cs="Times New Roman"/>
              </w:rPr>
              <w:t xml:space="preserve"> (</w:t>
            </w:r>
            <w:proofErr w:type="spellStart"/>
            <w:r w:rsidRPr="006B0CD1">
              <w:rPr>
                <w:rFonts w:ascii="Times New Roman" w:hAnsi="Times New Roman" w:cs="Times New Roman"/>
              </w:rPr>
              <w:t>true</w:t>
            </w:r>
            <w:proofErr w:type="spellEnd"/>
            <w:r w:rsidRPr="006B0CD1">
              <w:rPr>
                <w:rFonts w:ascii="Times New Roman" w:hAnsi="Times New Roman" w:cs="Times New Roman"/>
              </w:rPr>
              <w:t>)</w:t>
            </w:r>
          </w:p>
          <w:p w14:paraId="525DBE1C" w14:textId="17611F9A" w:rsidR="006B0CD1" w:rsidRPr="006B0CD1" w:rsidRDefault="0000231F" w:rsidP="006B0CD1">
            <w:pPr>
              <w:pStyle w:val="a9"/>
              <w:numPr>
                <w:ilvl w:val="0"/>
                <w:numId w:val="211"/>
              </w:numPr>
              <w:spacing w:line="240" w:lineRule="auto"/>
              <w:ind w:left="370"/>
              <w:jc w:val="both"/>
              <w:rPr>
                <w:rFonts w:ascii="Times New Roman" w:hAnsi="Times New Roman" w:cs="Times New Roman"/>
                <w:lang w:val="en-US"/>
              </w:rPr>
            </w:pPr>
            <w:r w:rsidRPr="006B0CD1">
              <w:rPr>
                <w:rFonts w:ascii="Times New Roman" w:hAnsi="Times New Roman" w:cs="Times New Roman"/>
              </w:rPr>
              <w:t xml:space="preserve">Система створює запис транзакції: </w:t>
            </w:r>
            <w:proofErr w:type="spellStart"/>
            <w:r w:rsidRPr="006B0CD1">
              <w:rPr>
                <w:rFonts w:ascii="Times New Roman" w:hAnsi="Times New Roman" w:cs="Times New Roman"/>
              </w:rPr>
              <w:t>transaction_id</w:t>
            </w:r>
            <w:proofErr w:type="spellEnd"/>
            <w:r w:rsidRPr="006B0CD1">
              <w:rPr>
                <w:rFonts w:ascii="Times New Roman" w:hAnsi="Times New Roman" w:cs="Times New Roman"/>
              </w:rPr>
              <w:t xml:space="preserve">, </w:t>
            </w:r>
            <w:proofErr w:type="spellStart"/>
            <w:r w:rsidRPr="006B0CD1">
              <w:rPr>
                <w:rFonts w:ascii="Times New Roman" w:hAnsi="Times New Roman" w:cs="Times New Roman"/>
              </w:rPr>
              <w:t>user_id</w:t>
            </w:r>
            <w:proofErr w:type="spellEnd"/>
            <w:r w:rsidRPr="006B0CD1">
              <w:rPr>
                <w:rFonts w:ascii="Times New Roman" w:hAnsi="Times New Roman" w:cs="Times New Roman"/>
              </w:rPr>
              <w:t xml:space="preserve">, </w:t>
            </w:r>
            <w:proofErr w:type="spellStart"/>
            <w:r w:rsidRPr="006B0CD1">
              <w:rPr>
                <w:rFonts w:ascii="Times New Roman" w:hAnsi="Times New Roman" w:cs="Times New Roman"/>
              </w:rPr>
              <w:t>amount</w:t>
            </w:r>
            <w:proofErr w:type="spellEnd"/>
            <w:r w:rsidRPr="006B0CD1">
              <w:rPr>
                <w:rFonts w:ascii="Times New Roman" w:hAnsi="Times New Roman" w:cs="Times New Roman"/>
              </w:rPr>
              <w:t xml:space="preserve"> (249 грн), </w:t>
            </w:r>
            <w:proofErr w:type="spellStart"/>
            <w:r w:rsidRPr="006B0CD1">
              <w:rPr>
                <w:rFonts w:ascii="Times New Roman" w:hAnsi="Times New Roman" w:cs="Times New Roman"/>
              </w:rPr>
              <w:t>currency</w:t>
            </w:r>
            <w:proofErr w:type="spellEnd"/>
            <w:r w:rsidRPr="006B0CD1">
              <w:rPr>
                <w:rFonts w:ascii="Times New Roman" w:hAnsi="Times New Roman" w:cs="Times New Roman"/>
              </w:rPr>
              <w:t xml:space="preserve"> (UAH), </w:t>
            </w:r>
            <w:proofErr w:type="spellStart"/>
            <w:r w:rsidRPr="006B0CD1">
              <w:rPr>
                <w:rFonts w:ascii="Times New Roman" w:hAnsi="Times New Roman" w:cs="Times New Roman"/>
              </w:rPr>
              <w:t>payment_method</w:t>
            </w:r>
            <w:proofErr w:type="spellEnd"/>
            <w:r w:rsidRPr="006B0CD1">
              <w:rPr>
                <w:rFonts w:ascii="Times New Roman" w:hAnsi="Times New Roman" w:cs="Times New Roman"/>
              </w:rPr>
              <w:t xml:space="preserve">, </w:t>
            </w:r>
            <w:proofErr w:type="spellStart"/>
            <w:r w:rsidRPr="006B0CD1">
              <w:rPr>
                <w:rFonts w:ascii="Times New Roman" w:hAnsi="Times New Roman" w:cs="Times New Roman"/>
              </w:rPr>
              <w:t>status</w:t>
            </w:r>
            <w:proofErr w:type="spellEnd"/>
            <w:r w:rsidRPr="006B0CD1">
              <w:rPr>
                <w:rFonts w:ascii="Times New Roman" w:hAnsi="Times New Roman" w:cs="Times New Roman"/>
              </w:rPr>
              <w:t xml:space="preserve"> (</w:t>
            </w:r>
            <w:proofErr w:type="spellStart"/>
            <w:r w:rsidRPr="006B0CD1">
              <w:rPr>
                <w:rFonts w:ascii="Times New Roman" w:hAnsi="Times New Roman" w:cs="Times New Roman"/>
              </w:rPr>
              <w:t>completed</w:t>
            </w:r>
            <w:proofErr w:type="spellEnd"/>
            <w:r w:rsidRPr="006B0CD1">
              <w:rPr>
                <w:rFonts w:ascii="Times New Roman" w:hAnsi="Times New Roman" w:cs="Times New Roman"/>
              </w:rPr>
              <w:t xml:space="preserve">), </w:t>
            </w:r>
            <w:proofErr w:type="spellStart"/>
            <w:r w:rsidRPr="006B0CD1">
              <w:rPr>
                <w:rFonts w:ascii="Times New Roman" w:hAnsi="Times New Roman" w:cs="Times New Roman"/>
              </w:rPr>
              <w:t>timestamp</w:t>
            </w:r>
            <w:proofErr w:type="spellEnd"/>
          </w:p>
          <w:p w14:paraId="107CCC36" w14:textId="673B25FA" w:rsidR="006B0CD1" w:rsidRPr="006B0CD1" w:rsidRDefault="0000231F" w:rsidP="006B0CD1">
            <w:pPr>
              <w:pStyle w:val="a9"/>
              <w:numPr>
                <w:ilvl w:val="0"/>
                <w:numId w:val="211"/>
              </w:numPr>
              <w:spacing w:line="240" w:lineRule="auto"/>
              <w:ind w:left="370"/>
              <w:jc w:val="both"/>
              <w:rPr>
                <w:rFonts w:ascii="Times New Roman" w:hAnsi="Times New Roman" w:cs="Times New Roman"/>
                <w:lang w:val="en-US"/>
              </w:rPr>
            </w:pPr>
            <w:r w:rsidRPr="006B0CD1">
              <w:rPr>
                <w:rFonts w:ascii="Times New Roman" w:hAnsi="Times New Roman" w:cs="Times New Roman"/>
              </w:rPr>
              <w:t xml:space="preserve">Система оновлює статус користувача на "Premium </w:t>
            </w:r>
            <w:proofErr w:type="spellStart"/>
            <w:r w:rsidRPr="006B0CD1">
              <w:rPr>
                <w:rFonts w:ascii="Times New Roman" w:hAnsi="Times New Roman" w:cs="Times New Roman"/>
              </w:rPr>
              <w:t>Subscriber</w:t>
            </w:r>
            <w:proofErr w:type="spellEnd"/>
            <w:r w:rsidRPr="006B0CD1">
              <w:rPr>
                <w:rFonts w:ascii="Times New Roman" w:hAnsi="Times New Roman" w:cs="Times New Roman"/>
              </w:rPr>
              <w:t>"</w:t>
            </w:r>
          </w:p>
          <w:p w14:paraId="0D4903D6" w14:textId="77777777" w:rsidR="00075822" w:rsidRDefault="0000231F" w:rsidP="006B0CD1">
            <w:pPr>
              <w:pStyle w:val="a9"/>
              <w:numPr>
                <w:ilvl w:val="0"/>
                <w:numId w:val="211"/>
              </w:numPr>
              <w:spacing w:line="240" w:lineRule="auto"/>
              <w:ind w:left="370"/>
              <w:jc w:val="both"/>
              <w:rPr>
                <w:rFonts w:ascii="Times New Roman" w:hAnsi="Times New Roman" w:cs="Times New Roman"/>
                <w:lang w:val="en-US"/>
              </w:rPr>
            </w:pPr>
            <w:r w:rsidRPr="006B0CD1">
              <w:rPr>
                <w:rFonts w:ascii="Times New Roman" w:hAnsi="Times New Roman" w:cs="Times New Roman"/>
              </w:rPr>
              <w:t>Система відкриває права доступу згідно US 10 (критерій 3):</w:t>
            </w:r>
          </w:p>
          <w:p w14:paraId="41D77909" w14:textId="1E891FE6" w:rsidR="00075822" w:rsidRDefault="0000231F" w:rsidP="00075822">
            <w:pPr>
              <w:pStyle w:val="a9"/>
              <w:numPr>
                <w:ilvl w:val="0"/>
                <w:numId w:val="214"/>
              </w:numPr>
              <w:spacing w:line="240" w:lineRule="auto"/>
              <w:jc w:val="both"/>
              <w:rPr>
                <w:rFonts w:ascii="Times New Roman" w:hAnsi="Times New Roman" w:cs="Times New Roman"/>
                <w:lang w:val="en-US"/>
              </w:rPr>
            </w:pPr>
            <w:proofErr w:type="spellStart"/>
            <w:r w:rsidRPr="006B0CD1">
              <w:rPr>
                <w:rFonts w:ascii="Times New Roman" w:hAnsi="Times New Roman" w:cs="Times New Roman"/>
              </w:rPr>
              <w:t>Unlimited</w:t>
            </w:r>
            <w:proofErr w:type="spellEnd"/>
            <w:r w:rsidRPr="006B0CD1">
              <w:rPr>
                <w:rFonts w:ascii="Times New Roman" w:hAnsi="Times New Roman" w:cs="Times New Roman"/>
              </w:rPr>
              <w:t xml:space="preserve"> </w:t>
            </w:r>
            <w:proofErr w:type="spellStart"/>
            <w:r w:rsidRPr="006B0CD1">
              <w:rPr>
                <w:rFonts w:ascii="Times New Roman" w:hAnsi="Times New Roman" w:cs="Times New Roman"/>
              </w:rPr>
              <w:t>streaming</w:t>
            </w:r>
            <w:proofErr w:type="spellEnd"/>
            <w:r w:rsidRPr="006B0CD1">
              <w:rPr>
                <w:rFonts w:ascii="Times New Roman" w:hAnsi="Times New Roman" w:cs="Times New Roman"/>
              </w:rPr>
              <w:t xml:space="preserve"> у </w:t>
            </w:r>
            <w:proofErr w:type="spellStart"/>
            <w:r w:rsidRPr="006B0CD1">
              <w:rPr>
                <w:rFonts w:ascii="Times New Roman" w:hAnsi="Times New Roman" w:cs="Times New Roman"/>
              </w:rPr>
              <w:t>Full</w:t>
            </w:r>
            <w:proofErr w:type="spellEnd"/>
            <w:r w:rsidRPr="006B0CD1">
              <w:rPr>
                <w:rFonts w:ascii="Times New Roman" w:hAnsi="Times New Roman" w:cs="Times New Roman"/>
              </w:rPr>
              <w:t xml:space="preserve"> HD</w:t>
            </w:r>
          </w:p>
          <w:p w14:paraId="63692EBF" w14:textId="0D997F1E" w:rsidR="00075822" w:rsidRDefault="0000231F" w:rsidP="00075822">
            <w:pPr>
              <w:pStyle w:val="a9"/>
              <w:numPr>
                <w:ilvl w:val="0"/>
                <w:numId w:val="214"/>
              </w:numPr>
              <w:spacing w:line="240" w:lineRule="auto"/>
              <w:jc w:val="both"/>
              <w:rPr>
                <w:rFonts w:ascii="Times New Roman" w:hAnsi="Times New Roman" w:cs="Times New Roman"/>
                <w:lang w:val="en-US"/>
              </w:rPr>
            </w:pPr>
            <w:r w:rsidRPr="006B0CD1">
              <w:rPr>
                <w:rFonts w:ascii="Times New Roman" w:hAnsi="Times New Roman" w:cs="Times New Roman"/>
              </w:rPr>
              <w:t xml:space="preserve">2 одночасних </w:t>
            </w:r>
            <w:proofErr w:type="spellStart"/>
            <w:r w:rsidRPr="006B0CD1">
              <w:rPr>
                <w:rFonts w:ascii="Times New Roman" w:hAnsi="Times New Roman" w:cs="Times New Roman"/>
              </w:rPr>
              <w:t>streams</w:t>
            </w:r>
            <w:proofErr w:type="spellEnd"/>
          </w:p>
          <w:p w14:paraId="6122723E" w14:textId="54AE5D17" w:rsidR="00075822" w:rsidRDefault="0000231F" w:rsidP="00075822">
            <w:pPr>
              <w:pStyle w:val="a9"/>
              <w:numPr>
                <w:ilvl w:val="0"/>
                <w:numId w:val="214"/>
              </w:numPr>
              <w:spacing w:line="240" w:lineRule="auto"/>
              <w:jc w:val="both"/>
              <w:rPr>
                <w:rFonts w:ascii="Times New Roman" w:hAnsi="Times New Roman" w:cs="Times New Roman"/>
                <w:lang w:val="en-US"/>
              </w:rPr>
            </w:pPr>
            <w:proofErr w:type="spellStart"/>
            <w:r w:rsidRPr="006B0CD1">
              <w:rPr>
                <w:rFonts w:ascii="Times New Roman" w:hAnsi="Times New Roman" w:cs="Times New Roman"/>
              </w:rPr>
              <w:t>Offline</w:t>
            </w:r>
            <w:proofErr w:type="spellEnd"/>
            <w:r w:rsidRPr="006B0CD1">
              <w:rPr>
                <w:rFonts w:ascii="Times New Roman" w:hAnsi="Times New Roman" w:cs="Times New Roman"/>
              </w:rPr>
              <w:t xml:space="preserve"> </w:t>
            </w:r>
            <w:proofErr w:type="spellStart"/>
            <w:r w:rsidRPr="006B0CD1">
              <w:rPr>
                <w:rFonts w:ascii="Times New Roman" w:hAnsi="Times New Roman" w:cs="Times New Roman"/>
              </w:rPr>
              <w:t>downloads</w:t>
            </w:r>
            <w:proofErr w:type="spellEnd"/>
            <w:r w:rsidRPr="006B0CD1">
              <w:rPr>
                <w:rFonts w:ascii="Times New Roman" w:hAnsi="Times New Roman" w:cs="Times New Roman"/>
              </w:rPr>
              <w:t xml:space="preserve"> (до 10 фільмів)</w:t>
            </w:r>
          </w:p>
          <w:p w14:paraId="0F094DFA" w14:textId="4036283A" w:rsidR="006B0CD1" w:rsidRPr="006B0CD1" w:rsidRDefault="0000231F" w:rsidP="00075822">
            <w:pPr>
              <w:pStyle w:val="a9"/>
              <w:numPr>
                <w:ilvl w:val="0"/>
                <w:numId w:val="214"/>
              </w:numPr>
              <w:spacing w:line="240" w:lineRule="auto"/>
              <w:jc w:val="both"/>
              <w:rPr>
                <w:rFonts w:ascii="Times New Roman" w:hAnsi="Times New Roman" w:cs="Times New Roman"/>
                <w:lang w:val="en-US"/>
              </w:rPr>
            </w:pPr>
            <w:proofErr w:type="spellStart"/>
            <w:r w:rsidRPr="006B0CD1">
              <w:rPr>
                <w:rFonts w:ascii="Times New Roman" w:hAnsi="Times New Roman" w:cs="Times New Roman"/>
              </w:rPr>
              <w:t>No</w:t>
            </w:r>
            <w:proofErr w:type="spellEnd"/>
            <w:r w:rsidRPr="006B0CD1">
              <w:rPr>
                <w:rFonts w:ascii="Times New Roman" w:hAnsi="Times New Roman" w:cs="Times New Roman"/>
              </w:rPr>
              <w:t xml:space="preserve"> </w:t>
            </w:r>
            <w:proofErr w:type="spellStart"/>
            <w:r w:rsidRPr="006B0CD1">
              <w:rPr>
                <w:rFonts w:ascii="Times New Roman" w:hAnsi="Times New Roman" w:cs="Times New Roman"/>
              </w:rPr>
              <w:t>ads</w:t>
            </w:r>
            <w:proofErr w:type="spellEnd"/>
          </w:p>
          <w:p w14:paraId="5B6ED9FD" w14:textId="77777777" w:rsidR="00075822" w:rsidRDefault="0000231F" w:rsidP="006B0CD1">
            <w:pPr>
              <w:pStyle w:val="a9"/>
              <w:numPr>
                <w:ilvl w:val="0"/>
                <w:numId w:val="211"/>
              </w:numPr>
              <w:spacing w:line="240" w:lineRule="auto"/>
              <w:ind w:left="370"/>
              <w:jc w:val="both"/>
              <w:rPr>
                <w:rFonts w:ascii="Times New Roman" w:hAnsi="Times New Roman" w:cs="Times New Roman"/>
                <w:lang w:val="en-US"/>
              </w:rPr>
            </w:pPr>
            <w:r w:rsidRPr="006B0CD1">
              <w:rPr>
                <w:rFonts w:ascii="Times New Roman" w:hAnsi="Times New Roman" w:cs="Times New Roman"/>
              </w:rPr>
              <w:t>Система відображає сторінку успіху з конфетті анімацією:</w:t>
            </w:r>
          </w:p>
          <w:p w14:paraId="2B668D18" w14:textId="236FF993" w:rsidR="00075822" w:rsidRDefault="0000231F" w:rsidP="00075822">
            <w:pPr>
              <w:pStyle w:val="a9"/>
              <w:numPr>
                <w:ilvl w:val="0"/>
                <w:numId w:val="213"/>
              </w:numPr>
              <w:spacing w:line="240" w:lineRule="auto"/>
              <w:jc w:val="both"/>
              <w:rPr>
                <w:rFonts w:ascii="Times New Roman" w:hAnsi="Times New Roman" w:cs="Times New Roman"/>
                <w:lang w:val="en-US"/>
              </w:rPr>
            </w:pPr>
            <w:r w:rsidRPr="006B0CD1">
              <w:rPr>
                <w:rFonts w:ascii="Times New Roman" w:hAnsi="Times New Roman" w:cs="Times New Roman"/>
              </w:rPr>
              <w:t xml:space="preserve">"Вітаємо! Ваша підписка активована </w:t>
            </w:r>
            <w:r w:rsidRPr="006B0CD1">
              <w:rPr>
                <w:rFonts w:ascii="Segoe UI Symbol" w:hAnsi="Segoe UI Symbol" w:cs="Segoe UI Symbol"/>
              </w:rPr>
              <w:t>✓</w:t>
            </w:r>
            <w:r w:rsidRPr="006B0CD1">
              <w:rPr>
                <w:rFonts w:ascii="Times New Roman" w:hAnsi="Times New Roman" w:cs="Times New Roman"/>
              </w:rPr>
              <w:t>"</w:t>
            </w:r>
          </w:p>
          <w:p w14:paraId="36C64D6F" w14:textId="19C651AC" w:rsidR="00075822" w:rsidRDefault="0000231F" w:rsidP="00075822">
            <w:pPr>
              <w:pStyle w:val="a9"/>
              <w:numPr>
                <w:ilvl w:val="0"/>
                <w:numId w:val="213"/>
              </w:numPr>
              <w:spacing w:line="240" w:lineRule="auto"/>
              <w:jc w:val="both"/>
              <w:rPr>
                <w:rFonts w:ascii="Times New Roman" w:hAnsi="Times New Roman" w:cs="Times New Roman"/>
                <w:lang w:val="en-US"/>
              </w:rPr>
            </w:pPr>
            <w:r w:rsidRPr="006B0CD1">
              <w:rPr>
                <w:rFonts w:ascii="Times New Roman" w:hAnsi="Times New Roman" w:cs="Times New Roman"/>
              </w:rPr>
              <w:t>Деталі підписки: план, ціна, дата наступного платежу</w:t>
            </w:r>
          </w:p>
          <w:p w14:paraId="72B4F36E" w14:textId="68380215" w:rsidR="00075822" w:rsidRDefault="0000231F" w:rsidP="00075822">
            <w:pPr>
              <w:pStyle w:val="a9"/>
              <w:numPr>
                <w:ilvl w:val="0"/>
                <w:numId w:val="213"/>
              </w:numPr>
              <w:spacing w:line="240" w:lineRule="auto"/>
              <w:jc w:val="both"/>
              <w:rPr>
                <w:rFonts w:ascii="Times New Roman" w:hAnsi="Times New Roman" w:cs="Times New Roman"/>
                <w:lang w:val="en-US"/>
              </w:rPr>
            </w:pPr>
            <w:r w:rsidRPr="006B0CD1">
              <w:rPr>
                <w:rFonts w:ascii="Times New Roman" w:hAnsi="Times New Roman" w:cs="Times New Roman"/>
              </w:rPr>
              <w:t>"Інвойс надіслано на [</w:t>
            </w:r>
            <w:proofErr w:type="spellStart"/>
            <w:r w:rsidRPr="006B0CD1">
              <w:rPr>
                <w:rFonts w:ascii="Times New Roman" w:hAnsi="Times New Roman" w:cs="Times New Roman"/>
              </w:rPr>
              <w:t>email</w:t>
            </w:r>
            <w:proofErr w:type="spellEnd"/>
            <w:r w:rsidRPr="006B0CD1">
              <w:rPr>
                <w:rFonts w:ascii="Times New Roman" w:hAnsi="Times New Roman" w:cs="Times New Roman"/>
              </w:rPr>
              <w:t>]"</w:t>
            </w:r>
          </w:p>
          <w:p w14:paraId="1C3401F3" w14:textId="47B4CE39" w:rsidR="006B0CD1" w:rsidRPr="006B0CD1" w:rsidRDefault="0000231F" w:rsidP="00075822">
            <w:pPr>
              <w:pStyle w:val="a9"/>
              <w:numPr>
                <w:ilvl w:val="0"/>
                <w:numId w:val="213"/>
              </w:numPr>
              <w:spacing w:line="240" w:lineRule="auto"/>
              <w:jc w:val="both"/>
              <w:rPr>
                <w:rFonts w:ascii="Times New Roman" w:hAnsi="Times New Roman" w:cs="Times New Roman"/>
                <w:lang w:val="en-US"/>
              </w:rPr>
            </w:pPr>
            <w:r w:rsidRPr="006B0CD1">
              <w:rPr>
                <w:rFonts w:ascii="Times New Roman" w:hAnsi="Times New Roman" w:cs="Times New Roman"/>
              </w:rPr>
              <w:t>Кнопка "Почати перегляд"</w:t>
            </w:r>
          </w:p>
          <w:p w14:paraId="58342562" w14:textId="77777777" w:rsidR="00075822" w:rsidRDefault="0000231F" w:rsidP="006B0CD1">
            <w:pPr>
              <w:pStyle w:val="a9"/>
              <w:numPr>
                <w:ilvl w:val="0"/>
                <w:numId w:val="211"/>
              </w:numPr>
              <w:spacing w:line="240" w:lineRule="auto"/>
              <w:ind w:left="370"/>
              <w:jc w:val="both"/>
              <w:rPr>
                <w:rFonts w:ascii="Times New Roman" w:hAnsi="Times New Roman" w:cs="Times New Roman"/>
                <w:lang w:val="en-US"/>
              </w:rPr>
            </w:pPr>
            <w:r w:rsidRPr="006B0CD1">
              <w:rPr>
                <w:rFonts w:ascii="Times New Roman" w:hAnsi="Times New Roman" w:cs="Times New Roman"/>
              </w:rPr>
              <w:t xml:space="preserve">Система автоматично надсилає </w:t>
            </w:r>
            <w:proofErr w:type="spellStart"/>
            <w:r w:rsidRPr="006B0CD1">
              <w:rPr>
                <w:rFonts w:ascii="Times New Roman" w:hAnsi="Times New Roman" w:cs="Times New Roman"/>
              </w:rPr>
              <w:t>email</w:t>
            </w:r>
            <w:proofErr w:type="spellEnd"/>
            <w:r w:rsidRPr="006B0CD1">
              <w:rPr>
                <w:rFonts w:ascii="Times New Roman" w:hAnsi="Times New Roman" w:cs="Times New Roman"/>
              </w:rPr>
              <w:t xml:space="preserve"> підтвердження згідно US 10 (критерій 5):</w:t>
            </w:r>
          </w:p>
          <w:p w14:paraId="1C039593" w14:textId="78FC3EA4" w:rsidR="00075822" w:rsidRDefault="0000231F" w:rsidP="00075822">
            <w:pPr>
              <w:pStyle w:val="a9"/>
              <w:numPr>
                <w:ilvl w:val="0"/>
                <w:numId w:val="212"/>
              </w:numPr>
              <w:spacing w:line="240" w:lineRule="auto"/>
              <w:jc w:val="both"/>
              <w:rPr>
                <w:rFonts w:ascii="Times New Roman" w:hAnsi="Times New Roman" w:cs="Times New Roman"/>
                <w:lang w:val="en-US"/>
              </w:rPr>
            </w:pPr>
            <w:proofErr w:type="spellStart"/>
            <w:r w:rsidRPr="006B0CD1">
              <w:rPr>
                <w:rFonts w:ascii="Times New Roman" w:hAnsi="Times New Roman" w:cs="Times New Roman"/>
              </w:rPr>
              <w:t>Subject</w:t>
            </w:r>
            <w:proofErr w:type="spellEnd"/>
            <w:r w:rsidRPr="006B0CD1">
              <w:rPr>
                <w:rFonts w:ascii="Times New Roman" w:hAnsi="Times New Roman" w:cs="Times New Roman"/>
              </w:rPr>
              <w:t xml:space="preserve">: "Підписка </w:t>
            </w:r>
            <w:proofErr w:type="spellStart"/>
            <w:r w:rsidRPr="006B0CD1">
              <w:rPr>
                <w:rFonts w:ascii="Times New Roman" w:hAnsi="Times New Roman" w:cs="Times New Roman"/>
              </w:rPr>
              <w:t>Cinecloud</w:t>
            </w:r>
            <w:proofErr w:type="spellEnd"/>
            <w:r w:rsidRPr="006B0CD1">
              <w:rPr>
                <w:rFonts w:ascii="Times New Roman" w:hAnsi="Times New Roman" w:cs="Times New Roman"/>
              </w:rPr>
              <w:t xml:space="preserve"> активована!"</w:t>
            </w:r>
          </w:p>
          <w:p w14:paraId="34404557" w14:textId="7FFBFFB4" w:rsidR="00075822" w:rsidRDefault="0000231F" w:rsidP="00075822">
            <w:pPr>
              <w:pStyle w:val="a9"/>
              <w:numPr>
                <w:ilvl w:val="0"/>
                <w:numId w:val="212"/>
              </w:numPr>
              <w:spacing w:line="240" w:lineRule="auto"/>
              <w:jc w:val="both"/>
              <w:rPr>
                <w:rFonts w:ascii="Times New Roman" w:hAnsi="Times New Roman" w:cs="Times New Roman"/>
                <w:lang w:val="en-US"/>
              </w:rPr>
            </w:pPr>
            <w:r w:rsidRPr="006B0CD1">
              <w:rPr>
                <w:rFonts w:ascii="Times New Roman" w:hAnsi="Times New Roman" w:cs="Times New Roman"/>
              </w:rPr>
              <w:t>Подяка за підписку</w:t>
            </w:r>
          </w:p>
          <w:p w14:paraId="1B2ECE51" w14:textId="018D8C6A" w:rsidR="00075822" w:rsidRDefault="0000231F" w:rsidP="00075822">
            <w:pPr>
              <w:pStyle w:val="a9"/>
              <w:numPr>
                <w:ilvl w:val="0"/>
                <w:numId w:val="212"/>
              </w:numPr>
              <w:spacing w:line="240" w:lineRule="auto"/>
              <w:jc w:val="both"/>
              <w:rPr>
                <w:rFonts w:ascii="Times New Roman" w:hAnsi="Times New Roman" w:cs="Times New Roman"/>
                <w:lang w:val="en-US"/>
              </w:rPr>
            </w:pPr>
            <w:r w:rsidRPr="006B0CD1">
              <w:rPr>
                <w:rFonts w:ascii="Times New Roman" w:hAnsi="Times New Roman" w:cs="Times New Roman"/>
              </w:rPr>
              <w:t xml:space="preserve">Деталі плану та </w:t>
            </w:r>
            <w:proofErr w:type="spellStart"/>
            <w:r w:rsidRPr="006B0CD1">
              <w:rPr>
                <w:rFonts w:ascii="Times New Roman" w:hAnsi="Times New Roman" w:cs="Times New Roman"/>
              </w:rPr>
              <w:t>білінгу</w:t>
            </w:r>
            <w:proofErr w:type="spellEnd"/>
          </w:p>
          <w:p w14:paraId="4AAB1DF6" w14:textId="2E5060E7" w:rsidR="00075822" w:rsidRDefault="0000231F" w:rsidP="00075822">
            <w:pPr>
              <w:pStyle w:val="a9"/>
              <w:numPr>
                <w:ilvl w:val="0"/>
                <w:numId w:val="212"/>
              </w:numPr>
              <w:spacing w:line="240" w:lineRule="auto"/>
              <w:jc w:val="both"/>
              <w:rPr>
                <w:rFonts w:ascii="Times New Roman" w:hAnsi="Times New Roman" w:cs="Times New Roman"/>
                <w:lang w:val="en-US"/>
              </w:rPr>
            </w:pPr>
            <w:r w:rsidRPr="006B0CD1">
              <w:rPr>
                <w:rFonts w:ascii="Times New Roman" w:hAnsi="Times New Roman" w:cs="Times New Roman"/>
              </w:rPr>
              <w:t xml:space="preserve">PDF інвойс в </w:t>
            </w:r>
            <w:proofErr w:type="spellStart"/>
            <w:r w:rsidRPr="006B0CD1">
              <w:rPr>
                <w:rFonts w:ascii="Times New Roman" w:hAnsi="Times New Roman" w:cs="Times New Roman"/>
              </w:rPr>
              <w:t>attachment</w:t>
            </w:r>
            <w:proofErr w:type="spellEnd"/>
          </w:p>
          <w:p w14:paraId="7CFFC97A" w14:textId="5CA23FB4" w:rsidR="00075822" w:rsidRDefault="0000231F" w:rsidP="00075822">
            <w:pPr>
              <w:pStyle w:val="a9"/>
              <w:numPr>
                <w:ilvl w:val="0"/>
                <w:numId w:val="212"/>
              </w:numPr>
              <w:spacing w:line="240" w:lineRule="auto"/>
              <w:jc w:val="both"/>
              <w:rPr>
                <w:rFonts w:ascii="Times New Roman" w:hAnsi="Times New Roman" w:cs="Times New Roman"/>
                <w:lang w:val="en-US"/>
              </w:rPr>
            </w:pPr>
            <w:r w:rsidRPr="006B0CD1">
              <w:rPr>
                <w:rFonts w:ascii="Times New Roman" w:hAnsi="Times New Roman" w:cs="Times New Roman"/>
              </w:rPr>
              <w:t>Інформація про управління підпискою</w:t>
            </w:r>
          </w:p>
          <w:p w14:paraId="3E975090" w14:textId="5772D42A" w:rsidR="006B0CD1" w:rsidRPr="006B0CD1" w:rsidRDefault="0000231F" w:rsidP="00075822">
            <w:pPr>
              <w:pStyle w:val="a9"/>
              <w:numPr>
                <w:ilvl w:val="0"/>
                <w:numId w:val="212"/>
              </w:numPr>
              <w:spacing w:line="240" w:lineRule="auto"/>
              <w:jc w:val="both"/>
              <w:rPr>
                <w:rFonts w:ascii="Times New Roman" w:hAnsi="Times New Roman" w:cs="Times New Roman"/>
                <w:lang w:val="en-US"/>
              </w:rPr>
            </w:pPr>
            <w:r w:rsidRPr="006B0CD1">
              <w:rPr>
                <w:rFonts w:ascii="Times New Roman" w:hAnsi="Times New Roman" w:cs="Times New Roman"/>
              </w:rPr>
              <w:lastRenderedPageBreak/>
              <w:t>Контакти підтримки</w:t>
            </w:r>
          </w:p>
          <w:p w14:paraId="729C89B7" w14:textId="2E8F4F4B" w:rsidR="006B0CD1" w:rsidRPr="006B0CD1" w:rsidRDefault="0000231F" w:rsidP="006B0CD1">
            <w:pPr>
              <w:pStyle w:val="a9"/>
              <w:numPr>
                <w:ilvl w:val="0"/>
                <w:numId w:val="211"/>
              </w:numPr>
              <w:spacing w:line="240" w:lineRule="auto"/>
              <w:ind w:left="370"/>
              <w:jc w:val="both"/>
              <w:rPr>
                <w:rFonts w:ascii="Times New Roman" w:hAnsi="Times New Roman" w:cs="Times New Roman"/>
                <w:lang w:val="en-US"/>
              </w:rPr>
            </w:pPr>
            <w:r w:rsidRPr="006B0CD1">
              <w:rPr>
                <w:rFonts w:ascii="Times New Roman" w:hAnsi="Times New Roman" w:cs="Times New Roman"/>
              </w:rPr>
              <w:t xml:space="preserve">Система </w:t>
            </w:r>
            <w:proofErr w:type="spellStart"/>
            <w:r w:rsidRPr="006B0CD1">
              <w:rPr>
                <w:rFonts w:ascii="Times New Roman" w:hAnsi="Times New Roman" w:cs="Times New Roman"/>
              </w:rPr>
              <w:t>логує</w:t>
            </w:r>
            <w:proofErr w:type="spellEnd"/>
            <w:r w:rsidRPr="006B0CD1">
              <w:rPr>
                <w:rFonts w:ascii="Times New Roman" w:hAnsi="Times New Roman" w:cs="Times New Roman"/>
              </w:rPr>
              <w:t xml:space="preserve"> успішну транзакцію для аналітики та фінансової звітності</w:t>
            </w:r>
          </w:p>
          <w:p w14:paraId="738EEE0F" w14:textId="2FFB2033" w:rsidR="0000231F" w:rsidRPr="006B0CD1" w:rsidRDefault="0000231F" w:rsidP="006B0CD1">
            <w:pPr>
              <w:pStyle w:val="a9"/>
              <w:numPr>
                <w:ilvl w:val="0"/>
                <w:numId w:val="211"/>
              </w:numPr>
              <w:spacing w:line="240" w:lineRule="auto"/>
              <w:ind w:left="370"/>
              <w:jc w:val="both"/>
              <w:rPr>
                <w:rFonts w:ascii="Times New Roman" w:hAnsi="Times New Roman" w:cs="Times New Roman"/>
              </w:rPr>
            </w:pPr>
            <w:r w:rsidRPr="006B0CD1">
              <w:rPr>
                <w:rFonts w:ascii="Times New Roman" w:hAnsi="Times New Roman" w:cs="Times New Roman"/>
              </w:rPr>
              <w:t>Користувач натискає "Почати перегляд" та перенаправляється на головну сторінку з преміум доступом</w:t>
            </w:r>
          </w:p>
        </w:tc>
      </w:tr>
      <w:tr w:rsidR="0000231F" w:rsidRPr="000311AE" w14:paraId="00C60948" w14:textId="77777777" w:rsidTr="0000231F">
        <w:tc>
          <w:tcPr>
            <w:tcW w:w="0" w:type="auto"/>
            <w:hideMark/>
          </w:tcPr>
          <w:p w14:paraId="0266828B"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lastRenderedPageBreak/>
              <w:t>Альтернативні сценарії</w:t>
            </w:r>
          </w:p>
        </w:tc>
        <w:tc>
          <w:tcPr>
            <w:tcW w:w="0" w:type="auto"/>
            <w:hideMark/>
          </w:tcPr>
          <w:p w14:paraId="271A3B3C" w14:textId="345F22E5" w:rsidR="00A10B11" w:rsidRDefault="0000231F" w:rsidP="00A10B11">
            <w:pPr>
              <w:spacing w:after="0" w:line="240" w:lineRule="auto"/>
              <w:jc w:val="both"/>
              <w:rPr>
                <w:rFonts w:ascii="Times New Roman" w:hAnsi="Times New Roman" w:cs="Times New Roman"/>
                <w:lang w:val="en-US"/>
              </w:rPr>
            </w:pPr>
            <w:r w:rsidRPr="000311AE">
              <w:rPr>
                <w:rFonts w:ascii="Times New Roman" w:hAnsi="Times New Roman" w:cs="Times New Roman"/>
                <w:b/>
                <w:bCs/>
              </w:rPr>
              <w:t>А1: Вибір річного плану зі знижкою</w:t>
            </w:r>
          </w:p>
          <w:p w14:paraId="02608411" w14:textId="757F6506" w:rsidR="00A10B11" w:rsidRPr="00A10B11" w:rsidRDefault="0000231F" w:rsidP="00A10B11">
            <w:pPr>
              <w:pStyle w:val="a9"/>
              <w:numPr>
                <w:ilvl w:val="0"/>
                <w:numId w:val="226"/>
              </w:numPr>
              <w:spacing w:line="240" w:lineRule="auto"/>
              <w:jc w:val="both"/>
              <w:rPr>
                <w:rFonts w:ascii="Times New Roman" w:hAnsi="Times New Roman" w:cs="Times New Roman"/>
                <w:lang w:val="en-US"/>
              </w:rPr>
            </w:pPr>
            <w:r w:rsidRPr="00A10B11">
              <w:rPr>
                <w:rFonts w:ascii="Times New Roman" w:hAnsi="Times New Roman" w:cs="Times New Roman"/>
              </w:rPr>
              <w:t xml:space="preserve">На кроці 6: Користувач обирає "Standard </w:t>
            </w:r>
            <w:proofErr w:type="spellStart"/>
            <w:r w:rsidRPr="00A10B11">
              <w:rPr>
                <w:rFonts w:ascii="Times New Roman" w:hAnsi="Times New Roman" w:cs="Times New Roman"/>
              </w:rPr>
              <w:t>Plan</w:t>
            </w:r>
            <w:proofErr w:type="spellEnd"/>
            <w:r w:rsidRPr="00A10B11">
              <w:rPr>
                <w:rFonts w:ascii="Times New Roman" w:hAnsi="Times New Roman" w:cs="Times New Roman"/>
              </w:rPr>
              <w:t xml:space="preserve"> - Річна підписка (2390 грн/рік)"</w:t>
            </w:r>
          </w:p>
          <w:p w14:paraId="738A6B7D" w14:textId="69A8A9B7" w:rsidR="00A10B11" w:rsidRPr="00A10B11" w:rsidRDefault="0000231F" w:rsidP="00A10B11">
            <w:pPr>
              <w:pStyle w:val="a9"/>
              <w:numPr>
                <w:ilvl w:val="0"/>
                <w:numId w:val="226"/>
              </w:numPr>
              <w:spacing w:line="240" w:lineRule="auto"/>
              <w:jc w:val="both"/>
              <w:rPr>
                <w:rFonts w:ascii="Times New Roman" w:hAnsi="Times New Roman" w:cs="Times New Roman"/>
                <w:lang w:val="en-US"/>
              </w:rPr>
            </w:pPr>
            <w:r w:rsidRPr="00A10B11">
              <w:rPr>
                <w:rFonts w:ascii="Times New Roman" w:hAnsi="Times New Roman" w:cs="Times New Roman"/>
              </w:rPr>
              <w:t xml:space="preserve">Система підсвічує річний план та показує виразно: "Економія 598 грн (20%) порівняно з місячними </w:t>
            </w:r>
            <w:proofErr w:type="spellStart"/>
            <w:r w:rsidRPr="00A10B11">
              <w:rPr>
                <w:rFonts w:ascii="Times New Roman" w:hAnsi="Times New Roman" w:cs="Times New Roman"/>
              </w:rPr>
              <w:t>платежами</w:t>
            </w:r>
            <w:proofErr w:type="spellEnd"/>
            <w:r w:rsidRPr="00A10B11">
              <w:rPr>
                <w:rFonts w:ascii="Times New Roman" w:hAnsi="Times New Roman" w:cs="Times New Roman"/>
              </w:rPr>
              <w:t>!"</w:t>
            </w:r>
          </w:p>
          <w:p w14:paraId="44D3897C" w14:textId="3F8A277B" w:rsidR="00A10B11" w:rsidRPr="00A10B11" w:rsidRDefault="0000231F" w:rsidP="00A10B11">
            <w:pPr>
              <w:pStyle w:val="a9"/>
              <w:numPr>
                <w:ilvl w:val="0"/>
                <w:numId w:val="226"/>
              </w:numPr>
              <w:spacing w:line="240" w:lineRule="auto"/>
              <w:jc w:val="both"/>
              <w:rPr>
                <w:rFonts w:ascii="Times New Roman" w:hAnsi="Times New Roman" w:cs="Times New Roman"/>
                <w:lang w:val="en-US"/>
              </w:rPr>
            </w:pPr>
            <w:r w:rsidRPr="00A10B11">
              <w:rPr>
                <w:rFonts w:ascii="Times New Roman" w:hAnsi="Times New Roman" w:cs="Times New Roman"/>
              </w:rPr>
              <w:t xml:space="preserve">Система показує </w:t>
            </w:r>
            <w:proofErr w:type="spellStart"/>
            <w:r w:rsidRPr="00A10B11">
              <w:rPr>
                <w:rFonts w:ascii="Times New Roman" w:hAnsi="Times New Roman" w:cs="Times New Roman"/>
              </w:rPr>
              <w:t>breakdown</w:t>
            </w:r>
            <w:proofErr w:type="spellEnd"/>
            <w:r w:rsidRPr="00A10B11">
              <w:rPr>
                <w:rFonts w:ascii="Times New Roman" w:hAnsi="Times New Roman" w:cs="Times New Roman"/>
              </w:rPr>
              <w:t>: "Тільки 199 грн/місяць при річній оплаті" (2390/12)</w:t>
            </w:r>
          </w:p>
          <w:p w14:paraId="6B0F4524" w14:textId="4B1E8861" w:rsidR="00A10B11" w:rsidRPr="00A10B11" w:rsidRDefault="0000231F" w:rsidP="00A10B11">
            <w:pPr>
              <w:pStyle w:val="a9"/>
              <w:numPr>
                <w:ilvl w:val="0"/>
                <w:numId w:val="226"/>
              </w:numPr>
              <w:spacing w:line="240" w:lineRule="auto"/>
              <w:jc w:val="both"/>
              <w:rPr>
                <w:rFonts w:ascii="Times New Roman" w:hAnsi="Times New Roman" w:cs="Times New Roman"/>
                <w:lang w:val="en-US"/>
              </w:rPr>
            </w:pPr>
            <w:r w:rsidRPr="00A10B11">
              <w:rPr>
                <w:rFonts w:ascii="Times New Roman" w:hAnsi="Times New Roman" w:cs="Times New Roman"/>
              </w:rPr>
              <w:t>На сторінці оплати (крок 9): відображається річна ціна 2390 грн, дата наступного платежу (+1 рік)</w:t>
            </w:r>
          </w:p>
          <w:p w14:paraId="5DECB6CD" w14:textId="0DC84506" w:rsidR="00A10B11" w:rsidRPr="00A10B11" w:rsidRDefault="0000231F" w:rsidP="00A10B11">
            <w:pPr>
              <w:pStyle w:val="a9"/>
              <w:numPr>
                <w:ilvl w:val="0"/>
                <w:numId w:val="226"/>
              </w:numPr>
              <w:spacing w:line="240" w:lineRule="auto"/>
              <w:jc w:val="both"/>
              <w:rPr>
                <w:rFonts w:ascii="Times New Roman" w:hAnsi="Times New Roman" w:cs="Times New Roman"/>
                <w:lang w:val="en-US"/>
              </w:rPr>
            </w:pPr>
            <w:r w:rsidRPr="00A10B11">
              <w:rPr>
                <w:rFonts w:ascii="Times New Roman" w:hAnsi="Times New Roman" w:cs="Times New Roman"/>
              </w:rPr>
              <w:t xml:space="preserve">Решта процесу ідентична, але з річною сумою та </w:t>
            </w:r>
            <w:proofErr w:type="spellStart"/>
            <w:r w:rsidRPr="00A10B11">
              <w:rPr>
                <w:rFonts w:ascii="Times New Roman" w:hAnsi="Times New Roman" w:cs="Times New Roman"/>
              </w:rPr>
              <w:t>billing</w:t>
            </w:r>
            <w:proofErr w:type="spellEnd"/>
            <w:r w:rsidRPr="00A10B11">
              <w:rPr>
                <w:rFonts w:ascii="Times New Roman" w:hAnsi="Times New Roman" w:cs="Times New Roman"/>
              </w:rPr>
              <w:t xml:space="preserve"> </w:t>
            </w:r>
            <w:proofErr w:type="spellStart"/>
            <w:r w:rsidRPr="00A10B11">
              <w:rPr>
                <w:rFonts w:ascii="Times New Roman" w:hAnsi="Times New Roman" w:cs="Times New Roman"/>
              </w:rPr>
              <w:t>cycle</w:t>
            </w:r>
            <w:proofErr w:type="spellEnd"/>
          </w:p>
          <w:p w14:paraId="222A1051" w14:textId="3F4BD7F9" w:rsidR="00A10B11" w:rsidRPr="00A10B11" w:rsidRDefault="0000231F" w:rsidP="00A10B11">
            <w:pPr>
              <w:pStyle w:val="a9"/>
              <w:numPr>
                <w:ilvl w:val="0"/>
                <w:numId w:val="226"/>
              </w:numPr>
              <w:spacing w:line="240" w:lineRule="auto"/>
              <w:jc w:val="both"/>
              <w:rPr>
                <w:rFonts w:ascii="Times New Roman" w:hAnsi="Times New Roman" w:cs="Times New Roman"/>
                <w:lang w:val="en-US"/>
              </w:rPr>
            </w:pPr>
            <w:proofErr w:type="spellStart"/>
            <w:r w:rsidRPr="00A10B11">
              <w:rPr>
                <w:rFonts w:ascii="Times New Roman" w:hAnsi="Times New Roman" w:cs="Times New Roman"/>
              </w:rPr>
              <w:t>Email</w:t>
            </w:r>
            <w:proofErr w:type="spellEnd"/>
            <w:r w:rsidRPr="00A10B11">
              <w:rPr>
                <w:rFonts w:ascii="Times New Roman" w:hAnsi="Times New Roman" w:cs="Times New Roman"/>
              </w:rPr>
              <w:t xml:space="preserve"> підтвердження згадує річну знижку та дату наступного </w:t>
            </w:r>
            <w:proofErr w:type="spellStart"/>
            <w:r w:rsidRPr="00A10B11">
              <w:rPr>
                <w:rFonts w:ascii="Times New Roman" w:hAnsi="Times New Roman" w:cs="Times New Roman"/>
              </w:rPr>
              <w:t>renewal</w:t>
            </w:r>
            <w:proofErr w:type="spellEnd"/>
          </w:p>
          <w:p w14:paraId="259F80BD" w14:textId="5DC19D25" w:rsidR="00A10B11" w:rsidRPr="00A10B11" w:rsidRDefault="0000231F" w:rsidP="00A10B11">
            <w:pPr>
              <w:pStyle w:val="a9"/>
              <w:numPr>
                <w:ilvl w:val="0"/>
                <w:numId w:val="226"/>
              </w:numPr>
              <w:spacing w:line="240" w:lineRule="auto"/>
              <w:jc w:val="both"/>
              <w:rPr>
                <w:rFonts w:ascii="Times New Roman" w:hAnsi="Times New Roman" w:cs="Times New Roman"/>
                <w:lang w:val="en-US"/>
              </w:rPr>
            </w:pPr>
            <w:proofErr w:type="spellStart"/>
            <w:r w:rsidRPr="00A10B11">
              <w:rPr>
                <w:rFonts w:ascii="Times New Roman" w:hAnsi="Times New Roman" w:cs="Times New Roman"/>
              </w:rPr>
              <w:t>Use</w:t>
            </w:r>
            <w:proofErr w:type="spellEnd"/>
            <w:r w:rsidRPr="00A10B11">
              <w:rPr>
                <w:rFonts w:ascii="Times New Roman" w:hAnsi="Times New Roman" w:cs="Times New Roman"/>
              </w:rPr>
              <w:t xml:space="preserve"> </w:t>
            </w:r>
            <w:proofErr w:type="spellStart"/>
            <w:r w:rsidRPr="00A10B11">
              <w:rPr>
                <w:rFonts w:ascii="Times New Roman" w:hAnsi="Times New Roman" w:cs="Times New Roman"/>
              </w:rPr>
              <w:t>case</w:t>
            </w:r>
            <w:proofErr w:type="spellEnd"/>
            <w:r w:rsidRPr="00A10B11">
              <w:rPr>
                <w:rFonts w:ascii="Times New Roman" w:hAnsi="Times New Roman" w:cs="Times New Roman"/>
              </w:rPr>
              <w:t xml:space="preserve"> завершено з річною підпискою</w:t>
            </w:r>
          </w:p>
          <w:p w14:paraId="3E0E1D56" w14:textId="78245A0C" w:rsidR="00A10B11" w:rsidRDefault="0000231F" w:rsidP="00A10B11">
            <w:pPr>
              <w:spacing w:after="0" w:line="240" w:lineRule="auto"/>
              <w:jc w:val="both"/>
              <w:rPr>
                <w:rFonts w:ascii="Times New Roman" w:hAnsi="Times New Roman" w:cs="Times New Roman"/>
                <w:lang w:val="en-US"/>
              </w:rPr>
            </w:pPr>
            <w:r w:rsidRPr="000311AE">
              <w:rPr>
                <w:rFonts w:ascii="Times New Roman" w:hAnsi="Times New Roman" w:cs="Times New Roman"/>
                <w:b/>
                <w:bCs/>
              </w:rPr>
              <w:t xml:space="preserve">А2: Застосування </w:t>
            </w:r>
            <w:proofErr w:type="spellStart"/>
            <w:r w:rsidRPr="000311AE">
              <w:rPr>
                <w:rFonts w:ascii="Times New Roman" w:hAnsi="Times New Roman" w:cs="Times New Roman"/>
                <w:b/>
                <w:bCs/>
              </w:rPr>
              <w:t>промокоду</w:t>
            </w:r>
            <w:proofErr w:type="spellEnd"/>
            <w:r w:rsidRPr="000311AE">
              <w:rPr>
                <w:rFonts w:ascii="Times New Roman" w:hAnsi="Times New Roman" w:cs="Times New Roman"/>
                <w:b/>
                <w:bCs/>
              </w:rPr>
              <w:t>/</w:t>
            </w:r>
            <w:proofErr w:type="spellStart"/>
            <w:r w:rsidRPr="000311AE">
              <w:rPr>
                <w:rFonts w:ascii="Times New Roman" w:hAnsi="Times New Roman" w:cs="Times New Roman"/>
                <w:b/>
                <w:bCs/>
              </w:rPr>
              <w:t>discount</w:t>
            </w:r>
            <w:proofErr w:type="spellEnd"/>
            <w:r w:rsidRPr="000311AE">
              <w:rPr>
                <w:rFonts w:ascii="Times New Roman" w:hAnsi="Times New Roman" w:cs="Times New Roman"/>
                <w:b/>
                <w:bCs/>
              </w:rPr>
              <w:t xml:space="preserve"> </w:t>
            </w:r>
            <w:proofErr w:type="spellStart"/>
            <w:r w:rsidRPr="000311AE">
              <w:rPr>
                <w:rFonts w:ascii="Times New Roman" w:hAnsi="Times New Roman" w:cs="Times New Roman"/>
                <w:b/>
                <w:bCs/>
              </w:rPr>
              <w:t>code</w:t>
            </w:r>
            <w:proofErr w:type="spellEnd"/>
          </w:p>
          <w:p w14:paraId="52A4557E" w14:textId="2B02AF22" w:rsidR="00A10B11" w:rsidRPr="00A10B11" w:rsidRDefault="0000231F" w:rsidP="00A10B11">
            <w:pPr>
              <w:pStyle w:val="a9"/>
              <w:numPr>
                <w:ilvl w:val="0"/>
                <w:numId w:val="225"/>
              </w:numPr>
              <w:spacing w:line="240" w:lineRule="auto"/>
              <w:jc w:val="both"/>
              <w:rPr>
                <w:rFonts w:ascii="Times New Roman" w:hAnsi="Times New Roman" w:cs="Times New Roman"/>
                <w:lang w:val="en-US"/>
              </w:rPr>
            </w:pPr>
            <w:r w:rsidRPr="00A10B11">
              <w:rPr>
                <w:rFonts w:ascii="Times New Roman" w:hAnsi="Times New Roman" w:cs="Times New Roman"/>
              </w:rPr>
              <w:t xml:space="preserve">На кроці 9: Користувач має </w:t>
            </w:r>
            <w:proofErr w:type="spellStart"/>
            <w:r w:rsidRPr="00A10B11">
              <w:rPr>
                <w:rFonts w:ascii="Times New Roman" w:hAnsi="Times New Roman" w:cs="Times New Roman"/>
              </w:rPr>
              <w:t>промокод</w:t>
            </w:r>
            <w:proofErr w:type="spellEnd"/>
            <w:r w:rsidRPr="00A10B11">
              <w:rPr>
                <w:rFonts w:ascii="Times New Roman" w:hAnsi="Times New Roman" w:cs="Times New Roman"/>
              </w:rPr>
              <w:t xml:space="preserve"> "NEWUSER20" для 20% знижки на перший місяць</w:t>
            </w:r>
          </w:p>
          <w:p w14:paraId="4295CDB9" w14:textId="5F08AFC7" w:rsidR="00A10B11" w:rsidRPr="00A10B11" w:rsidRDefault="0000231F" w:rsidP="00A10B11">
            <w:pPr>
              <w:pStyle w:val="a9"/>
              <w:numPr>
                <w:ilvl w:val="0"/>
                <w:numId w:val="225"/>
              </w:numPr>
              <w:spacing w:line="240" w:lineRule="auto"/>
              <w:jc w:val="both"/>
              <w:rPr>
                <w:rFonts w:ascii="Times New Roman" w:hAnsi="Times New Roman" w:cs="Times New Roman"/>
                <w:lang w:val="en-US"/>
              </w:rPr>
            </w:pPr>
            <w:r w:rsidRPr="00A10B11">
              <w:rPr>
                <w:rFonts w:ascii="Times New Roman" w:hAnsi="Times New Roman" w:cs="Times New Roman"/>
              </w:rPr>
              <w:t xml:space="preserve">Користувач вводить </w:t>
            </w:r>
            <w:proofErr w:type="spellStart"/>
            <w:r w:rsidRPr="00A10B11">
              <w:rPr>
                <w:rFonts w:ascii="Times New Roman" w:hAnsi="Times New Roman" w:cs="Times New Roman"/>
              </w:rPr>
              <w:t>промокод</w:t>
            </w:r>
            <w:proofErr w:type="spellEnd"/>
            <w:r w:rsidRPr="00A10B11">
              <w:rPr>
                <w:rFonts w:ascii="Times New Roman" w:hAnsi="Times New Roman" w:cs="Times New Roman"/>
              </w:rPr>
              <w:t xml:space="preserve"> у поле та натискає "Застосувати"</w:t>
            </w:r>
          </w:p>
          <w:p w14:paraId="1687A424" w14:textId="2EC915EE" w:rsidR="00A10B11" w:rsidRPr="00A10B11" w:rsidRDefault="0000231F" w:rsidP="00A10B11">
            <w:pPr>
              <w:pStyle w:val="a9"/>
              <w:numPr>
                <w:ilvl w:val="0"/>
                <w:numId w:val="225"/>
              </w:numPr>
              <w:spacing w:line="240" w:lineRule="auto"/>
              <w:jc w:val="both"/>
              <w:rPr>
                <w:rFonts w:ascii="Times New Roman" w:hAnsi="Times New Roman" w:cs="Times New Roman"/>
                <w:lang w:val="en-US"/>
              </w:rPr>
            </w:pPr>
            <w:r w:rsidRPr="00A10B11">
              <w:rPr>
                <w:rFonts w:ascii="Times New Roman" w:hAnsi="Times New Roman" w:cs="Times New Roman"/>
              </w:rPr>
              <w:t xml:space="preserve">Система </w:t>
            </w:r>
            <w:proofErr w:type="spellStart"/>
            <w:r w:rsidRPr="00A10B11">
              <w:rPr>
                <w:rFonts w:ascii="Times New Roman" w:hAnsi="Times New Roman" w:cs="Times New Roman"/>
              </w:rPr>
              <w:t>валідує</w:t>
            </w:r>
            <w:proofErr w:type="spellEnd"/>
            <w:r w:rsidRPr="00A10B11">
              <w:rPr>
                <w:rFonts w:ascii="Times New Roman" w:hAnsi="Times New Roman" w:cs="Times New Roman"/>
              </w:rPr>
              <w:t xml:space="preserve"> </w:t>
            </w:r>
            <w:proofErr w:type="spellStart"/>
            <w:r w:rsidRPr="00A10B11">
              <w:rPr>
                <w:rFonts w:ascii="Times New Roman" w:hAnsi="Times New Roman" w:cs="Times New Roman"/>
              </w:rPr>
              <w:t>промокод</w:t>
            </w:r>
            <w:proofErr w:type="spellEnd"/>
            <w:r w:rsidRPr="00A10B11">
              <w:rPr>
                <w:rFonts w:ascii="Times New Roman" w:hAnsi="Times New Roman" w:cs="Times New Roman"/>
              </w:rPr>
              <w:t xml:space="preserve"> через API: - Перевіряє, що </w:t>
            </w:r>
            <w:proofErr w:type="spellStart"/>
            <w:r w:rsidRPr="00A10B11">
              <w:rPr>
                <w:rFonts w:ascii="Times New Roman" w:hAnsi="Times New Roman" w:cs="Times New Roman"/>
              </w:rPr>
              <w:t>промокод</w:t>
            </w:r>
            <w:proofErr w:type="spellEnd"/>
            <w:r w:rsidRPr="00A10B11">
              <w:rPr>
                <w:rFonts w:ascii="Times New Roman" w:hAnsi="Times New Roman" w:cs="Times New Roman"/>
              </w:rPr>
              <w:t xml:space="preserve"> існує та активний - Перевіряє, що </w:t>
            </w:r>
            <w:proofErr w:type="spellStart"/>
            <w:r w:rsidRPr="00A10B11">
              <w:rPr>
                <w:rFonts w:ascii="Times New Roman" w:hAnsi="Times New Roman" w:cs="Times New Roman"/>
              </w:rPr>
              <w:t>промокод</w:t>
            </w:r>
            <w:proofErr w:type="spellEnd"/>
            <w:r w:rsidRPr="00A10B11">
              <w:rPr>
                <w:rFonts w:ascii="Times New Roman" w:hAnsi="Times New Roman" w:cs="Times New Roman"/>
              </w:rPr>
              <w:t xml:space="preserve"> не застарілий (</w:t>
            </w:r>
            <w:proofErr w:type="spellStart"/>
            <w:r w:rsidRPr="00A10B11">
              <w:rPr>
                <w:rFonts w:ascii="Times New Roman" w:hAnsi="Times New Roman" w:cs="Times New Roman"/>
              </w:rPr>
              <w:t>expiry</w:t>
            </w:r>
            <w:proofErr w:type="spellEnd"/>
            <w:r w:rsidRPr="00A10B11">
              <w:rPr>
                <w:rFonts w:ascii="Times New Roman" w:hAnsi="Times New Roman" w:cs="Times New Roman"/>
              </w:rPr>
              <w:t xml:space="preserve"> </w:t>
            </w:r>
            <w:proofErr w:type="spellStart"/>
            <w:r w:rsidRPr="00A10B11">
              <w:rPr>
                <w:rFonts w:ascii="Times New Roman" w:hAnsi="Times New Roman" w:cs="Times New Roman"/>
              </w:rPr>
              <w:t>date</w:t>
            </w:r>
            <w:proofErr w:type="spellEnd"/>
            <w:r w:rsidRPr="00A10B11">
              <w:rPr>
                <w:rFonts w:ascii="Times New Roman" w:hAnsi="Times New Roman" w:cs="Times New Roman"/>
              </w:rPr>
              <w:t xml:space="preserve">) - Перевіряє, що користувач не використовував цей </w:t>
            </w:r>
            <w:proofErr w:type="spellStart"/>
            <w:r w:rsidRPr="00A10B11">
              <w:rPr>
                <w:rFonts w:ascii="Times New Roman" w:hAnsi="Times New Roman" w:cs="Times New Roman"/>
              </w:rPr>
              <w:t>промокод</w:t>
            </w:r>
            <w:proofErr w:type="spellEnd"/>
            <w:r w:rsidRPr="00A10B11">
              <w:rPr>
                <w:rFonts w:ascii="Times New Roman" w:hAnsi="Times New Roman" w:cs="Times New Roman"/>
              </w:rPr>
              <w:t xml:space="preserve"> раніше - Перевіряє умови (наприклад, тільки для нових користувачів)</w:t>
            </w:r>
          </w:p>
          <w:p w14:paraId="104E669D" w14:textId="53943C02" w:rsidR="00A10B11" w:rsidRPr="00A10B11" w:rsidRDefault="0000231F" w:rsidP="00A10B11">
            <w:pPr>
              <w:pStyle w:val="a9"/>
              <w:numPr>
                <w:ilvl w:val="0"/>
                <w:numId w:val="225"/>
              </w:numPr>
              <w:spacing w:line="240" w:lineRule="auto"/>
              <w:jc w:val="both"/>
              <w:rPr>
                <w:rFonts w:ascii="Times New Roman" w:hAnsi="Times New Roman" w:cs="Times New Roman"/>
                <w:lang w:val="en-US"/>
              </w:rPr>
            </w:pPr>
            <w:r w:rsidRPr="00A10B11">
              <w:rPr>
                <w:rFonts w:ascii="Times New Roman" w:hAnsi="Times New Roman" w:cs="Times New Roman"/>
              </w:rPr>
              <w:t xml:space="preserve">Якщо </w:t>
            </w:r>
            <w:proofErr w:type="spellStart"/>
            <w:r w:rsidRPr="00A10B11">
              <w:rPr>
                <w:rFonts w:ascii="Times New Roman" w:hAnsi="Times New Roman" w:cs="Times New Roman"/>
              </w:rPr>
              <w:t>валідний</w:t>
            </w:r>
            <w:proofErr w:type="spellEnd"/>
            <w:r w:rsidRPr="00A10B11">
              <w:rPr>
                <w:rFonts w:ascii="Times New Roman" w:hAnsi="Times New Roman" w:cs="Times New Roman"/>
              </w:rPr>
              <w:t>: система застосовує знижку</w:t>
            </w:r>
          </w:p>
          <w:p w14:paraId="484DFE5F" w14:textId="75C3BC6C" w:rsidR="00A10B11" w:rsidRPr="00A10B11" w:rsidRDefault="0000231F" w:rsidP="00A10B11">
            <w:pPr>
              <w:pStyle w:val="a9"/>
              <w:numPr>
                <w:ilvl w:val="0"/>
                <w:numId w:val="225"/>
              </w:numPr>
              <w:spacing w:line="240" w:lineRule="auto"/>
              <w:jc w:val="both"/>
              <w:rPr>
                <w:rFonts w:ascii="Times New Roman" w:hAnsi="Times New Roman" w:cs="Times New Roman"/>
                <w:lang w:val="en-US"/>
              </w:rPr>
            </w:pPr>
            <w:r w:rsidRPr="00A10B11">
              <w:rPr>
                <w:rFonts w:ascii="Times New Roman" w:hAnsi="Times New Roman" w:cs="Times New Roman"/>
              </w:rPr>
              <w:t xml:space="preserve">Підсумок оновлюється: "Standard </w:t>
            </w:r>
            <w:proofErr w:type="spellStart"/>
            <w:r w:rsidRPr="00A10B11">
              <w:rPr>
                <w:rFonts w:ascii="Times New Roman" w:hAnsi="Times New Roman" w:cs="Times New Roman"/>
              </w:rPr>
              <w:t>Plan</w:t>
            </w:r>
            <w:proofErr w:type="spellEnd"/>
            <w:r w:rsidRPr="00A10B11">
              <w:rPr>
                <w:rFonts w:ascii="Times New Roman" w:hAnsi="Times New Roman" w:cs="Times New Roman"/>
              </w:rPr>
              <w:t xml:space="preserve">: </w:t>
            </w:r>
            <w:del w:id="0" w:author="Unknown">
              <w:r w:rsidRPr="00A10B11">
                <w:rPr>
                  <w:rFonts w:ascii="Times New Roman" w:hAnsi="Times New Roman" w:cs="Times New Roman"/>
                </w:rPr>
                <w:delText>249 грн</w:delText>
              </w:r>
            </w:del>
            <w:r w:rsidRPr="00A10B11">
              <w:rPr>
                <w:rFonts w:ascii="Times New Roman" w:hAnsi="Times New Roman" w:cs="Times New Roman"/>
              </w:rPr>
              <w:t xml:space="preserve"> </w:t>
            </w:r>
            <w:r w:rsidRPr="00A10B11">
              <w:rPr>
                <w:rFonts w:ascii="Times New Roman" w:hAnsi="Times New Roman" w:cs="Times New Roman"/>
                <w:b/>
                <w:bCs/>
              </w:rPr>
              <w:t>199.20 грн</w:t>
            </w:r>
            <w:r w:rsidRPr="00A10B11">
              <w:rPr>
                <w:rFonts w:ascii="Times New Roman" w:hAnsi="Times New Roman" w:cs="Times New Roman"/>
              </w:rPr>
              <w:t xml:space="preserve"> (знижка 20%)", зелений </w:t>
            </w:r>
            <w:proofErr w:type="spellStart"/>
            <w:r w:rsidRPr="00A10B11">
              <w:rPr>
                <w:rFonts w:ascii="Times New Roman" w:hAnsi="Times New Roman" w:cs="Times New Roman"/>
              </w:rPr>
              <w:t>badge</w:t>
            </w:r>
            <w:proofErr w:type="spellEnd"/>
            <w:r w:rsidRPr="00A10B11">
              <w:rPr>
                <w:rFonts w:ascii="Times New Roman" w:hAnsi="Times New Roman" w:cs="Times New Roman"/>
              </w:rPr>
              <w:t xml:space="preserve"> "</w:t>
            </w:r>
            <w:proofErr w:type="spellStart"/>
            <w:r w:rsidRPr="00A10B11">
              <w:rPr>
                <w:rFonts w:ascii="Times New Roman" w:hAnsi="Times New Roman" w:cs="Times New Roman"/>
              </w:rPr>
              <w:t>Промокод</w:t>
            </w:r>
            <w:proofErr w:type="spellEnd"/>
            <w:r w:rsidRPr="00A10B11">
              <w:rPr>
                <w:rFonts w:ascii="Times New Roman" w:hAnsi="Times New Roman" w:cs="Times New Roman"/>
              </w:rPr>
              <w:t xml:space="preserve"> застосовано </w:t>
            </w:r>
            <w:r w:rsidRPr="00A10B11">
              <w:rPr>
                <w:rFonts w:ascii="Segoe UI Symbol" w:hAnsi="Segoe UI Symbol" w:cs="Segoe UI Symbol"/>
              </w:rPr>
              <w:t>✓</w:t>
            </w:r>
            <w:r w:rsidRPr="00A10B11">
              <w:rPr>
                <w:rFonts w:ascii="Times New Roman" w:hAnsi="Times New Roman" w:cs="Times New Roman"/>
              </w:rPr>
              <w:t>", примітка "Знижка діє тільки для першого платежу"</w:t>
            </w:r>
          </w:p>
          <w:p w14:paraId="2B725EB0" w14:textId="7E9B8F9E" w:rsidR="00A10B11" w:rsidRPr="00A10B11" w:rsidRDefault="0000231F" w:rsidP="00A10B11">
            <w:pPr>
              <w:pStyle w:val="a9"/>
              <w:numPr>
                <w:ilvl w:val="0"/>
                <w:numId w:val="225"/>
              </w:numPr>
              <w:spacing w:line="240" w:lineRule="auto"/>
              <w:jc w:val="both"/>
              <w:rPr>
                <w:rFonts w:ascii="Times New Roman" w:hAnsi="Times New Roman" w:cs="Times New Roman"/>
                <w:lang w:val="en-US"/>
              </w:rPr>
            </w:pPr>
            <w:r w:rsidRPr="00A10B11">
              <w:rPr>
                <w:rFonts w:ascii="Times New Roman" w:hAnsi="Times New Roman" w:cs="Times New Roman"/>
              </w:rPr>
              <w:t>Решта процесу ідентична, але з знижкою</w:t>
            </w:r>
          </w:p>
          <w:p w14:paraId="3D236FD8" w14:textId="5415B85B" w:rsidR="00A10B11" w:rsidRPr="00A10B11" w:rsidRDefault="0000231F" w:rsidP="00A10B11">
            <w:pPr>
              <w:pStyle w:val="a9"/>
              <w:numPr>
                <w:ilvl w:val="0"/>
                <w:numId w:val="225"/>
              </w:numPr>
              <w:spacing w:line="240" w:lineRule="auto"/>
              <w:jc w:val="both"/>
              <w:rPr>
                <w:rFonts w:ascii="Times New Roman" w:hAnsi="Times New Roman" w:cs="Times New Roman"/>
                <w:lang w:val="en-US"/>
              </w:rPr>
            </w:pPr>
            <w:proofErr w:type="spellStart"/>
            <w:r w:rsidRPr="00A10B11">
              <w:rPr>
                <w:rFonts w:ascii="Times New Roman" w:hAnsi="Times New Roman" w:cs="Times New Roman"/>
              </w:rPr>
              <w:t>Email</w:t>
            </w:r>
            <w:proofErr w:type="spellEnd"/>
            <w:r w:rsidRPr="00A10B11">
              <w:rPr>
                <w:rFonts w:ascii="Times New Roman" w:hAnsi="Times New Roman" w:cs="Times New Roman"/>
              </w:rPr>
              <w:t xml:space="preserve"> підтвердження згадує застосований </w:t>
            </w:r>
            <w:proofErr w:type="spellStart"/>
            <w:r w:rsidRPr="00A10B11">
              <w:rPr>
                <w:rFonts w:ascii="Times New Roman" w:hAnsi="Times New Roman" w:cs="Times New Roman"/>
              </w:rPr>
              <w:t>промокод</w:t>
            </w:r>
            <w:proofErr w:type="spellEnd"/>
          </w:p>
          <w:p w14:paraId="4DD3423D" w14:textId="7B0C665C" w:rsidR="00A10B11" w:rsidRPr="00A10B11" w:rsidRDefault="0000231F" w:rsidP="00A10B11">
            <w:pPr>
              <w:pStyle w:val="a9"/>
              <w:numPr>
                <w:ilvl w:val="0"/>
                <w:numId w:val="225"/>
              </w:numPr>
              <w:spacing w:line="240" w:lineRule="auto"/>
              <w:jc w:val="both"/>
              <w:rPr>
                <w:rFonts w:ascii="Times New Roman" w:hAnsi="Times New Roman" w:cs="Times New Roman"/>
                <w:lang w:val="en-US"/>
              </w:rPr>
            </w:pPr>
            <w:proofErr w:type="spellStart"/>
            <w:r w:rsidRPr="00A10B11">
              <w:rPr>
                <w:rFonts w:ascii="Times New Roman" w:hAnsi="Times New Roman" w:cs="Times New Roman"/>
              </w:rPr>
              <w:t>Use</w:t>
            </w:r>
            <w:proofErr w:type="spellEnd"/>
            <w:r w:rsidRPr="00A10B11">
              <w:rPr>
                <w:rFonts w:ascii="Times New Roman" w:hAnsi="Times New Roman" w:cs="Times New Roman"/>
              </w:rPr>
              <w:t xml:space="preserve"> </w:t>
            </w:r>
            <w:proofErr w:type="spellStart"/>
            <w:r w:rsidRPr="00A10B11">
              <w:rPr>
                <w:rFonts w:ascii="Times New Roman" w:hAnsi="Times New Roman" w:cs="Times New Roman"/>
              </w:rPr>
              <w:t>case</w:t>
            </w:r>
            <w:proofErr w:type="spellEnd"/>
            <w:r w:rsidRPr="00A10B11">
              <w:rPr>
                <w:rFonts w:ascii="Times New Roman" w:hAnsi="Times New Roman" w:cs="Times New Roman"/>
              </w:rPr>
              <w:t xml:space="preserve"> завершено зі знижкою</w:t>
            </w:r>
          </w:p>
          <w:p w14:paraId="23A85387" w14:textId="07CFE6BB" w:rsidR="00A10B11" w:rsidRDefault="0000231F" w:rsidP="00A10B11">
            <w:pPr>
              <w:spacing w:after="0" w:line="240" w:lineRule="auto"/>
              <w:jc w:val="both"/>
              <w:rPr>
                <w:rFonts w:ascii="Times New Roman" w:hAnsi="Times New Roman" w:cs="Times New Roman"/>
                <w:lang w:val="en-US"/>
              </w:rPr>
            </w:pPr>
            <w:r w:rsidRPr="000311AE">
              <w:rPr>
                <w:rFonts w:ascii="Times New Roman" w:hAnsi="Times New Roman" w:cs="Times New Roman"/>
                <w:b/>
                <w:bCs/>
              </w:rPr>
              <w:t xml:space="preserve">А3: Оплата через </w:t>
            </w:r>
            <w:proofErr w:type="spellStart"/>
            <w:r w:rsidRPr="000311AE">
              <w:rPr>
                <w:rFonts w:ascii="Times New Roman" w:hAnsi="Times New Roman" w:cs="Times New Roman"/>
                <w:b/>
                <w:bCs/>
              </w:rPr>
              <w:t>PayPal</w:t>
            </w:r>
            <w:proofErr w:type="spellEnd"/>
          </w:p>
          <w:p w14:paraId="3454AB63" w14:textId="3A616FA5" w:rsidR="00A10B11" w:rsidRPr="00A10B11" w:rsidRDefault="0000231F" w:rsidP="00A10B11">
            <w:pPr>
              <w:pStyle w:val="a9"/>
              <w:numPr>
                <w:ilvl w:val="0"/>
                <w:numId w:val="224"/>
              </w:numPr>
              <w:spacing w:line="240" w:lineRule="auto"/>
              <w:jc w:val="both"/>
              <w:rPr>
                <w:rFonts w:ascii="Times New Roman" w:hAnsi="Times New Roman" w:cs="Times New Roman"/>
                <w:lang w:val="en-US"/>
              </w:rPr>
            </w:pPr>
            <w:r w:rsidRPr="00A10B11">
              <w:rPr>
                <w:rFonts w:ascii="Times New Roman" w:hAnsi="Times New Roman" w:cs="Times New Roman"/>
              </w:rPr>
              <w:t>На кроці 10: Користувач обирає метод оплати "</w:t>
            </w:r>
            <w:proofErr w:type="spellStart"/>
            <w:r w:rsidRPr="00A10B11">
              <w:rPr>
                <w:rFonts w:ascii="Times New Roman" w:hAnsi="Times New Roman" w:cs="Times New Roman"/>
              </w:rPr>
              <w:t>PayPal</w:t>
            </w:r>
            <w:proofErr w:type="spellEnd"/>
            <w:r w:rsidRPr="00A10B11">
              <w:rPr>
                <w:rFonts w:ascii="Times New Roman" w:hAnsi="Times New Roman" w:cs="Times New Roman"/>
              </w:rPr>
              <w:t>" замість картки</w:t>
            </w:r>
          </w:p>
          <w:p w14:paraId="71F47DF5" w14:textId="1124C385" w:rsidR="00A10B11" w:rsidRPr="00A10B11" w:rsidRDefault="0000231F" w:rsidP="00A10B11">
            <w:pPr>
              <w:pStyle w:val="a9"/>
              <w:numPr>
                <w:ilvl w:val="0"/>
                <w:numId w:val="224"/>
              </w:numPr>
              <w:spacing w:line="240" w:lineRule="auto"/>
              <w:jc w:val="both"/>
              <w:rPr>
                <w:rFonts w:ascii="Times New Roman" w:hAnsi="Times New Roman" w:cs="Times New Roman"/>
                <w:lang w:val="en-US"/>
              </w:rPr>
            </w:pPr>
            <w:r w:rsidRPr="00A10B11">
              <w:rPr>
                <w:rFonts w:ascii="Times New Roman" w:hAnsi="Times New Roman" w:cs="Times New Roman"/>
              </w:rPr>
              <w:t>Система приховує форму картки</w:t>
            </w:r>
          </w:p>
          <w:p w14:paraId="07BD02E6" w14:textId="3505CE23" w:rsidR="00A10B11" w:rsidRPr="00A10B11" w:rsidRDefault="0000231F" w:rsidP="00A10B11">
            <w:pPr>
              <w:pStyle w:val="a9"/>
              <w:numPr>
                <w:ilvl w:val="0"/>
                <w:numId w:val="224"/>
              </w:numPr>
              <w:spacing w:line="240" w:lineRule="auto"/>
              <w:jc w:val="both"/>
              <w:rPr>
                <w:rFonts w:ascii="Times New Roman" w:hAnsi="Times New Roman" w:cs="Times New Roman"/>
                <w:lang w:val="en-US"/>
              </w:rPr>
            </w:pPr>
            <w:r w:rsidRPr="00A10B11">
              <w:rPr>
                <w:rFonts w:ascii="Times New Roman" w:hAnsi="Times New Roman" w:cs="Times New Roman"/>
              </w:rPr>
              <w:t xml:space="preserve">При натисканні "Оплатити з </w:t>
            </w:r>
            <w:proofErr w:type="spellStart"/>
            <w:r w:rsidRPr="00A10B11">
              <w:rPr>
                <w:rFonts w:ascii="Times New Roman" w:hAnsi="Times New Roman" w:cs="Times New Roman"/>
              </w:rPr>
              <w:t>PayPal</w:t>
            </w:r>
            <w:proofErr w:type="spellEnd"/>
            <w:r w:rsidRPr="00A10B11">
              <w:rPr>
                <w:rFonts w:ascii="Times New Roman" w:hAnsi="Times New Roman" w:cs="Times New Roman"/>
              </w:rPr>
              <w:t>" (крок 15):</w:t>
            </w:r>
          </w:p>
          <w:p w14:paraId="72B6B580" w14:textId="52B796FF" w:rsidR="00A10B11" w:rsidRPr="00A10B11" w:rsidRDefault="0000231F" w:rsidP="00A10B11">
            <w:pPr>
              <w:pStyle w:val="a9"/>
              <w:numPr>
                <w:ilvl w:val="0"/>
                <w:numId w:val="224"/>
              </w:numPr>
              <w:spacing w:line="240" w:lineRule="auto"/>
              <w:jc w:val="both"/>
              <w:rPr>
                <w:rFonts w:ascii="Times New Roman" w:hAnsi="Times New Roman" w:cs="Times New Roman"/>
                <w:lang w:val="en-US"/>
              </w:rPr>
            </w:pPr>
            <w:r w:rsidRPr="00A10B11">
              <w:rPr>
                <w:rFonts w:ascii="Times New Roman" w:hAnsi="Times New Roman" w:cs="Times New Roman"/>
              </w:rPr>
              <w:t xml:space="preserve">Система перенаправляє на офіційну сторінку </w:t>
            </w:r>
            <w:proofErr w:type="spellStart"/>
            <w:r w:rsidRPr="00A10B11">
              <w:rPr>
                <w:rFonts w:ascii="Times New Roman" w:hAnsi="Times New Roman" w:cs="Times New Roman"/>
              </w:rPr>
              <w:t>PayPal</w:t>
            </w:r>
            <w:proofErr w:type="spellEnd"/>
            <w:r w:rsidRPr="00A10B11">
              <w:rPr>
                <w:rFonts w:ascii="Times New Roman" w:hAnsi="Times New Roman" w:cs="Times New Roman"/>
              </w:rPr>
              <w:t xml:space="preserve"> у новому вікні/вкладці</w:t>
            </w:r>
          </w:p>
          <w:p w14:paraId="35B2A29E" w14:textId="163EB40A" w:rsidR="00A10B11" w:rsidRPr="00A10B11" w:rsidRDefault="0000231F" w:rsidP="00A10B11">
            <w:pPr>
              <w:pStyle w:val="a9"/>
              <w:numPr>
                <w:ilvl w:val="0"/>
                <w:numId w:val="224"/>
              </w:numPr>
              <w:spacing w:line="240" w:lineRule="auto"/>
              <w:jc w:val="both"/>
              <w:rPr>
                <w:rFonts w:ascii="Times New Roman" w:hAnsi="Times New Roman" w:cs="Times New Roman"/>
                <w:lang w:val="en-US"/>
              </w:rPr>
            </w:pPr>
            <w:r w:rsidRPr="00A10B11">
              <w:rPr>
                <w:rFonts w:ascii="Times New Roman" w:hAnsi="Times New Roman" w:cs="Times New Roman"/>
              </w:rPr>
              <w:t xml:space="preserve">Користувач </w:t>
            </w:r>
            <w:proofErr w:type="spellStart"/>
            <w:r w:rsidRPr="00A10B11">
              <w:rPr>
                <w:rFonts w:ascii="Times New Roman" w:hAnsi="Times New Roman" w:cs="Times New Roman"/>
              </w:rPr>
              <w:t>логінується</w:t>
            </w:r>
            <w:proofErr w:type="spellEnd"/>
            <w:r w:rsidRPr="00A10B11">
              <w:rPr>
                <w:rFonts w:ascii="Times New Roman" w:hAnsi="Times New Roman" w:cs="Times New Roman"/>
              </w:rPr>
              <w:t xml:space="preserve"> у свій </w:t>
            </w:r>
            <w:proofErr w:type="spellStart"/>
            <w:r w:rsidRPr="00A10B11">
              <w:rPr>
                <w:rFonts w:ascii="Times New Roman" w:hAnsi="Times New Roman" w:cs="Times New Roman"/>
              </w:rPr>
              <w:t>PayPal</w:t>
            </w:r>
            <w:proofErr w:type="spellEnd"/>
            <w:r w:rsidRPr="00A10B11">
              <w:rPr>
                <w:rFonts w:ascii="Times New Roman" w:hAnsi="Times New Roman" w:cs="Times New Roman"/>
              </w:rPr>
              <w:t xml:space="preserve"> акаунт</w:t>
            </w:r>
          </w:p>
          <w:p w14:paraId="2527861B" w14:textId="00C3BA1B" w:rsidR="00A10B11" w:rsidRPr="00A10B11" w:rsidRDefault="0000231F" w:rsidP="00A10B11">
            <w:pPr>
              <w:pStyle w:val="a9"/>
              <w:numPr>
                <w:ilvl w:val="0"/>
                <w:numId w:val="224"/>
              </w:numPr>
              <w:spacing w:line="240" w:lineRule="auto"/>
              <w:jc w:val="both"/>
              <w:rPr>
                <w:rFonts w:ascii="Times New Roman" w:hAnsi="Times New Roman" w:cs="Times New Roman"/>
                <w:lang w:val="en-US"/>
              </w:rPr>
            </w:pPr>
            <w:proofErr w:type="spellStart"/>
            <w:r w:rsidRPr="00A10B11">
              <w:rPr>
                <w:rFonts w:ascii="Times New Roman" w:hAnsi="Times New Roman" w:cs="Times New Roman"/>
              </w:rPr>
              <w:t>PayPal</w:t>
            </w:r>
            <w:proofErr w:type="spellEnd"/>
            <w:r w:rsidRPr="00A10B11">
              <w:rPr>
                <w:rFonts w:ascii="Times New Roman" w:hAnsi="Times New Roman" w:cs="Times New Roman"/>
              </w:rPr>
              <w:t xml:space="preserve"> показує деталі платежу: отримувач (</w:t>
            </w:r>
            <w:proofErr w:type="spellStart"/>
            <w:r w:rsidRPr="00A10B11">
              <w:rPr>
                <w:rFonts w:ascii="Times New Roman" w:hAnsi="Times New Roman" w:cs="Times New Roman"/>
              </w:rPr>
              <w:t>Cinecloud</w:t>
            </w:r>
            <w:proofErr w:type="spellEnd"/>
            <w:r w:rsidRPr="00A10B11">
              <w:rPr>
                <w:rFonts w:ascii="Times New Roman" w:hAnsi="Times New Roman" w:cs="Times New Roman"/>
              </w:rPr>
              <w:t>), сума, опис</w:t>
            </w:r>
          </w:p>
          <w:p w14:paraId="12286FF2" w14:textId="640FC0CA" w:rsidR="00A10B11" w:rsidRPr="00A10B11" w:rsidRDefault="0000231F" w:rsidP="00A10B11">
            <w:pPr>
              <w:pStyle w:val="a9"/>
              <w:numPr>
                <w:ilvl w:val="0"/>
                <w:numId w:val="224"/>
              </w:numPr>
              <w:spacing w:line="240" w:lineRule="auto"/>
              <w:jc w:val="both"/>
              <w:rPr>
                <w:rFonts w:ascii="Times New Roman" w:hAnsi="Times New Roman" w:cs="Times New Roman"/>
                <w:lang w:val="en-US"/>
              </w:rPr>
            </w:pPr>
            <w:r w:rsidRPr="00A10B11">
              <w:rPr>
                <w:rFonts w:ascii="Times New Roman" w:hAnsi="Times New Roman" w:cs="Times New Roman"/>
              </w:rPr>
              <w:t xml:space="preserve">Користувач підтверджує платіж у </w:t>
            </w:r>
            <w:proofErr w:type="spellStart"/>
            <w:r w:rsidRPr="00A10B11">
              <w:rPr>
                <w:rFonts w:ascii="Times New Roman" w:hAnsi="Times New Roman" w:cs="Times New Roman"/>
              </w:rPr>
              <w:t>PayPal</w:t>
            </w:r>
            <w:proofErr w:type="spellEnd"/>
          </w:p>
          <w:p w14:paraId="30514A89" w14:textId="57C615C0" w:rsidR="00A10B11" w:rsidRPr="00A10B11" w:rsidRDefault="0000231F" w:rsidP="00A10B11">
            <w:pPr>
              <w:pStyle w:val="a9"/>
              <w:numPr>
                <w:ilvl w:val="0"/>
                <w:numId w:val="224"/>
              </w:numPr>
              <w:spacing w:line="240" w:lineRule="auto"/>
              <w:jc w:val="both"/>
              <w:rPr>
                <w:rFonts w:ascii="Times New Roman" w:hAnsi="Times New Roman" w:cs="Times New Roman"/>
                <w:lang w:val="en-US"/>
              </w:rPr>
            </w:pPr>
            <w:proofErr w:type="spellStart"/>
            <w:r w:rsidRPr="00A10B11">
              <w:rPr>
                <w:rFonts w:ascii="Times New Roman" w:hAnsi="Times New Roman" w:cs="Times New Roman"/>
              </w:rPr>
              <w:t>PayPal</w:t>
            </w:r>
            <w:proofErr w:type="spellEnd"/>
            <w:r w:rsidRPr="00A10B11">
              <w:rPr>
                <w:rFonts w:ascii="Times New Roman" w:hAnsi="Times New Roman" w:cs="Times New Roman"/>
              </w:rPr>
              <w:t xml:space="preserve"> обробляє платіж та повертає користувача на </w:t>
            </w:r>
            <w:proofErr w:type="spellStart"/>
            <w:r w:rsidRPr="00A10B11">
              <w:rPr>
                <w:rFonts w:ascii="Times New Roman" w:hAnsi="Times New Roman" w:cs="Times New Roman"/>
              </w:rPr>
              <w:t>Cinecloud</w:t>
            </w:r>
            <w:proofErr w:type="spellEnd"/>
            <w:r w:rsidRPr="00A10B11">
              <w:rPr>
                <w:rFonts w:ascii="Times New Roman" w:hAnsi="Times New Roman" w:cs="Times New Roman"/>
              </w:rPr>
              <w:t xml:space="preserve"> з </w:t>
            </w:r>
            <w:proofErr w:type="spellStart"/>
            <w:r w:rsidRPr="00A10B11">
              <w:rPr>
                <w:rFonts w:ascii="Times New Roman" w:hAnsi="Times New Roman" w:cs="Times New Roman"/>
              </w:rPr>
              <w:t>success</w:t>
            </w:r>
            <w:proofErr w:type="spellEnd"/>
            <w:r w:rsidRPr="00A10B11">
              <w:rPr>
                <w:rFonts w:ascii="Times New Roman" w:hAnsi="Times New Roman" w:cs="Times New Roman"/>
              </w:rPr>
              <w:t xml:space="preserve"> </w:t>
            </w:r>
            <w:proofErr w:type="spellStart"/>
            <w:r w:rsidRPr="00A10B11">
              <w:rPr>
                <w:rFonts w:ascii="Times New Roman" w:hAnsi="Times New Roman" w:cs="Times New Roman"/>
              </w:rPr>
              <w:t>token</w:t>
            </w:r>
            <w:proofErr w:type="spellEnd"/>
          </w:p>
          <w:p w14:paraId="3CD46F01" w14:textId="4A42128E" w:rsidR="00A10B11" w:rsidRPr="00A10B11" w:rsidRDefault="0000231F" w:rsidP="00A10B11">
            <w:pPr>
              <w:pStyle w:val="a9"/>
              <w:numPr>
                <w:ilvl w:val="0"/>
                <w:numId w:val="224"/>
              </w:numPr>
              <w:spacing w:line="240" w:lineRule="auto"/>
              <w:jc w:val="both"/>
              <w:rPr>
                <w:rFonts w:ascii="Times New Roman" w:hAnsi="Times New Roman" w:cs="Times New Roman"/>
                <w:lang w:val="en-US"/>
              </w:rPr>
            </w:pPr>
            <w:r w:rsidRPr="00A10B11">
              <w:rPr>
                <w:rFonts w:ascii="Times New Roman" w:hAnsi="Times New Roman" w:cs="Times New Roman"/>
              </w:rPr>
              <w:t xml:space="preserve">Система отримує підтвердження від </w:t>
            </w:r>
            <w:proofErr w:type="spellStart"/>
            <w:r w:rsidRPr="00A10B11">
              <w:rPr>
                <w:rFonts w:ascii="Times New Roman" w:hAnsi="Times New Roman" w:cs="Times New Roman"/>
              </w:rPr>
              <w:t>PayPal</w:t>
            </w:r>
            <w:proofErr w:type="spellEnd"/>
            <w:r w:rsidRPr="00A10B11">
              <w:rPr>
                <w:rFonts w:ascii="Times New Roman" w:hAnsi="Times New Roman" w:cs="Times New Roman"/>
              </w:rPr>
              <w:t xml:space="preserve"> через </w:t>
            </w:r>
            <w:proofErr w:type="spellStart"/>
            <w:r w:rsidRPr="00A10B11">
              <w:rPr>
                <w:rFonts w:ascii="Times New Roman" w:hAnsi="Times New Roman" w:cs="Times New Roman"/>
              </w:rPr>
              <w:t>webhook</w:t>
            </w:r>
            <w:proofErr w:type="spellEnd"/>
          </w:p>
          <w:p w14:paraId="63DBF196" w14:textId="2CCB7369" w:rsidR="00A10B11" w:rsidRPr="00A10B11" w:rsidRDefault="0000231F" w:rsidP="00A10B11">
            <w:pPr>
              <w:pStyle w:val="a9"/>
              <w:numPr>
                <w:ilvl w:val="0"/>
                <w:numId w:val="224"/>
              </w:numPr>
              <w:spacing w:line="240" w:lineRule="auto"/>
              <w:jc w:val="both"/>
              <w:rPr>
                <w:rFonts w:ascii="Times New Roman" w:hAnsi="Times New Roman" w:cs="Times New Roman"/>
                <w:lang w:val="en-US"/>
              </w:rPr>
            </w:pPr>
            <w:proofErr w:type="spellStart"/>
            <w:r w:rsidRPr="00A10B11">
              <w:rPr>
                <w:rFonts w:ascii="Times New Roman" w:hAnsi="Times New Roman" w:cs="Times New Roman"/>
              </w:rPr>
              <w:t>Use</w:t>
            </w:r>
            <w:proofErr w:type="spellEnd"/>
            <w:r w:rsidRPr="00A10B11">
              <w:rPr>
                <w:rFonts w:ascii="Times New Roman" w:hAnsi="Times New Roman" w:cs="Times New Roman"/>
              </w:rPr>
              <w:t xml:space="preserve"> </w:t>
            </w:r>
            <w:proofErr w:type="spellStart"/>
            <w:r w:rsidRPr="00A10B11">
              <w:rPr>
                <w:rFonts w:ascii="Times New Roman" w:hAnsi="Times New Roman" w:cs="Times New Roman"/>
              </w:rPr>
              <w:t>case</w:t>
            </w:r>
            <w:proofErr w:type="spellEnd"/>
            <w:r w:rsidRPr="00A10B11">
              <w:rPr>
                <w:rFonts w:ascii="Times New Roman" w:hAnsi="Times New Roman" w:cs="Times New Roman"/>
              </w:rPr>
              <w:t xml:space="preserve"> продовжується з кроку 21 з </w:t>
            </w:r>
            <w:proofErr w:type="spellStart"/>
            <w:r w:rsidRPr="00A10B11">
              <w:rPr>
                <w:rFonts w:ascii="Times New Roman" w:hAnsi="Times New Roman" w:cs="Times New Roman"/>
              </w:rPr>
              <w:t>PayPal</w:t>
            </w:r>
            <w:proofErr w:type="spellEnd"/>
            <w:r w:rsidRPr="00A10B11">
              <w:rPr>
                <w:rFonts w:ascii="Times New Roman" w:hAnsi="Times New Roman" w:cs="Times New Roman"/>
              </w:rPr>
              <w:t xml:space="preserve"> як </w:t>
            </w:r>
            <w:proofErr w:type="spellStart"/>
            <w:r w:rsidRPr="00A10B11">
              <w:rPr>
                <w:rFonts w:ascii="Times New Roman" w:hAnsi="Times New Roman" w:cs="Times New Roman"/>
              </w:rPr>
              <w:t>payment_method</w:t>
            </w:r>
            <w:proofErr w:type="spellEnd"/>
          </w:p>
          <w:p w14:paraId="1061A2F1" w14:textId="7B0E04D2" w:rsidR="00A10B11" w:rsidRDefault="0000231F" w:rsidP="00A10B11">
            <w:pPr>
              <w:spacing w:after="0" w:line="240" w:lineRule="auto"/>
              <w:jc w:val="both"/>
              <w:rPr>
                <w:rFonts w:ascii="Times New Roman" w:hAnsi="Times New Roman" w:cs="Times New Roman"/>
                <w:lang w:val="en-US"/>
              </w:rPr>
            </w:pPr>
            <w:r w:rsidRPr="000311AE">
              <w:rPr>
                <w:rFonts w:ascii="Times New Roman" w:hAnsi="Times New Roman" w:cs="Times New Roman"/>
                <w:b/>
                <w:bCs/>
              </w:rPr>
              <w:t xml:space="preserve">А4: 3D </w:t>
            </w:r>
            <w:proofErr w:type="spellStart"/>
            <w:r w:rsidRPr="000311AE">
              <w:rPr>
                <w:rFonts w:ascii="Times New Roman" w:hAnsi="Times New Roman" w:cs="Times New Roman"/>
                <w:b/>
                <w:bCs/>
              </w:rPr>
              <w:t>Secure</w:t>
            </w:r>
            <w:proofErr w:type="spellEnd"/>
            <w:r w:rsidRPr="000311AE">
              <w:rPr>
                <w:rFonts w:ascii="Times New Roman" w:hAnsi="Times New Roman" w:cs="Times New Roman"/>
                <w:b/>
                <w:bCs/>
              </w:rPr>
              <w:t xml:space="preserve"> аутентифікація під час оплати</w:t>
            </w:r>
          </w:p>
          <w:p w14:paraId="162EBA81" w14:textId="1BF445B8" w:rsidR="00A10B11" w:rsidRPr="00A10B11" w:rsidRDefault="0000231F" w:rsidP="00A10B11">
            <w:pPr>
              <w:pStyle w:val="a9"/>
              <w:numPr>
                <w:ilvl w:val="0"/>
                <w:numId w:val="223"/>
              </w:numPr>
              <w:spacing w:line="240" w:lineRule="auto"/>
              <w:jc w:val="both"/>
              <w:rPr>
                <w:rFonts w:ascii="Times New Roman" w:hAnsi="Times New Roman" w:cs="Times New Roman"/>
                <w:lang w:val="en-US"/>
              </w:rPr>
            </w:pPr>
            <w:r w:rsidRPr="00A10B11">
              <w:rPr>
                <w:rFonts w:ascii="Times New Roman" w:hAnsi="Times New Roman" w:cs="Times New Roman"/>
              </w:rPr>
              <w:t xml:space="preserve">На кроці 18: Банк користувача вимагає 3D </w:t>
            </w:r>
            <w:proofErr w:type="spellStart"/>
            <w:r w:rsidRPr="00A10B11">
              <w:rPr>
                <w:rFonts w:ascii="Times New Roman" w:hAnsi="Times New Roman" w:cs="Times New Roman"/>
              </w:rPr>
              <w:t>Secure</w:t>
            </w:r>
            <w:proofErr w:type="spellEnd"/>
            <w:r w:rsidRPr="00A10B11">
              <w:rPr>
                <w:rFonts w:ascii="Times New Roman" w:hAnsi="Times New Roman" w:cs="Times New Roman"/>
              </w:rPr>
              <w:t xml:space="preserve"> верифікацію для додаткової безпеки</w:t>
            </w:r>
          </w:p>
          <w:p w14:paraId="63DDB3C5" w14:textId="5C414069" w:rsidR="00A10B11" w:rsidRPr="00A10B11" w:rsidRDefault="0000231F" w:rsidP="00A10B11">
            <w:pPr>
              <w:pStyle w:val="a9"/>
              <w:numPr>
                <w:ilvl w:val="0"/>
                <w:numId w:val="223"/>
              </w:numPr>
              <w:spacing w:line="240" w:lineRule="auto"/>
              <w:jc w:val="both"/>
              <w:rPr>
                <w:rFonts w:ascii="Times New Roman" w:hAnsi="Times New Roman" w:cs="Times New Roman"/>
                <w:lang w:val="en-US"/>
              </w:rPr>
            </w:pPr>
            <w:r w:rsidRPr="00A10B11">
              <w:rPr>
                <w:rFonts w:ascii="Times New Roman" w:hAnsi="Times New Roman" w:cs="Times New Roman"/>
              </w:rPr>
              <w:lastRenderedPageBreak/>
              <w:t xml:space="preserve">Платіжний шлюз відкриває </w:t>
            </w:r>
            <w:proofErr w:type="spellStart"/>
            <w:r w:rsidRPr="00A10B11">
              <w:rPr>
                <w:rFonts w:ascii="Times New Roman" w:hAnsi="Times New Roman" w:cs="Times New Roman"/>
              </w:rPr>
              <w:t>iframe</w:t>
            </w:r>
            <w:proofErr w:type="spellEnd"/>
            <w:r w:rsidRPr="00A10B11">
              <w:rPr>
                <w:rFonts w:ascii="Times New Roman" w:hAnsi="Times New Roman" w:cs="Times New Roman"/>
              </w:rPr>
              <w:t xml:space="preserve"> 3D </w:t>
            </w:r>
            <w:proofErr w:type="spellStart"/>
            <w:r w:rsidRPr="00A10B11">
              <w:rPr>
                <w:rFonts w:ascii="Times New Roman" w:hAnsi="Times New Roman" w:cs="Times New Roman"/>
              </w:rPr>
              <w:t>Secure</w:t>
            </w:r>
            <w:proofErr w:type="spellEnd"/>
            <w:r w:rsidRPr="00A10B11">
              <w:rPr>
                <w:rFonts w:ascii="Times New Roman" w:hAnsi="Times New Roman" w:cs="Times New Roman"/>
              </w:rPr>
              <w:t xml:space="preserve"> від банку користувача</w:t>
            </w:r>
          </w:p>
          <w:p w14:paraId="32FAC365" w14:textId="39FEE183" w:rsidR="00A10B11" w:rsidRPr="00A10B11" w:rsidRDefault="0000231F" w:rsidP="00A10B11">
            <w:pPr>
              <w:pStyle w:val="a9"/>
              <w:numPr>
                <w:ilvl w:val="0"/>
                <w:numId w:val="223"/>
              </w:numPr>
              <w:spacing w:line="240" w:lineRule="auto"/>
              <w:jc w:val="both"/>
              <w:rPr>
                <w:rFonts w:ascii="Times New Roman" w:hAnsi="Times New Roman" w:cs="Times New Roman"/>
                <w:lang w:val="en-US"/>
              </w:rPr>
            </w:pPr>
            <w:proofErr w:type="spellStart"/>
            <w:r w:rsidRPr="00A10B11">
              <w:rPr>
                <w:rFonts w:ascii="Times New Roman" w:hAnsi="Times New Roman" w:cs="Times New Roman"/>
              </w:rPr>
              <w:t>Iframe</w:t>
            </w:r>
            <w:proofErr w:type="spellEnd"/>
            <w:r w:rsidRPr="00A10B11">
              <w:rPr>
                <w:rFonts w:ascii="Times New Roman" w:hAnsi="Times New Roman" w:cs="Times New Roman"/>
              </w:rPr>
              <w:t xml:space="preserve"> показує: "</w:t>
            </w:r>
            <w:proofErr w:type="spellStart"/>
            <w:r w:rsidRPr="00A10B11">
              <w:rPr>
                <w:rFonts w:ascii="Times New Roman" w:hAnsi="Times New Roman" w:cs="Times New Roman"/>
              </w:rPr>
              <w:t>Підтвердіть</w:t>
            </w:r>
            <w:proofErr w:type="spellEnd"/>
            <w:r w:rsidRPr="00A10B11">
              <w:rPr>
                <w:rFonts w:ascii="Times New Roman" w:hAnsi="Times New Roman" w:cs="Times New Roman"/>
              </w:rPr>
              <w:t xml:space="preserve"> платіж. Введіть код з SMS, надісланий на номер +380XX XXX XX42"</w:t>
            </w:r>
          </w:p>
          <w:p w14:paraId="23D691B5" w14:textId="6FEF31D6" w:rsidR="00A10B11" w:rsidRPr="00A10B11" w:rsidRDefault="0000231F" w:rsidP="00A10B11">
            <w:pPr>
              <w:pStyle w:val="a9"/>
              <w:numPr>
                <w:ilvl w:val="0"/>
                <w:numId w:val="223"/>
              </w:numPr>
              <w:spacing w:line="240" w:lineRule="auto"/>
              <w:jc w:val="both"/>
              <w:rPr>
                <w:rFonts w:ascii="Times New Roman" w:hAnsi="Times New Roman" w:cs="Times New Roman"/>
                <w:lang w:val="en-US"/>
              </w:rPr>
            </w:pPr>
            <w:r w:rsidRPr="00A10B11">
              <w:rPr>
                <w:rFonts w:ascii="Times New Roman" w:hAnsi="Times New Roman" w:cs="Times New Roman"/>
              </w:rPr>
              <w:t>Користувач отримує SMS з кодом (наприклад, "Код: 123456")</w:t>
            </w:r>
          </w:p>
          <w:p w14:paraId="66A3708E" w14:textId="00DFDCBB" w:rsidR="00A10B11" w:rsidRPr="00A10B11" w:rsidRDefault="0000231F" w:rsidP="00A10B11">
            <w:pPr>
              <w:pStyle w:val="a9"/>
              <w:numPr>
                <w:ilvl w:val="0"/>
                <w:numId w:val="223"/>
              </w:numPr>
              <w:spacing w:line="240" w:lineRule="auto"/>
              <w:jc w:val="both"/>
              <w:rPr>
                <w:rFonts w:ascii="Times New Roman" w:hAnsi="Times New Roman" w:cs="Times New Roman"/>
                <w:lang w:val="en-US"/>
              </w:rPr>
            </w:pPr>
            <w:r w:rsidRPr="00A10B11">
              <w:rPr>
                <w:rFonts w:ascii="Times New Roman" w:hAnsi="Times New Roman" w:cs="Times New Roman"/>
              </w:rPr>
              <w:t xml:space="preserve">Користувач вводить код у </w:t>
            </w:r>
            <w:proofErr w:type="spellStart"/>
            <w:r w:rsidRPr="00A10B11">
              <w:rPr>
                <w:rFonts w:ascii="Times New Roman" w:hAnsi="Times New Roman" w:cs="Times New Roman"/>
              </w:rPr>
              <w:t>iframe</w:t>
            </w:r>
            <w:proofErr w:type="spellEnd"/>
          </w:p>
          <w:p w14:paraId="4075EE93" w14:textId="2CEDF448" w:rsidR="00A10B11" w:rsidRPr="00A10B11" w:rsidRDefault="0000231F" w:rsidP="00A10B11">
            <w:pPr>
              <w:pStyle w:val="a9"/>
              <w:numPr>
                <w:ilvl w:val="0"/>
                <w:numId w:val="223"/>
              </w:numPr>
              <w:spacing w:line="240" w:lineRule="auto"/>
              <w:jc w:val="both"/>
              <w:rPr>
                <w:rFonts w:ascii="Times New Roman" w:hAnsi="Times New Roman" w:cs="Times New Roman"/>
                <w:lang w:val="en-US"/>
              </w:rPr>
            </w:pPr>
            <w:r w:rsidRPr="00A10B11">
              <w:rPr>
                <w:rFonts w:ascii="Times New Roman" w:hAnsi="Times New Roman" w:cs="Times New Roman"/>
              </w:rPr>
              <w:t xml:space="preserve">Банк </w:t>
            </w:r>
            <w:proofErr w:type="spellStart"/>
            <w:r w:rsidRPr="00A10B11">
              <w:rPr>
                <w:rFonts w:ascii="Times New Roman" w:hAnsi="Times New Roman" w:cs="Times New Roman"/>
              </w:rPr>
              <w:t>верифікує</w:t>
            </w:r>
            <w:proofErr w:type="spellEnd"/>
            <w:r w:rsidRPr="00A10B11">
              <w:rPr>
                <w:rFonts w:ascii="Times New Roman" w:hAnsi="Times New Roman" w:cs="Times New Roman"/>
              </w:rPr>
              <w:t xml:space="preserve"> код</w:t>
            </w:r>
          </w:p>
          <w:p w14:paraId="1069880F" w14:textId="67152FC7" w:rsidR="00A10B11" w:rsidRPr="00A10B11" w:rsidRDefault="0000231F" w:rsidP="00A10B11">
            <w:pPr>
              <w:pStyle w:val="a9"/>
              <w:numPr>
                <w:ilvl w:val="0"/>
                <w:numId w:val="223"/>
              </w:numPr>
              <w:spacing w:line="240" w:lineRule="auto"/>
              <w:jc w:val="both"/>
              <w:rPr>
                <w:rFonts w:ascii="Times New Roman" w:hAnsi="Times New Roman" w:cs="Times New Roman"/>
                <w:lang w:val="en-US"/>
              </w:rPr>
            </w:pPr>
            <w:r w:rsidRPr="00A10B11">
              <w:rPr>
                <w:rFonts w:ascii="Times New Roman" w:hAnsi="Times New Roman" w:cs="Times New Roman"/>
              </w:rPr>
              <w:t xml:space="preserve">Якщо код правильний: банк схвалює транзакцію, </w:t>
            </w:r>
            <w:proofErr w:type="spellStart"/>
            <w:r w:rsidRPr="00A10B11">
              <w:rPr>
                <w:rFonts w:ascii="Times New Roman" w:hAnsi="Times New Roman" w:cs="Times New Roman"/>
              </w:rPr>
              <w:t>iframe</w:t>
            </w:r>
            <w:proofErr w:type="spellEnd"/>
            <w:r w:rsidRPr="00A10B11">
              <w:rPr>
                <w:rFonts w:ascii="Times New Roman" w:hAnsi="Times New Roman" w:cs="Times New Roman"/>
              </w:rPr>
              <w:t xml:space="preserve"> закривається</w:t>
            </w:r>
          </w:p>
          <w:p w14:paraId="2EB54468" w14:textId="1592DC54" w:rsidR="00A10B11" w:rsidRPr="00A10B11" w:rsidRDefault="0000231F" w:rsidP="00A10B11">
            <w:pPr>
              <w:pStyle w:val="a9"/>
              <w:numPr>
                <w:ilvl w:val="0"/>
                <w:numId w:val="223"/>
              </w:numPr>
              <w:spacing w:line="240" w:lineRule="auto"/>
              <w:jc w:val="both"/>
              <w:rPr>
                <w:rFonts w:ascii="Times New Roman" w:hAnsi="Times New Roman" w:cs="Times New Roman"/>
                <w:lang w:val="en-US"/>
              </w:rPr>
            </w:pPr>
            <w:proofErr w:type="spellStart"/>
            <w:r w:rsidRPr="00A10B11">
              <w:rPr>
                <w:rFonts w:ascii="Times New Roman" w:hAnsi="Times New Roman" w:cs="Times New Roman"/>
              </w:rPr>
              <w:t>Use</w:t>
            </w:r>
            <w:proofErr w:type="spellEnd"/>
            <w:r w:rsidRPr="00A10B11">
              <w:rPr>
                <w:rFonts w:ascii="Times New Roman" w:hAnsi="Times New Roman" w:cs="Times New Roman"/>
              </w:rPr>
              <w:t xml:space="preserve"> </w:t>
            </w:r>
            <w:proofErr w:type="spellStart"/>
            <w:r w:rsidRPr="00A10B11">
              <w:rPr>
                <w:rFonts w:ascii="Times New Roman" w:hAnsi="Times New Roman" w:cs="Times New Roman"/>
              </w:rPr>
              <w:t>case</w:t>
            </w:r>
            <w:proofErr w:type="spellEnd"/>
            <w:r w:rsidRPr="00A10B11">
              <w:rPr>
                <w:rFonts w:ascii="Times New Roman" w:hAnsi="Times New Roman" w:cs="Times New Roman"/>
              </w:rPr>
              <w:t xml:space="preserve"> продовжується з кроку 19 після успішної верифікації</w:t>
            </w:r>
          </w:p>
          <w:p w14:paraId="5971586C" w14:textId="6523EFD9" w:rsidR="00A10B11" w:rsidRDefault="0000231F" w:rsidP="00A10B11">
            <w:pPr>
              <w:spacing w:after="0" w:line="240" w:lineRule="auto"/>
              <w:jc w:val="both"/>
              <w:rPr>
                <w:rFonts w:ascii="Times New Roman" w:hAnsi="Times New Roman" w:cs="Times New Roman"/>
                <w:lang w:val="en-US"/>
              </w:rPr>
            </w:pPr>
            <w:r w:rsidRPr="000311AE">
              <w:rPr>
                <w:rFonts w:ascii="Times New Roman" w:hAnsi="Times New Roman" w:cs="Times New Roman"/>
                <w:b/>
                <w:bCs/>
              </w:rPr>
              <w:t xml:space="preserve">А5: Безкоштовний </w:t>
            </w:r>
            <w:proofErr w:type="spellStart"/>
            <w:r w:rsidRPr="000311AE">
              <w:rPr>
                <w:rFonts w:ascii="Times New Roman" w:hAnsi="Times New Roman" w:cs="Times New Roman"/>
                <w:b/>
                <w:bCs/>
              </w:rPr>
              <w:t>trial</w:t>
            </w:r>
            <w:proofErr w:type="spellEnd"/>
            <w:r w:rsidRPr="000311AE">
              <w:rPr>
                <w:rFonts w:ascii="Times New Roman" w:hAnsi="Times New Roman" w:cs="Times New Roman"/>
                <w:b/>
                <w:bCs/>
              </w:rPr>
              <w:t xml:space="preserve"> період (якщо доступно)</w:t>
            </w:r>
          </w:p>
          <w:p w14:paraId="75DCF2F0" w14:textId="779D64A8" w:rsidR="00A10B11" w:rsidRPr="00A10B11" w:rsidRDefault="0000231F" w:rsidP="00A10B11">
            <w:pPr>
              <w:pStyle w:val="a9"/>
              <w:numPr>
                <w:ilvl w:val="0"/>
                <w:numId w:val="222"/>
              </w:numPr>
              <w:spacing w:line="240" w:lineRule="auto"/>
              <w:jc w:val="both"/>
              <w:rPr>
                <w:rFonts w:ascii="Times New Roman" w:hAnsi="Times New Roman" w:cs="Times New Roman"/>
                <w:lang w:val="en-US"/>
              </w:rPr>
            </w:pPr>
            <w:r w:rsidRPr="00A10B11">
              <w:rPr>
                <w:rFonts w:ascii="Times New Roman" w:hAnsi="Times New Roman" w:cs="Times New Roman"/>
              </w:rPr>
              <w:t>Для нових користувачів система пропонує: "Спробуйте 7 днів безкоштовно! Скасуйте у будь-який час"</w:t>
            </w:r>
          </w:p>
          <w:p w14:paraId="40708DBB" w14:textId="542AAB41" w:rsidR="00A10B11" w:rsidRPr="00A10B11" w:rsidRDefault="0000231F" w:rsidP="00A10B11">
            <w:pPr>
              <w:pStyle w:val="a9"/>
              <w:numPr>
                <w:ilvl w:val="0"/>
                <w:numId w:val="222"/>
              </w:numPr>
              <w:spacing w:line="240" w:lineRule="auto"/>
              <w:jc w:val="both"/>
              <w:rPr>
                <w:rFonts w:ascii="Times New Roman" w:hAnsi="Times New Roman" w:cs="Times New Roman"/>
                <w:lang w:val="en-US"/>
              </w:rPr>
            </w:pPr>
            <w:r w:rsidRPr="00A10B11">
              <w:rPr>
                <w:rFonts w:ascii="Times New Roman" w:hAnsi="Times New Roman" w:cs="Times New Roman"/>
              </w:rPr>
              <w:t>На сторінці вибору плану (крок 3): всі плани показують "7 днів безкоштовно, потім [ціна]/місяць"</w:t>
            </w:r>
          </w:p>
          <w:p w14:paraId="78E70923" w14:textId="4B5EF821" w:rsidR="00A10B11" w:rsidRPr="00A10B11" w:rsidRDefault="0000231F" w:rsidP="00A10B11">
            <w:pPr>
              <w:pStyle w:val="a9"/>
              <w:numPr>
                <w:ilvl w:val="0"/>
                <w:numId w:val="222"/>
              </w:numPr>
              <w:spacing w:line="240" w:lineRule="auto"/>
              <w:jc w:val="both"/>
              <w:rPr>
                <w:rFonts w:ascii="Times New Roman" w:hAnsi="Times New Roman" w:cs="Times New Roman"/>
                <w:lang w:val="en-US"/>
              </w:rPr>
            </w:pPr>
            <w:r w:rsidRPr="00A10B11">
              <w:rPr>
                <w:rFonts w:ascii="Times New Roman" w:hAnsi="Times New Roman" w:cs="Times New Roman"/>
              </w:rPr>
              <w:t xml:space="preserve">Користувач обирає план з </w:t>
            </w:r>
            <w:proofErr w:type="spellStart"/>
            <w:r w:rsidRPr="00A10B11">
              <w:rPr>
                <w:rFonts w:ascii="Times New Roman" w:hAnsi="Times New Roman" w:cs="Times New Roman"/>
              </w:rPr>
              <w:t>trial</w:t>
            </w:r>
            <w:proofErr w:type="spellEnd"/>
          </w:p>
          <w:p w14:paraId="2D3EA22A" w14:textId="4835213E" w:rsidR="00A10B11" w:rsidRPr="00A10B11" w:rsidRDefault="0000231F" w:rsidP="00A10B11">
            <w:pPr>
              <w:pStyle w:val="a9"/>
              <w:numPr>
                <w:ilvl w:val="0"/>
                <w:numId w:val="222"/>
              </w:numPr>
              <w:spacing w:line="240" w:lineRule="auto"/>
              <w:jc w:val="both"/>
              <w:rPr>
                <w:rFonts w:ascii="Times New Roman" w:hAnsi="Times New Roman" w:cs="Times New Roman"/>
                <w:lang w:val="en-US"/>
              </w:rPr>
            </w:pPr>
            <w:r w:rsidRPr="00A10B11">
              <w:rPr>
                <w:rFonts w:ascii="Times New Roman" w:hAnsi="Times New Roman" w:cs="Times New Roman"/>
              </w:rPr>
              <w:t xml:space="preserve">На сторінці оплати (крок 9): - Підсумок: "Сьогодні: 0 грн (безкоштовний </w:t>
            </w:r>
            <w:proofErr w:type="spellStart"/>
            <w:r w:rsidRPr="00A10B11">
              <w:rPr>
                <w:rFonts w:ascii="Times New Roman" w:hAnsi="Times New Roman" w:cs="Times New Roman"/>
              </w:rPr>
              <w:t>trial</w:t>
            </w:r>
            <w:proofErr w:type="spellEnd"/>
            <w:r w:rsidRPr="00A10B11">
              <w:rPr>
                <w:rFonts w:ascii="Times New Roman" w:hAnsi="Times New Roman" w:cs="Times New Roman"/>
              </w:rPr>
              <w:t xml:space="preserve">)", "Через 7 днів: 249 грн/місяць (якщо не скасовано)" - </w:t>
            </w:r>
            <w:proofErr w:type="spellStart"/>
            <w:r w:rsidRPr="00A10B11">
              <w:rPr>
                <w:rFonts w:ascii="Times New Roman" w:hAnsi="Times New Roman" w:cs="Times New Roman"/>
              </w:rPr>
              <w:t>Checkbox</w:t>
            </w:r>
            <w:proofErr w:type="spellEnd"/>
            <w:r w:rsidRPr="00A10B11">
              <w:rPr>
                <w:rFonts w:ascii="Times New Roman" w:hAnsi="Times New Roman" w:cs="Times New Roman"/>
              </w:rPr>
              <w:t xml:space="preserve"> "Автоматичне продовження після </w:t>
            </w:r>
            <w:proofErr w:type="spellStart"/>
            <w:r w:rsidRPr="00A10B11">
              <w:rPr>
                <w:rFonts w:ascii="Times New Roman" w:hAnsi="Times New Roman" w:cs="Times New Roman"/>
              </w:rPr>
              <w:t>trial</w:t>
            </w:r>
            <w:proofErr w:type="spellEnd"/>
            <w:r w:rsidRPr="00A10B11">
              <w:rPr>
                <w:rFonts w:ascii="Times New Roman" w:hAnsi="Times New Roman" w:cs="Times New Roman"/>
              </w:rPr>
              <w:t>" (</w:t>
            </w:r>
            <w:proofErr w:type="spellStart"/>
            <w:r w:rsidRPr="00A10B11">
              <w:rPr>
                <w:rFonts w:ascii="Times New Roman" w:hAnsi="Times New Roman" w:cs="Times New Roman"/>
              </w:rPr>
              <w:t>checked</w:t>
            </w:r>
            <w:proofErr w:type="spellEnd"/>
            <w:r w:rsidRPr="00A10B11">
              <w:rPr>
                <w:rFonts w:ascii="Times New Roman" w:hAnsi="Times New Roman" w:cs="Times New Roman"/>
              </w:rPr>
              <w:t>)</w:t>
            </w:r>
          </w:p>
          <w:p w14:paraId="4FAE1DFF" w14:textId="6680B5D2" w:rsidR="00A10B11" w:rsidRPr="00A10B11" w:rsidRDefault="0000231F" w:rsidP="00A10B11">
            <w:pPr>
              <w:pStyle w:val="a9"/>
              <w:numPr>
                <w:ilvl w:val="0"/>
                <w:numId w:val="222"/>
              </w:numPr>
              <w:spacing w:line="240" w:lineRule="auto"/>
              <w:jc w:val="both"/>
              <w:rPr>
                <w:rFonts w:ascii="Times New Roman" w:hAnsi="Times New Roman" w:cs="Times New Roman"/>
                <w:lang w:val="en-US"/>
              </w:rPr>
            </w:pPr>
            <w:r w:rsidRPr="00A10B11">
              <w:rPr>
                <w:rFonts w:ascii="Times New Roman" w:hAnsi="Times New Roman" w:cs="Times New Roman"/>
              </w:rPr>
              <w:t>Користувач вводить платіжні дані (картка зберігається, але не списується)</w:t>
            </w:r>
          </w:p>
          <w:p w14:paraId="4625AA1E" w14:textId="1D179EC1" w:rsidR="00A10B11" w:rsidRPr="00A10B11" w:rsidRDefault="0000231F" w:rsidP="00A10B11">
            <w:pPr>
              <w:pStyle w:val="a9"/>
              <w:numPr>
                <w:ilvl w:val="0"/>
                <w:numId w:val="222"/>
              </w:numPr>
              <w:spacing w:line="240" w:lineRule="auto"/>
              <w:jc w:val="both"/>
              <w:rPr>
                <w:rFonts w:ascii="Times New Roman" w:hAnsi="Times New Roman" w:cs="Times New Roman"/>
                <w:lang w:val="en-US"/>
              </w:rPr>
            </w:pPr>
            <w:r w:rsidRPr="00A10B11">
              <w:rPr>
                <w:rFonts w:ascii="Times New Roman" w:hAnsi="Times New Roman" w:cs="Times New Roman"/>
              </w:rPr>
              <w:t xml:space="preserve">Платіжний шлюз виконує </w:t>
            </w:r>
            <w:proofErr w:type="spellStart"/>
            <w:r w:rsidRPr="00A10B11">
              <w:rPr>
                <w:rFonts w:ascii="Times New Roman" w:hAnsi="Times New Roman" w:cs="Times New Roman"/>
              </w:rPr>
              <w:t>authorization</w:t>
            </w:r>
            <w:proofErr w:type="spellEnd"/>
            <w:r w:rsidRPr="00A10B11">
              <w:rPr>
                <w:rFonts w:ascii="Times New Roman" w:hAnsi="Times New Roman" w:cs="Times New Roman"/>
              </w:rPr>
              <w:t xml:space="preserve"> для $1 (перевірка валідності картки) та одразу скасовує</w:t>
            </w:r>
          </w:p>
          <w:p w14:paraId="0CC8AB7F" w14:textId="0B4299A5" w:rsidR="00A10B11" w:rsidRPr="00A10B11" w:rsidRDefault="0000231F" w:rsidP="00A10B11">
            <w:pPr>
              <w:pStyle w:val="a9"/>
              <w:numPr>
                <w:ilvl w:val="0"/>
                <w:numId w:val="222"/>
              </w:numPr>
              <w:spacing w:line="240" w:lineRule="auto"/>
              <w:jc w:val="both"/>
              <w:rPr>
                <w:rFonts w:ascii="Times New Roman" w:hAnsi="Times New Roman" w:cs="Times New Roman"/>
                <w:lang w:val="en-US"/>
              </w:rPr>
            </w:pPr>
            <w:r w:rsidRPr="00A10B11">
              <w:rPr>
                <w:rFonts w:ascii="Times New Roman" w:hAnsi="Times New Roman" w:cs="Times New Roman"/>
              </w:rPr>
              <w:t>Підписка активується зі статусом "</w:t>
            </w:r>
            <w:proofErr w:type="spellStart"/>
            <w:r w:rsidRPr="00A10B11">
              <w:rPr>
                <w:rFonts w:ascii="Times New Roman" w:hAnsi="Times New Roman" w:cs="Times New Roman"/>
              </w:rPr>
              <w:t>trial</w:t>
            </w:r>
            <w:proofErr w:type="spellEnd"/>
            <w:r w:rsidRPr="00A10B11">
              <w:rPr>
                <w:rFonts w:ascii="Times New Roman" w:hAnsi="Times New Roman" w:cs="Times New Roman"/>
              </w:rPr>
              <w:t>" на 7 днів</w:t>
            </w:r>
          </w:p>
          <w:p w14:paraId="78BF2A33" w14:textId="003FB5BB" w:rsidR="00A10B11" w:rsidRPr="00A10B11" w:rsidRDefault="0000231F" w:rsidP="00A10B11">
            <w:pPr>
              <w:pStyle w:val="a9"/>
              <w:numPr>
                <w:ilvl w:val="0"/>
                <w:numId w:val="222"/>
              </w:numPr>
              <w:spacing w:line="240" w:lineRule="auto"/>
              <w:jc w:val="both"/>
              <w:rPr>
                <w:rFonts w:ascii="Times New Roman" w:hAnsi="Times New Roman" w:cs="Times New Roman"/>
                <w:lang w:val="en-US"/>
              </w:rPr>
            </w:pPr>
            <w:proofErr w:type="spellStart"/>
            <w:r w:rsidRPr="00A10B11">
              <w:rPr>
                <w:rFonts w:ascii="Times New Roman" w:hAnsi="Times New Roman" w:cs="Times New Roman"/>
              </w:rPr>
              <w:t>Email</w:t>
            </w:r>
            <w:proofErr w:type="spellEnd"/>
            <w:r w:rsidRPr="00A10B11">
              <w:rPr>
                <w:rFonts w:ascii="Times New Roman" w:hAnsi="Times New Roman" w:cs="Times New Roman"/>
              </w:rPr>
              <w:t xml:space="preserve">: "Ваш безкоштовний </w:t>
            </w:r>
            <w:proofErr w:type="spellStart"/>
            <w:r w:rsidRPr="00A10B11">
              <w:rPr>
                <w:rFonts w:ascii="Times New Roman" w:hAnsi="Times New Roman" w:cs="Times New Roman"/>
              </w:rPr>
              <w:t>trial</w:t>
            </w:r>
            <w:proofErr w:type="spellEnd"/>
            <w:r w:rsidRPr="00A10B11">
              <w:rPr>
                <w:rFonts w:ascii="Times New Roman" w:hAnsi="Times New Roman" w:cs="Times New Roman"/>
              </w:rPr>
              <w:t xml:space="preserve"> активовано! Перший платіж 249 грн буде списано [дата через 7 днів]"</w:t>
            </w:r>
          </w:p>
          <w:p w14:paraId="53D17ABF" w14:textId="2D370278" w:rsidR="00A10B11" w:rsidRPr="00A10B11" w:rsidRDefault="0000231F" w:rsidP="00A10B11">
            <w:pPr>
              <w:pStyle w:val="a9"/>
              <w:numPr>
                <w:ilvl w:val="0"/>
                <w:numId w:val="222"/>
              </w:numPr>
              <w:spacing w:line="240" w:lineRule="auto"/>
              <w:jc w:val="both"/>
              <w:rPr>
                <w:rFonts w:ascii="Times New Roman" w:hAnsi="Times New Roman" w:cs="Times New Roman"/>
                <w:lang w:val="en-US"/>
              </w:rPr>
            </w:pPr>
            <w:r w:rsidRPr="00A10B11">
              <w:rPr>
                <w:rFonts w:ascii="Times New Roman" w:hAnsi="Times New Roman" w:cs="Times New Roman"/>
              </w:rPr>
              <w:t>Через 7 днів: система автоматично списує перший платіж (якщо користувач не скасував)</w:t>
            </w:r>
          </w:p>
          <w:p w14:paraId="23AAA90C" w14:textId="4E51B630" w:rsidR="00A10B11" w:rsidRPr="00A10B11" w:rsidRDefault="0000231F" w:rsidP="00A10B11">
            <w:pPr>
              <w:pStyle w:val="a9"/>
              <w:numPr>
                <w:ilvl w:val="0"/>
                <w:numId w:val="222"/>
              </w:numPr>
              <w:spacing w:line="240" w:lineRule="auto"/>
              <w:jc w:val="both"/>
              <w:rPr>
                <w:rFonts w:ascii="Times New Roman" w:hAnsi="Times New Roman" w:cs="Times New Roman"/>
                <w:lang w:val="en-US"/>
              </w:rPr>
            </w:pPr>
            <w:proofErr w:type="spellStart"/>
            <w:r w:rsidRPr="00A10B11">
              <w:rPr>
                <w:rFonts w:ascii="Times New Roman" w:hAnsi="Times New Roman" w:cs="Times New Roman"/>
              </w:rPr>
              <w:t>Use</w:t>
            </w:r>
            <w:proofErr w:type="spellEnd"/>
            <w:r w:rsidRPr="00A10B11">
              <w:rPr>
                <w:rFonts w:ascii="Times New Roman" w:hAnsi="Times New Roman" w:cs="Times New Roman"/>
              </w:rPr>
              <w:t xml:space="preserve"> </w:t>
            </w:r>
            <w:proofErr w:type="spellStart"/>
            <w:r w:rsidRPr="00A10B11">
              <w:rPr>
                <w:rFonts w:ascii="Times New Roman" w:hAnsi="Times New Roman" w:cs="Times New Roman"/>
              </w:rPr>
              <w:t>case</w:t>
            </w:r>
            <w:proofErr w:type="spellEnd"/>
            <w:r w:rsidRPr="00A10B11">
              <w:rPr>
                <w:rFonts w:ascii="Times New Roman" w:hAnsi="Times New Roman" w:cs="Times New Roman"/>
              </w:rPr>
              <w:t xml:space="preserve"> завершено з </w:t>
            </w:r>
            <w:proofErr w:type="spellStart"/>
            <w:r w:rsidRPr="00A10B11">
              <w:rPr>
                <w:rFonts w:ascii="Times New Roman" w:hAnsi="Times New Roman" w:cs="Times New Roman"/>
              </w:rPr>
              <w:t>trial</w:t>
            </w:r>
            <w:proofErr w:type="spellEnd"/>
            <w:r w:rsidRPr="00A10B11">
              <w:rPr>
                <w:rFonts w:ascii="Times New Roman" w:hAnsi="Times New Roman" w:cs="Times New Roman"/>
              </w:rPr>
              <w:t xml:space="preserve"> підпискою</w:t>
            </w:r>
          </w:p>
          <w:p w14:paraId="71B79950" w14:textId="1D8C1FBF" w:rsidR="00A10B11" w:rsidRDefault="0000231F" w:rsidP="00A10B11">
            <w:pPr>
              <w:spacing w:after="0" w:line="240" w:lineRule="auto"/>
              <w:jc w:val="both"/>
              <w:rPr>
                <w:rFonts w:ascii="Times New Roman" w:hAnsi="Times New Roman" w:cs="Times New Roman"/>
                <w:lang w:val="en-US"/>
              </w:rPr>
            </w:pPr>
            <w:r w:rsidRPr="000311AE">
              <w:rPr>
                <w:rFonts w:ascii="Times New Roman" w:hAnsi="Times New Roman" w:cs="Times New Roman"/>
                <w:b/>
                <w:bCs/>
              </w:rPr>
              <w:t>А6: Підписка як подарунок (</w:t>
            </w:r>
            <w:proofErr w:type="spellStart"/>
            <w:r w:rsidRPr="000311AE">
              <w:rPr>
                <w:rFonts w:ascii="Times New Roman" w:hAnsi="Times New Roman" w:cs="Times New Roman"/>
                <w:b/>
                <w:bCs/>
              </w:rPr>
              <w:t>gift</w:t>
            </w:r>
            <w:proofErr w:type="spellEnd"/>
            <w:r w:rsidRPr="000311AE">
              <w:rPr>
                <w:rFonts w:ascii="Times New Roman" w:hAnsi="Times New Roman" w:cs="Times New Roman"/>
                <w:b/>
                <w:bCs/>
              </w:rPr>
              <w:t xml:space="preserve"> </w:t>
            </w:r>
            <w:proofErr w:type="spellStart"/>
            <w:r w:rsidRPr="000311AE">
              <w:rPr>
                <w:rFonts w:ascii="Times New Roman" w:hAnsi="Times New Roman" w:cs="Times New Roman"/>
                <w:b/>
                <w:bCs/>
              </w:rPr>
              <w:t>subscription</w:t>
            </w:r>
            <w:proofErr w:type="spellEnd"/>
            <w:r w:rsidRPr="000311AE">
              <w:rPr>
                <w:rFonts w:ascii="Times New Roman" w:hAnsi="Times New Roman" w:cs="Times New Roman"/>
                <w:b/>
                <w:bCs/>
              </w:rPr>
              <w:t>)</w:t>
            </w:r>
          </w:p>
          <w:p w14:paraId="163C547F" w14:textId="55948F53" w:rsidR="00A10B11" w:rsidRPr="00A10B11" w:rsidRDefault="0000231F" w:rsidP="00A10B11">
            <w:pPr>
              <w:pStyle w:val="a9"/>
              <w:numPr>
                <w:ilvl w:val="0"/>
                <w:numId w:val="221"/>
              </w:numPr>
              <w:spacing w:line="240" w:lineRule="auto"/>
              <w:jc w:val="both"/>
              <w:rPr>
                <w:rFonts w:ascii="Times New Roman" w:hAnsi="Times New Roman" w:cs="Times New Roman"/>
                <w:lang w:val="en-US"/>
              </w:rPr>
            </w:pPr>
            <w:r w:rsidRPr="00A10B11">
              <w:rPr>
                <w:rFonts w:ascii="Times New Roman" w:hAnsi="Times New Roman" w:cs="Times New Roman"/>
              </w:rPr>
              <w:t>Користувач хоче подарувати підписку другу</w:t>
            </w:r>
          </w:p>
          <w:p w14:paraId="21F4B98F" w14:textId="01EA7C9D" w:rsidR="00A10B11" w:rsidRPr="00A10B11" w:rsidRDefault="0000231F" w:rsidP="00A10B11">
            <w:pPr>
              <w:pStyle w:val="a9"/>
              <w:numPr>
                <w:ilvl w:val="0"/>
                <w:numId w:val="221"/>
              </w:numPr>
              <w:spacing w:line="240" w:lineRule="auto"/>
              <w:jc w:val="both"/>
              <w:rPr>
                <w:rFonts w:ascii="Times New Roman" w:hAnsi="Times New Roman" w:cs="Times New Roman"/>
                <w:lang w:val="en-US"/>
              </w:rPr>
            </w:pPr>
            <w:r w:rsidRPr="00A10B11">
              <w:rPr>
                <w:rFonts w:ascii="Times New Roman" w:hAnsi="Times New Roman" w:cs="Times New Roman"/>
              </w:rPr>
              <w:t>На сторінці вибору плану: опція "Подарувати підписку" зверху</w:t>
            </w:r>
          </w:p>
          <w:p w14:paraId="11469373" w14:textId="05D7A41C" w:rsidR="00A10B11" w:rsidRPr="00A10B11" w:rsidRDefault="0000231F" w:rsidP="00A10B11">
            <w:pPr>
              <w:pStyle w:val="a9"/>
              <w:numPr>
                <w:ilvl w:val="0"/>
                <w:numId w:val="221"/>
              </w:numPr>
              <w:spacing w:line="240" w:lineRule="auto"/>
              <w:jc w:val="both"/>
              <w:rPr>
                <w:rFonts w:ascii="Times New Roman" w:hAnsi="Times New Roman" w:cs="Times New Roman"/>
                <w:lang w:val="en-US"/>
              </w:rPr>
            </w:pPr>
            <w:r w:rsidRPr="00A10B11">
              <w:rPr>
                <w:rFonts w:ascii="Times New Roman" w:hAnsi="Times New Roman" w:cs="Times New Roman"/>
              </w:rPr>
              <w:t>Користувач обирає опцію та план</w:t>
            </w:r>
          </w:p>
          <w:p w14:paraId="76E6D7CA" w14:textId="6AF57145" w:rsidR="00A10B11" w:rsidRPr="00A10B11" w:rsidRDefault="0000231F" w:rsidP="00A10B11">
            <w:pPr>
              <w:pStyle w:val="a9"/>
              <w:numPr>
                <w:ilvl w:val="0"/>
                <w:numId w:val="221"/>
              </w:numPr>
              <w:spacing w:line="240" w:lineRule="auto"/>
              <w:jc w:val="both"/>
              <w:rPr>
                <w:rFonts w:ascii="Times New Roman" w:hAnsi="Times New Roman" w:cs="Times New Roman"/>
                <w:lang w:val="en-US"/>
              </w:rPr>
            </w:pPr>
            <w:r w:rsidRPr="00A10B11">
              <w:rPr>
                <w:rFonts w:ascii="Times New Roman" w:hAnsi="Times New Roman" w:cs="Times New Roman"/>
              </w:rPr>
              <w:t xml:space="preserve">На сторінці оплати додаткові поля: - </w:t>
            </w:r>
            <w:proofErr w:type="spellStart"/>
            <w:r w:rsidRPr="00A10B11">
              <w:rPr>
                <w:rFonts w:ascii="Times New Roman" w:hAnsi="Times New Roman" w:cs="Times New Roman"/>
              </w:rPr>
              <w:t>Email</w:t>
            </w:r>
            <w:proofErr w:type="spellEnd"/>
            <w:r w:rsidRPr="00A10B11">
              <w:rPr>
                <w:rFonts w:ascii="Times New Roman" w:hAnsi="Times New Roman" w:cs="Times New Roman"/>
              </w:rPr>
              <w:t xml:space="preserve"> отримувача подарунку - Персональне повідомлення (опціонально) - Дата надсилання (зараз або запланована)</w:t>
            </w:r>
          </w:p>
          <w:p w14:paraId="1C595BFB" w14:textId="567597C9" w:rsidR="00A10B11" w:rsidRPr="00A10B11" w:rsidRDefault="0000231F" w:rsidP="00A10B11">
            <w:pPr>
              <w:pStyle w:val="a9"/>
              <w:numPr>
                <w:ilvl w:val="0"/>
                <w:numId w:val="221"/>
              </w:numPr>
              <w:spacing w:line="240" w:lineRule="auto"/>
              <w:jc w:val="both"/>
              <w:rPr>
                <w:rFonts w:ascii="Times New Roman" w:hAnsi="Times New Roman" w:cs="Times New Roman"/>
                <w:lang w:val="en-US"/>
              </w:rPr>
            </w:pPr>
            <w:r w:rsidRPr="00A10B11">
              <w:rPr>
                <w:rFonts w:ascii="Times New Roman" w:hAnsi="Times New Roman" w:cs="Times New Roman"/>
              </w:rPr>
              <w:t>Користувач заповнює та оплачує</w:t>
            </w:r>
          </w:p>
          <w:p w14:paraId="4C12792A" w14:textId="2064D114" w:rsidR="00A10B11" w:rsidRPr="00A10B11" w:rsidRDefault="0000231F" w:rsidP="00A10B11">
            <w:pPr>
              <w:pStyle w:val="a9"/>
              <w:numPr>
                <w:ilvl w:val="0"/>
                <w:numId w:val="221"/>
              </w:numPr>
              <w:spacing w:line="240" w:lineRule="auto"/>
              <w:jc w:val="both"/>
              <w:rPr>
                <w:rFonts w:ascii="Times New Roman" w:hAnsi="Times New Roman" w:cs="Times New Roman"/>
                <w:lang w:val="en-US"/>
              </w:rPr>
            </w:pPr>
            <w:r w:rsidRPr="00A10B11">
              <w:rPr>
                <w:rFonts w:ascii="Times New Roman" w:hAnsi="Times New Roman" w:cs="Times New Roman"/>
              </w:rPr>
              <w:t xml:space="preserve">Система створює </w:t>
            </w:r>
            <w:proofErr w:type="spellStart"/>
            <w:r w:rsidRPr="00A10B11">
              <w:rPr>
                <w:rFonts w:ascii="Times New Roman" w:hAnsi="Times New Roman" w:cs="Times New Roman"/>
              </w:rPr>
              <w:t>gift</w:t>
            </w:r>
            <w:proofErr w:type="spellEnd"/>
            <w:r w:rsidRPr="00A10B11">
              <w:rPr>
                <w:rFonts w:ascii="Times New Roman" w:hAnsi="Times New Roman" w:cs="Times New Roman"/>
              </w:rPr>
              <w:t xml:space="preserve"> </w:t>
            </w:r>
            <w:proofErr w:type="spellStart"/>
            <w:r w:rsidRPr="00A10B11">
              <w:rPr>
                <w:rFonts w:ascii="Times New Roman" w:hAnsi="Times New Roman" w:cs="Times New Roman"/>
              </w:rPr>
              <w:t>code</w:t>
            </w:r>
            <w:proofErr w:type="spellEnd"/>
            <w:r w:rsidRPr="00A10B11">
              <w:rPr>
                <w:rFonts w:ascii="Times New Roman" w:hAnsi="Times New Roman" w:cs="Times New Roman"/>
              </w:rPr>
              <w:t xml:space="preserve"> та надсилає </w:t>
            </w:r>
            <w:proofErr w:type="spellStart"/>
            <w:r w:rsidRPr="00A10B11">
              <w:rPr>
                <w:rFonts w:ascii="Times New Roman" w:hAnsi="Times New Roman" w:cs="Times New Roman"/>
              </w:rPr>
              <w:t>email</w:t>
            </w:r>
            <w:proofErr w:type="spellEnd"/>
            <w:r w:rsidRPr="00A10B11">
              <w:rPr>
                <w:rFonts w:ascii="Times New Roman" w:hAnsi="Times New Roman" w:cs="Times New Roman"/>
              </w:rPr>
              <w:t xml:space="preserve"> отримувачу: - "Вітаємо! [Ім'я] подарував вам підписку </w:t>
            </w:r>
            <w:proofErr w:type="spellStart"/>
            <w:r w:rsidRPr="00A10B11">
              <w:rPr>
                <w:rFonts w:ascii="Times New Roman" w:hAnsi="Times New Roman" w:cs="Times New Roman"/>
              </w:rPr>
              <w:t>Cinecloud</w:t>
            </w:r>
            <w:proofErr w:type="spellEnd"/>
            <w:r w:rsidRPr="00A10B11">
              <w:rPr>
                <w:rFonts w:ascii="Times New Roman" w:hAnsi="Times New Roman" w:cs="Times New Roman"/>
              </w:rPr>
              <w:t>!" - Персональне повідомлення - Кнопка "Активувати подарунок"</w:t>
            </w:r>
          </w:p>
          <w:p w14:paraId="4B9FD481" w14:textId="5890EBA5" w:rsidR="00A10B11" w:rsidRPr="00A10B11" w:rsidRDefault="0000231F" w:rsidP="00A10B11">
            <w:pPr>
              <w:pStyle w:val="a9"/>
              <w:numPr>
                <w:ilvl w:val="0"/>
                <w:numId w:val="221"/>
              </w:numPr>
              <w:spacing w:line="240" w:lineRule="auto"/>
              <w:jc w:val="both"/>
              <w:rPr>
                <w:rFonts w:ascii="Times New Roman" w:hAnsi="Times New Roman" w:cs="Times New Roman"/>
                <w:lang w:val="en-US"/>
              </w:rPr>
            </w:pPr>
            <w:r w:rsidRPr="00A10B11">
              <w:rPr>
                <w:rFonts w:ascii="Times New Roman" w:hAnsi="Times New Roman" w:cs="Times New Roman"/>
              </w:rPr>
              <w:t>Отримувач активує код та отримує підписку</w:t>
            </w:r>
          </w:p>
          <w:p w14:paraId="74A5F3EF" w14:textId="08E32BE5" w:rsidR="00A10B11" w:rsidRPr="00A10B11" w:rsidRDefault="0000231F" w:rsidP="00A10B11">
            <w:pPr>
              <w:pStyle w:val="a9"/>
              <w:numPr>
                <w:ilvl w:val="0"/>
                <w:numId w:val="221"/>
              </w:numPr>
              <w:spacing w:line="240" w:lineRule="auto"/>
              <w:jc w:val="both"/>
              <w:rPr>
                <w:rFonts w:ascii="Times New Roman" w:hAnsi="Times New Roman" w:cs="Times New Roman"/>
                <w:lang w:val="en-US"/>
              </w:rPr>
            </w:pPr>
            <w:proofErr w:type="spellStart"/>
            <w:r w:rsidRPr="00A10B11">
              <w:rPr>
                <w:rFonts w:ascii="Times New Roman" w:hAnsi="Times New Roman" w:cs="Times New Roman"/>
              </w:rPr>
              <w:t>Use</w:t>
            </w:r>
            <w:proofErr w:type="spellEnd"/>
            <w:r w:rsidRPr="00A10B11">
              <w:rPr>
                <w:rFonts w:ascii="Times New Roman" w:hAnsi="Times New Roman" w:cs="Times New Roman"/>
              </w:rPr>
              <w:t xml:space="preserve"> </w:t>
            </w:r>
            <w:proofErr w:type="spellStart"/>
            <w:r w:rsidRPr="00A10B11">
              <w:rPr>
                <w:rFonts w:ascii="Times New Roman" w:hAnsi="Times New Roman" w:cs="Times New Roman"/>
              </w:rPr>
              <w:t>case</w:t>
            </w:r>
            <w:proofErr w:type="spellEnd"/>
            <w:r w:rsidRPr="00A10B11">
              <w:rPr>
                <w:rFonts w:ascii="Times New Roman" w:hAnsi="Times New Roman" w:cs="Times New Roman"/>
              </w:rPr>
              <w:t xml:space="preserve"> завершено з </w:t>
            </w:r>
            <w:proofErr w:type="spellStart"/>
            <w:r w:rsidRPr="00A10B11">
              <w:rPr>
                <w:rFonts w:ascii="Times New Roman" w:hAnsi="Times New Roman" w:cs="Times New Roman"/>
              </w:rPr>
              <w:t>gift</w:t>
            </w:r>
            <w:proofErr w:type="spellEnd"/>
            <w:r w:rsidRPr="00A10B11">
              <w:rPr>
                <w:rFonts w:ascii="Times New Roman" w:hAnsi="Times New Roman" w:cs="Times New Roman"/>
              </w:rPr>
              <w:t xml:space="preserve"> </w:t>
            </w:r>
            <w:proofErr w:type="spellStart"/>
            <w:r w:rsidRPr="00A10B11">
              <w:rPr>
                <w:rFonts w:ascii="Times New Roman" w:hAnsi="Times New Roman" w:cs="Times New Roman"/>
              </w:rPr>
              <w:t>subscription</w:t>
            </w:r>
            <w:proofErr w:type="spellEnd"/>
          </w:p>
          <w:p w14:paraId="4529E57A" w14:textId="14C214D5" w:rsidR="00A10B11" w:rsidRDefault="0000231F" w:rsidP="00A10B11">
            <w:pPr>
              <w:spacing w:after="0" w:line="240" w:lineRule="auto"/>
              <w:jc w:val="both"/>
              <w:rPr>
                <w:rFonts w:ascii="Times New Roman" w:hAnsi="Times New Roman" w:cs="Times New Roman"/>
                <w:lang w:val="en-US"/>
              </w:rPr>
            </w:pPr>
            <w:r w:rsidRPr="000311AE">
              <w:rPr>
                <w:rFonts w:ascii="Times New Roman" w:hAnsi="Times New Roman" w:cs="Times New Roman"/>
                <w:b/>
                <w:bCs/>
              </w:rPr>
              <w:t xml:space="preserve">А7: </w:t>
            </w:r>
            <w:proofErr w:type="spellStart"/>
            <w:r w:rsidRPr="000311AE">
              <w:rPr>
                <w:rFonts w:ascii="Times New Roman" w:hAnsi="Times New Roman" w:cs="Times New Roman"/>
                <w:b/>
                <w:bCs/>
              </w:rPr>
              <w:t>Upgrade</w:t>
            </w:r>
            <w:proofErr w:type="spellEnd"/>
            <w:r w:rsidRPr="000311AE">
              <w:rPr>
                <w:rFonts w:ascii="Times New Roman" w:hAnsi="Times New Roman" w:cs="Times New Roman"/>
                <w:b/>
                <w:bCs/>
              </w:rPr>
              <w:t xml:space="preserve"> з нижчого плану на вищий (</w:t>
            </w:r>
            <w:proofErr w:type="spellStart"/>
            <w:r w:rsidRPr="000311AE">
              <w:rPr>
                <w:rFonts w:ascii="Times New Roman" w:hAnsi="Times New Roman" w:cs="Times New Roman"/>
                <w:b/>
                <w:bCs/>
              </w:rPr>
              <w:t>existing</w:t>
            </w:r>
            <w:proofErr w:type="spellEnd"/>
            <w:r w:rsidRPr="000311AE">
              <w:rPr>
                <w:rFonts w:ascii="Times New Roman" w:hAnsi="Times New Roman" w:cs="Times New Roman"/>
                <w:b/>
                <w:bCs/>
              </w:rPr>
              <w:t xml:space="preserve"> </w:t>
            </w:r>
            <w:proofErr w:type="spellStart"/>
            <w:r w:rsidRPr="000311AE">
              <w:rPr>
                <w:rFonts w:ascii="Times New Roman" w:hAnsi="Times New Roman" w:cs="Times New Roman"/>
                <w:b/>
                <w:bCs/>
              </w:rPr>
              <w:t>subscriber</w:t>
            </w:r>
            <w:proofErr w:type="spellEnd"/>
            <w:r w:rsidRPr="000311AE">
              <w:rPr>
                <w:rFonts w:ascii="Times New Roman" w:hAnsi="Times New Roman" w:cs="Times New Roman"/>
                <w:b/>
                <w:bCs/>
              </w:rPr>
              <w:t>)</w:t>
            </w:r>
          </w:p>
          <w:p w14:paraId="4289CA81" w14:textId="055DE4D2" w:rsidR="00A10B11" w:rsidRPr="00A10B11" w:rsidRDefault="0000231F" w:rsidP="00A10B11">
            <w:pPr>
              <w:pStyle w:val="a9"/>
              <w:numPr>
                <w:ilvl w:val="0"/>
                <w:numId w:val="220"/>
              </w:numPr>
              <w:spacing w:line="240" w:lineRule="auto"/>
              <w:jc w:val="both"/>
              <w:rPr>
                <w:rFonts w:ascii="Times New Roman" w:hAnsi="Times New Roman" w:cs="Times New Roman"/>
                <w:lang w:val="en-US"/>
              </w:rPr>
            </w:pPr>
            <w:r w:rsidRPr="00A10B11">
              <w:rPr>
                <w:rFonts w:ascii="Times New Roman" w:hAnsi="Times New Roman" w:cs="Times New Roman"/>
              </w:rPr>
              <w:t xml:space="preserve">Користувач має активний </w:t>
            </w:r>
            <w:proofErr w:type="spellStart"/>
            <w:r w:rsidRPr="00A10B11">
              <w:rPr>
                <w:rFonts w:ascii="Times New Roman" w:hAnsi="Times New Roman" w:cs="Times New Roman"/>
              </w:rPr>
              <w:t>Basic</w:t>
            </w:r>
            <w:proofErr w:type="spellEnd"/>
            <w:r w:rsidRPr="00A10B11">
              <w:rPr>
                <w:rFonts w:ascii="Times New Roman" w:hAnsi="Times New Roman" w:cs="Times New Roman"/>
              </w:rPr>
              <w:t xml:space="preserve"> план та хоче </w:t>
            </w:r>
            <w:proofErr w:type="spellStart"/>
            <w:r w:rsidRPr="00A10B11">
              <w:rPr>
                <w:rFonts w:ascii="Times New Roman" w:hAnsi="Times New Roman" w:cs="Times New Roman"/>
              </w:rPr>
              <w:t>Upgrade</w:t>
            </w:r>
            <w:proofErr w:type="spellEnd"/>
            <w:r w:rsidRPr="00A10B11">
              <w:rPr>
                <w:rFonts w:ascii="Times New Roman" w:hAnsi="Times New Roman" w:cs="Times New Roman"/>
              </w:rPr>
              <w:t xml:space="preserve"> на Standard</w:t>
            </w:r>
          </w:p>
          <w:p w14:paraId="162503C7" w14:textId="56EAA5A2" w:rsidR="00A10B11" w:rsidRPr="00A10B11" w:rsidRDefault="0000231F" w:rsidP="00A10B11">
            <w:pPr>
              <w:pStyle w:val="a9"/>
              <w:numPr>
                <w:ilvl w:val="0"/>
                <w:numId w:val="220"/>
              </w:numPr>
              <w:spacing w:line="240" w:lineRule="auto"/>
              <w:jc w:val="both"/>
              <w:rPr>
                <w:rFonts w:ascii="Times New Roman" w:hAnsi="Times New Roman" w:cs="Times New Roman"/>
                <w:lang w:val="en-US"/>
              </w:rPr>
            </w:pPr>
            <w:r w:rsidRPr="00A10B11">
              <w:rPr>
                <w:rFonts w:ascii="Times New Roman" w:hAnsi="Times New Roman" w:cs="Times New Roman"/>
              </w:rPr>
              <w:t xml:space="preserve">На сторінці планів: система показує "Ваш поточний план: </w:t>
            </w:r>
            <w:proofErr w:type="spellStart"/>
            <w:r w:rsidRPr="00A10B11">
              <w:rPr>
                <w:rFonts w:ascii="Times New Roman" w:hAnsi="Times New Roman" w:cs="Times New Roman"/>
              </w:rPr>
              <w:t>Basic</w:t>
            </w:r>
            <w:proofErr w:type="spellEnd"/>
            <w:r w:rsidRPr="00A10B11">
              <w:rPr>
                <w:rFonts w:ascii="Times New Roman" w:hAnsi="Times New Roman" w:cs="Times New Roman"/>
              </w:rPr>
              <w:t>", кнопка "</w:t>
            </w:r>
            <w:proofErr w:type="spellStart"/>
            <w:r w:rsidRPr="00A10B11">
              <w:rPr>
                <w:rFonts w:ascii="Times New Roman" w:hAnsi="Times New Roman" w:cs="Times New Roman"/>
              </w:rPr>
              <w:t>Upgrade</w:t>
            </w:r>
            <w:proofErr w:type="spellEnd"/>
            <w:r w:rsidRPr="00A10B11">
              <w:rPr>
                <w:rFonts w:ascii="Times New Roman" w:hAnsi="Times New Roman" w:cs="Times New Roman"/>
              </w:rPr>
              <w:t>" на вищих планах</w:t>
            </w:r>
          </w:p>
          <w:p w14:paraId="54DF5364" w14:textId="1DC77B8D" w:rsidR="00A10B11" w:rsidRPr="00A10B11" w:rsidRDefault="0000231F" w:rsidP="00A10B11">
            <w:pPr>
              <w:pStyle w:val="a9"/>
              <w:numPr>
                <w:ilvl w:val="0"/>
                <w:numId w:val="220"/>
              </w:numPr>
              <w:spacing w:line="240" w:lineRule="auto"/>
              <w:jc w:val="both"/>
              <w:rPr>
                <w:rFonts w:ascii="Times New Roman" w:hAnsi="Times New Roman" w:cs="Times New Roman"/>
                <w:lang w:val="en-US"/>
              </w:rPr>
            </w:pPr>
            <w:r w:rsidRPr="00A10B11">
              <w:rPr>
                <w:rFonts w:ascii="Times New Roman" w:hAnsi="Times New Roman" w:cs="Times New Roman"/>
              </w:rPr>
              <w:t>Користувач натискає "</w:t>
            </w:r>
            <w:proofErr w:type="spellStart"/>
            <w:r w:rsidRPr="00A10B11">
              <w:rPr>
                <w:rFonts w:ascii="Times New Roman" w:hAnsi="Times New Roman" w:cs="Times New Roman"/>
              </w:rPr>
              <w:t>Upgrade</w:t>
            </w:r>
            <w:proofErr w:type="spellEnd"/>
            <w:r w:rsidRPr="00A10B11">
              <w:rPr>
                <w:rFonts w:ascii="Times New Roman" w:hAnsi="Times New Roman" w:cs="Times New Roman"/>
              </w:rPr>
              <w:t xml:space="preserve"> до Standard"</w:t>
            </w:r>
          </w:p>
          <w:p w14:paraId="1F86F7D2" w14:textId="12BF20A8" w:rsidR="00A10B11" w:rsidRPr="00A10B11" w:rsidRDefault="0000231F" w:rsidP="00A10B11">
            <w:pPr>
              <w:pStyle w:val="a9"/>
              <w:numPr>
                <w:ilvl w:val="0"/>
                <w:numId w:val="220"/>
              </w:numPr>
              <w:spacing w:line="240" w:lineRule="auto"/>
              <w:jc w:val="both"/>
              <w:rPr>
                <w:rFonts w:ascii="Times New Roman" w:hAnsi="Times New Roman" w:cs="Times New Roman"/>
                <w:lang w:val="en-US"/>
              </w:rPr>
            </w:pPr>
            <w:r w:rsidRPr="00A10B11">
              <w:rPr>
                <w:rFonts w:ascii="Times New Roman" w:hAnsi="Times New Roman" w:cs="Times New Roman"/>
              </w:rPr>
              <w:t xml:space="preserve">Система розраховує </w:t>
            </w:r>
            <w:proofErr w:type="spellStart"/>
            <w:r w:rsidRPr="00A10B11">
              <w:rPr>
                <w:rFonts w:ascii="Times New Roman" w:hAnsi="Times New Roman" w:cs="Times New Roman"/>
              </w:rPr>
              <w:t>pro-rated</w:t>
            </w:r>
            <w:proofErr w:type="spellEnd"/>
            <w:r w:rsidRPr="00A10B11">
              <w:rPr>
                <w:rFonts w:ascii="Times New Roman" w:hAnsi="Times New Roman" w:cs="Times New Roman"/>
              </w:rPr>
              <w:t xml:space="preserve"> різницю: - Залишилось 20 днів з </w:t>
            </w:r>
            <w:proofErr w:type="spellStart"/>
            <w:r w:rsidRPr="00A10B11">
              <w:rPr>
                <w:rFonts w:ascii="Times New Roman" w:hAnsi="Times New Roman" w:cs="Times New Roman"/>
              </w:rPr>
              <w:t>Basic</w:t>
            </w:r>
            <w:proofErr w:type="spellEnd"/>
            <w:r w:rsidRPr="00A10B11">
              <w:rPr>
                <w:rFonts w:ascii="Times New Roman" w:hAnsi="Times New Roman" w:cs="Times New Roman"/>
              </w:rPr>
              <w:t xml:space="preserve"> плану (149 грн/30 днів = 99.33 грн </w:t>
            </w:r>
            <w:proofErr w:type="spellStart"/>
            <w:r w:rsidRPr="00A10B11">
              <w:rPr>
                <w:rFonts w:ascii="Times New Roman" w:hAnsi="Times New Roman" w:cs="Times New Roman"/>
              </w:rPr>
              <w:t>credit</w:t>
            </w:r>
            <w:proofErr w:type="spellEnd"/>
            <w:r w:rsidRPr="00A10B11">
              <w:rPr>
                <w:rFonts w:ascii="Times New Roman" w:hAnsi="Times New Roman" w:cs="Times New Roman"/>
              </w:rPr>
              <w:t xml:space="preserve">) - Standard план: 249 </w:t>
            </w:r>
            <w:r w:rsidRPr="00A10B11">
              <w:rPr>
                <w:rFonts w:ascii="Times New Roman" w:hAnsi="Times New Roman" w:cs="Times New Roman"/>
              </w:rPr>
              <w:lastRenderedPageBreak/>
              <w:t xml:space="preserve">грн/місяць - До оплати зараз: (249 грн - 99.33 грн </w:t>
            </w:r>
            <w:proofErr w:type="spellStart"/>
            <w:r w:rsidRPr="00A10B11">
              <w:rPr>
                <w:rFonts w:ascii="Times New Roman" w:hAnsi="Times New Roman" w:cs="Times New Roman"/>
              </w:rPr>
              <w:t>credit</w:t>
            </w:r>
            <w:proofErr w:type="spellEnd"/>
            <w:r w:rsidRPr="00A10B11">
              <w:rPr>
                <w:rFonts w:ascii="Times New Roman" w:hAnsi="Times New Roman" w:cs="Times New Roman"/>
              </w:rPr>
              <w:t>) = 149.67 грн</w:t>
            </w:r>
          </w:p>
          <w:p w14:paraId="728F3D93" w14:textId="4C266E59" w:rsidR="00A10B11" w:rsidRPr="00A10B11" w:rsidRDefault="0000231F" w:rsidP="00A10B11">
            <w:pPr>
              <w:pStyle w:val="a9"/>
              <w:numPr>
                <w:ilvl w:val="0"/>
                <w:numId w:val="220"/>
              </w:numPr>
              <w:spacing w:line="240" w:lineRule="auto"/>
              <w:jc w:val="both"/>
              <w:rPr>
                <w:rFonts w:ascii="Times New Roman" w:hAnsi="Times New Roman" w:cs="Times New Roman"/>
                <w:lang w:val="en-US"/>
              </w:rPr>
            </w:pPr>
            <w:r w:rsidRPr="00A10B11">
              <w:rPr>
                <w:rFonts w:ascii="Times New Roman" w:hAnsi="Times New Roman" w:cs="Times New Roman"/>
              </w:rPr>
              <w:t xml:space="preserve">Підсумок оплати показує </w:t>
            </w:r>
            <w:proofErr w:type="spellStart"/>
            <w:r w:rsidRPr="00A10B11">
              <w:rPr>
                <w:rFonts w:ascii="Times New Roman" w:hAnsi="Times New Roman" w:cs="Times New Roman"/>
              </w:rPr>
              <w:t>pro-rated</w:t>
            </w:r>
            <w:proofErr w:type="spellEnd"/>
            <w:r w:rsidRPr="00A10B11">
              <w:rPr>
                <w:rFonts w:ascii="Times New Roman" w:hAnsi="Times New Roman" w:cs="Times New Roman"/>
              </w:rPr>
              <w:t xml:space="preserve"> розрахунок</w:t>
            </w:r>
          </w:p>
          <w:p w14:paraId="16E708A7" w14:textId="38D4C56C" w:rsidR="00A10B11" w:rsidRPr="00A10B11" w:rsidRDefault="0000231F" w:rsidP="00A10B11">
            <w:pPr>
              <w:pStyle w:val="a9"/>
              <w:numPr>
                <w:ilvl w:val="0"/>
                <w:numId w:val="220"/>
              </w:numPr>
              <w:spacing w:line="240" w:lineRule="auto"/>
              <w:jc w:val="both"/>
              <w:rPr>
                <w:rFonts w:ascii="Times New Roman" w:hAnsi="Times New Roman" w:cs="Times New Roman"/>
                <w:lang w:val="en-US"/>
              </w:rPr>
            </w:pPr>
            <w:r w:rsidRPr="00A10B11">
              <w:rPr>
                <w:rFonts w:ascii="Times New Roman" w:hAnsi="Times New Roman" w:cs="Times New Roman"/>
              </w:rPr>
              <w:t>Після оплати: підписка миттєво оновлюється на Standard</w:t>
            </w:r>
          </w:p>
          <w:p w14:paraId="74C716C9" w14:textId="4A72E941" w:rsidR="00A10B11" w:rsidRPr="00A10B11" w:rsidRDefault="0000231F" w:rsidP="00A10B11">
            <w:pPr>
              <w:pStyle w:val="a9"/>
              <w:numPr>
                <w:ilvl w:val="0"/>
                <w:numId w:val="220"/>
              </w:numPr>
              <w:spacing w:line="240" w:lineRule="auto"/>
              <w:jc w:val="both"/>
              <w:rPr>
                <w:rFonts w:ascii="Times New Roman" w:hAnsi="Times New Roman" w:cs="Times New Roman"/>
                <w:lang w:val="en-US"/>
              </w:rPr>
            </w:pPr>
            <w:proofErr w:type="spellStart"/>
            <w:r w:rsidRPr="00A10B11">
              <w:rPr>
                <w:rFonts w:ascii="Times New Roman" w:hAnsi="Times New Roman" w:cs="Times New Roman"/>
              </w:rPr>
              <w:t>Email</w:t>
            </w:r>
            <w:proofErr w:type="spellEnd"/>
            <w:r w:rsidRPr="00A10B11">
              <w:rPr>
                <w:rFonts w:ascii="Times New Roman" w:hAnsi="Times New Roman" w:cs="Times New Roman"/>
              </w:rPr>
              <w:t>: "Ваш план оновлено до Standard! Наступний платіж 249 грн буде [дата]"</w:t>
            </w:r>
          </w:p>
          <w:p w14:paraId="31AACEA3" w14:textId="6994D8A8" w:rsidR="0000231F" w:rsidRPr="00A10B11" w:rsidRDefault="0000231F" w:rsidP="00A10B11">
            <w:pPr>
              <w:pStyle w:val="a9"/>
              <w:numPr>
                <w:ilvl w:val="0"/>
                <w:numId w:val="220"/>
              </w:numPr>
              <w:spacing w:line="240" w:lineRule="auto"/>
              <w:jc w:val="both"/>
              <w:rPr>
                <w:rFonts w:ascii="Times New Roman" w:hAnsi="Times New Roman" w:cs="Times New Roman"/>
              </w:rPr>
            </w:pPr>
            <w:proofErr w:type="spellStart"/>
            <w:r w:rsidRPr="00A10B11">
              <w:rPr>
                <w:rFonts w:ascii="Times New Roman" w:hAnsi="Times New Roman" w:cs="Times New Roman"/>
              </w:rPr>
              <w:t>Use</w:t>
            </w:r>
            <w:proofErr w:type="spellEnd"/>
            <w:r w:rsidRPr="00A10B11">
              <w:rPr>
                <w:rFonts w:ascii="Times New Roman" w:hAnsi="Times New Roman" w:cs="Times New Roman"/>
              </w:rPr>
              <w:t xml:space="preserve"> </w:t>
            </w:r>
            <w:proofErr w:type="spellStart"/>
            <w:r w:rsidRPr="00A10B11">
              <w:rPr>
                <w:rFonts w:ascii="Times New Roman" w:hAnsi="Times New Roman" w:cs="Times New Roman"/>
              </w:rPr>
              <w:t>case</w:t>
            </w:r>
            <w:proofErr w:type="spellEnd"/>
            <w:r w:rsidRPr="00A10B11">
              <w:rPr>
                <w:rFonts w:ascii="Times New Roman" w:hAnsi="Times New Roman" w:cs="Times New Roman"/>
              </w:rPr>
              <w:t xml:space="preserve"> завершено з </w:t>
            </w:r>
            <w:proofErr w:type="spellStart"/>
            <w:r w:rsidRPr="00A10B11">
              <w:rPr>
                <w:rFonts w:ascii="Times New Roman" w:hAnsi="Times New Roman" w:cs="Times New Roman"/>
              </w:rPr>
              <w:t>upgrade</w:t>
            </w:r>
            <w:proofErr w:type="spellEnd"/>
            <w:r w:rsidRPr="00A10B11">
              <w:rPr>
                <w:rFonts w:ascii="Times New Roman" w:hAnsi="Times New Roman" w:cs="Times New Roman"/>
              </w:rPr>
              <w:t xml:space="preserve"> підписки</w:t>
            </w:r>
          </w:p>
        </w:tc>
      </w:tr>
      <w:tr w:rsidR="0000231F" w:rsidRPr="000311AE" w14:paraId="13070F3E" w14:textId="77777777" w:rsidTr="0000231F">
        <w:tc>
          <w:tcPr>
            <w:tcW w:w="0" w:type="auto"/>
            <w:hideMark/>
          </w:tcPr>
          <w:p w14:paraId="485EACE7"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lastRenderedPageBreak/>
              <w:t>Негативні сценарії (виключення)</w:t>
            </w:r>
          </w:p>
        </w:tc>
        <w:tc>
          <w:tcPr>
            <w:tcW w:w="0" w:type="auto"/>
            <w:hideMark/>
          </w:tcPr>
          <w:p w14:paraId="488CB1AC" w14:textId="5888EB00" w:rsidR="00A10B11" w:rsidRDefault="0000231F" w:rsidP="00A10B11">
            <w:pPr>
              <w:spacing w:after="0" w:line="240" w:lineRule="auto"/>
              <w:jc w:val="both"/>
              <w:rPr>
                <w:rFonts w:ascii="Times New Roman" w:hAnsi="Times New Roman" w:cs="Times New Roman"/>
                <w:lang w:val="en-US"/>
              </w:rPr>
            </w:pPr>
            <w:r w:rsidRPr="000311AE">
              <w:rPr>
                <w:rFonts w:ascii="Times New Roman" w:hAnsi="Times New Roman" w:cs="Times New Roman"/>
                <w:b/>
                <w:bCs/>
              </w:rPr>
              <w:t xml:space="preserve">Н1: Платіж </w:t>
            </w:r>
            <w:proofErr w:type="spellStart"/>
            <w:r w:rsidRPr="000311AE">
              <w:rPr>
                <w:rFonts w:ascii="Times New Roman" w:hAnsi="Times New Roman" w:cs="Times New Roman"/>
                <w:b/>
                <w:bCs/>
              </w:rPr>
              <w:t>відхилено</w:t>
            </w:r>
            <w:proofErr w:type="spellEnd"/>
            <w:r w:rsidRPr="000311AE">
              <w:rPr>
                <w:rFonts w:ascii="Times New Roman" w:hAnsi="Times New Roman" w:cs="Times New Roman"/>
                <w:b/>
                <w:bCs/>
              </w:rPr>
              <w:t xml:space="preserve"> банком (</w:t>
            </w:r>
            <w:proofErr w:type="spellStart"/>
            <w:r w:rsidRPr="000311AE">
              <w:rPr>
                <w:rFonts w:ascii="Times New Roman" w:hAnsi="Times New Roman" w:cs="Times New Roman"/>
                <w:b/>
                <w:bCs/>
              </w:rPr>
              <w:t>insufficient</w:t>
            </w:r>
            <w:proofErr w:type="spellEnd"/>
            <w:r w:rsidRPr="000311AE">
              <w:rPr>
                <w:rFonts w:ascii="Times New Roman" w:hAnsi="Times New Roman" w:cs="Times New Roman"/>
                <w:b/>
                <w:bCs/>
              </w:rPr>
              <w:t xml:space="preserve"> </w:t>
            </w:r>
            <w:proofErr w:type="spellStart"/>
            <w:r w:rsidRPr="000311AE">
              <w:rPr>
                <w:rFonts w:ascii="Times New Roman" w:hAnsi="Times New Roman" w:cs="Times New Roman"/>
                <w:b/>
                <w:bCs/>
              </w:rPr>
              <w:t>funds</w:t>
            </w:r>
            <w:proofErr w:type="spellEnd"/>
            <w:r w:rsidRPr="000311AE">
              <w:rPr>
                <w:rFonts w:ascii="Times New Roman" w:hAnsi="Times New Roman" w:cs="Times New Roman"/>
                <w:b/>
                <w:bCs/>
              </w:rPr>
              <w:t xml:space="preserve"> або інше)</w:t>
            </w:r>
          </w:p>
          <w:p w14:paraId="236DFFF0" w14:textId="7EC298AB" w:rsidR="00A10B11" w:rsidRPr="00A10B11" w:rsidRDefault="0000231F" w:rsidP="00A10B11">
            <w:pPr>
              <w:pStyle w:val="a9"/>
              <w:numPr>
                <w:ilvl w:val="0"/>
                <w:numId w:val="234"/>
              </w:numPr>
              <w:spacing w:line="240" w:lineRule="auto"/>
              <w:jc w:val="both"/>
              <w:rPr>
                <w:rFonts w:ascii="Times New Roman" w:hAnsi="Times New Roman" w:cs="Times New Roman"/>
                <w:lang w:val="en-US"/>
              </w:rPr>
            </w:pPr>
            <w:r w:rsidRPr="00A10B11">
              <w:rPr>
                <w:rFonts w:ascii="Times New Roman" w:hAnsi="Times New Roman" w:cs="Times New Roman"/>
              </w:rPr>
              <w:t>На кроці 18-19: Банк відхиляє транзакцію через: - Недостатньо коштів на картці - Картка застаріла (</w:t>
            </w:r>
            <w:proofErr w:type="spellStart"/>
            <w:r w:rsidRPr="00A10B11">
              <w:rPr>
                <w:rFonts w:ascii="Times New Roman" w:hAnsi="Times New Roman" w:cs="Times New Roman"/>
              </w:rPr>
              <w:t>expired</w:t>
            </w:r>
            <w:proofErr w:type="spellEnd"/>
            <w:r w:rsidRPr="00A10B11">
              <w:rPr>
                <w:rFonts w:ascii="Times New Roman" w:hAnsi="Times New Roman" w:cs="Times New Roman"/>
              </w:rPr>
              <w:t xml:space="preserve">) - Картка заблокована - Підозра у </w:t>
            </w:r>
            <w:proofErr w:type="spellStart"/>
            <w:r w:rsidRPr="00A10B11">
              <w:rPr>
                <w:rFonts w:ascii="Times New Roman" w:hAnsi="Times New Roman" w:cs="Times New Roman"/>
              </w:rPr>
              <w:t>fraud</w:t>
            </w:r>
            <w:proofErr w:type="spellEnd"/>
            <w:r w:rsidRPr="00A10B11">
              <w:rPr>
                <w:rFonts w:ascii="Times New Roman" w:hAnsi="Times New Roman" w:cs="Times New Roman"/>
              </w:rPr>
              <w:t xml:space="preserve"> (незвичайна активність) - Ліміт на онлайн транзакції перевищено</w:t>
            </w:r>
          </w:p>
          <w:p w14:paraId="1AA16091" w14:textId="52059B7E" w:rsidR="00A10B11" w:rsidRPr="00A10B11" w:rsidRDefault="0000231F" w:rsidP="00A10B11">
            <w:pPr>
              <w:pStyle w:val="a9"/>
              <w:numPr>
                <w:ilvl w:val="0"/>
                <w:numId w:val="234"/>
              </w:numPr>
              <w:spacing w:line="240" w:lineRule="auto"/>
              <w:jc w:val="both"/>
              <w:rPr>
                <w:rFonts w:ascii="Times New Roman" w:hAnsi="Times New Roman" w:cs="Times New Roman"/>
                <w:lang w:val="en-US"/>
              </w:rPr>
            </w:pPr>
            <w:r w:rsidRPr="00A10B11">
              <w:rPr>
                <w:rFonts w:ascii="Times New Roman" w:hAnsi="Times New Roman" w:cs="Times New Roman"/>
              </w:rPr>
              <w:t xml:space="preserve">Платіжний шлюз повертає </w:t>
            </w:r>
            <w:proofErr w:type="spellStart"/>
            <w:r w:rsidRPr="00A10B11">
              <w:rPr>
                <w:rFonts w:ascii="Times New Roman" w:hAnsi="Times New Roman" w:cs="Times New Roman"/>
              </w:rPr>
              <w:t>error</w:t>
            </w:r>
            <w:proofErr w:type="spellEnd"/>
            <w:r w:rsidRPr="00A10B11">
              <w:rPr>
                <w:rFonts w:ascii="Times New Roman" w:hAnsi="Times New Roman" w:cs="Times New Roman"/>
              </w:rPr>
              <w:t xml:space="preserve"> </w:t>
            </w:r>
            <w:proofErr w:type="spellStart"/>
            <w:r w:rsidRPr="00A10B11">
              <w:rPr>
                <w:rFonts w:ascii="Times New Roman" w:hAnsi="Times New Roman" w:cs="Times New Roman"/>
              </w:rPr>
              <w:t>response</w:t>
            </w:r>
            <w:proofErr w:type="spellEnd"/>
            <w:r w:rsidRPr="00A10B11">
              <w:rPr>
                <w:rFonts w:ascii="Times New Roman" w:hAnsi="Times New Roman" w:cs="Times New Roman"/>
              </w:rPr>
              <w:t xml:space="preserve"> з кодом відхилення</w:t>
            </w:r>
          </w:p>
          <w:p w14:paraId="66A38F3F" w14:textId="2D55A278" w:rsidR="00A10B11" w:rsidRPr="00A10B11" w:rsidRDefault="0000231F" w:rsidP="00A10B11">
            <w:pPr>
              <w:pStyle w:val="a9"/>
              <w:numPr>
                <w:ilvl w:val="0"/>
                <w:numId w:val="234"/>
              </w:numPr>
              <w:spacing w:line="240" w:lineRule="auto"/>
              <w:jc w:val="both"/>
              <w:rPr>
                <w:rFonts w:ascii="Times New Roman" w:hAnsi="Times New Roman" w:cs="Times New Roman"/>
                <w:lang w:val="en-US"/>
              </w:rPr>
            </w:pPr>
            <w:r w:rsidRPr="00A10B11">
              <w:rPr>
                <w:rFonts w:ascii="Times New Roman" w:hAnsi="Times New Roman" w:cs="Times New Roman"/>
              </w:rPr>
              <w:t xml:space="preserve">Система обробляє помилку </w:t>
            </w:r>
            <w:proofErr w:type="spellStart"/>
            <w:r w:rsidRPr="00A10B11">
              <w:rPr>
                <w:rFonts w:ascii="Times New Roman" w:hAnsi="Times New Roman" w:cs="Times New Roman"/>
              </w:rPr>
              <w:t>gracefully</w:t>
            </w:r>
            <w:proofErr w:type="spellEnd"/>
            <w:r w:rsidRPr="00A10B11">
              <w:rPr>
                <w:rFonts w:ascii="Times New Roman" w:hAnsi="Times New Roman" w:cs="Times New Roman"/>
              </w:rPr>
              <w:t xml:space="preserve"> згідно US 10 (критерій 6)</w:t>
            </w:r>
          </w:p>
          <w:p w14:paraId="35917E9F" w14:textId="2B287083" w:rsidR="00A10B11" w:rsidRPr="00A10B11" w:rsidRDefault="0000231F" w:rsidP="00A10B11">
            <w:pPr>
              <w:pStyle w:val="a9"/>
              <w:numPr>
                <w:ilvl w:val="0"/>
                <w:numId w:val="234"/>
              </w:numPr>
              <w:spacing w:line="240" w:lineRule="auto"/>
              <w:jc w:val="both"/>
              <w:rPr>
                <w:rFonts w:ascii="Times New Roman" w:hAnsi="Times New Roman" w:cs="Times New Roman"/>
                <w:lang w:val="en-US"/>
              </w:rPr>
            </w:pPr>
            <w:r w:rsidRPr="00A10B11">
              <w:rPr>
                <w:rFonts w:ascii="Times New Roman" w:hAnsi="Times New Roman" w:cs="Times New Roman"/>
              </w:rPr>
              <w:t xml:space="preserve">Система відображає зрозуміле повідомлення: - "Ваш платіж було </w:t>
            </w:r>
            <w:proofErr w:type="spellStart"/>
            <w:r w:rsidRPr="00A10B11">
              <w:rPr>
                <w:rFonts w:ascii="Times New Roman" w:hAnsi="Times New Roman" w:cs="Times New Roman"/>
              </w:rPr>
              <w:t>відхилено</w:t>
            </w:r>
            <w:proofErr w:type="spellEnd"/>
            <w:r w:rsidRPr="00A10B11">
              <w:rPr>
                <w:rFonts w:ascii="Times New Roman" w:hAnsi="Times New Roman" w:cs="Times New Roman"/>
              </w:rPr>
              <w:t>. Причина: Недостатньо коштів" - "Перевірте баланс картки або спробуйте інший метод оплати"</w:t>
            </w:r>
          </w:p>
          <w:p w14:paraId="1368E940" w14:textId="0F75B06C" w:rsidR="00A10B11" w:rsidRPr="00A10B11" w:rsidRDefault="0000231F" w:rsidP="00A10B11">
            <w:pPr>
              <w:pStyle w:val="a9"/>
              <w:numPr>
                <w:ilvl w:val="0"/>
                <w:numId w:val="234"/>
              </w:numPr>
              <w:spacing w:line="240" w:lineRule="auto"/>
              <w:jc w:val="both"/>
              <w:rPr>
                <w:rFonts w:ascii="Times New Roman" w:hAnsi="Times New Roman" w:cs="Times New Roman"/>
                <w:lang w:val="en-US"/>
              </w:rPr>
            </w:pPr>
            <w:r w:rsidRPr="00A10B11">
              <w:rPr>
                <w:rFonts w:ascii="Times New Roman" w:hAnsi="Times New Roman" w:cs="Times New Roman"/>
              </w:rPr>
              <w:t>Система НЕ розкриває технічні деталі (</w:t>
            </w:r>
            <w:proofErr w:type="spellStart"/>
            <w:r w:rsidRPr="00A10B11">
              <w:rPr>
                <w:rFonts w:ascii="Times New Roman" w:hAnsi="Times New Roman" w:cs="Times New Roman"/>
              </w:rPr>
              <w:t>error</w:t>
            </w:r>
            <w:proofErr w:type="spellEnd"/>
            <w:r w:rsidRPr="00A10B11">
              <w:rPr>
                <w:rFonts w:ascii="Times New Roman" w:hAnsi="Times New Roman" w:cs="Times New Roman"/>
              </w:rPr>
              <w:t xml:space="preserve"> </w:t>
            </w:r>
            <w:proofErr w:type="spellStart"/>
            <w:r w:rsidRPr="00A10B11">
              <w:rPr>
                <w:rFonts w:ascii="Times New Roman" w:hAnsi="Times New Roman" w:cs="Times New Roman"/>
              </w:rPr>
              <w:t>codes</w:t>
            </w:r>
            <w:proofErr w:type="spellEnd"/>
            <w:r w:rsidRPr="00A10B11">
              <w:rPr>
                <w:rFonts w:ascii="Times New Roman" w:hAnsi="Times New Roman" w:cs="Times New Roman"/>
              </w:rPr>
              <w:t>) користувачу</w:t>
            </w:r>
          </w:p>
          <w:p w14:paraId="7D63D336" w14:textId="67AEBA1C" w:rsidR="00A10B11" w:rsidRPr="00A10B11" w:rsidRDefault="0000231F" w:rsidP="00A10B11">
            <w:pPr>
              <w:pStyle w:val="a9"/>
              <w:numPr>
                <w:ilvl w:val="0"/>
                <w:numId w:val="234"/>
              </w:numPr>
              <w:spacing w:line="240" w:lineRule="auto"/>
              <w:jc w:val="both"/>
              <w:rPr>
                <w:rFonts w:ascii="Times New Roman" w:hAnsi="Times New Roman" w:cs="Times New Roman"/>
                <w:lang w:val="en-US"/>
              </w:rPr>
            </w:pPr>
            <w:r w:rsidRPr="00A10B11">
              <w:rPr>
                <w:rFonts w:ascii="Times New Roman" w:hAnsi="Times New Roman" w:cs="Times New Roman"/>
              </w:rPr>
              <w:t>Форма оплати залишається заповненою (крім CVV з міркувань безпеки)</w:t>
            </w:r>
          </w:p>
          <w:p w14:paraId="602C0D25" w14:textId="566A6D44" w:rsidR="00A10B11" w:rsidRPr="00A10B11" w:rsidRDefault="0000231F" w:rsidP="00A10B11">
            <w:pPr>
              <w:pStyle w:val="a9"/>
              <w:numPr>
                <w:ilvl w:val="0"/>
                <w:numId w:val="234"/>
              </w:numPr>
              <w:spacing w:line="240" w:lineRule="auto"/>
              <w:jc w:val="both"/>
              <w:rPr>
                <w:rFonts w:ascii="Times New Roman" w:hAnsi="Times New Roman" w:cs="Times New Roman"/>
                <w:lang w:val="en-US"/>
              </w:rPr>
            </w:pPr>
            <w:r w:rsidRPr="00A10B11">
              <w:rPr>
                <w:rFonts w:ascii="Times New Roman" w:hAnsi="Times New Roman" w:cs="Times New Roman"/>
              </w:rPr>
              <w:t>Користувач може: - Спробувати ту саму картку знову (можливо, поповнив баланс) - Спробувати іншу картку - Обрати інший метод оплати (</w:t>
            </w:r>
            <w:proofErr w:type="spellStart"/>
            <w:r w:rsidRPr="00A10B11">
              <w:rPr>
                <w:rFonts w:ascii="Times New Roman" w:hAnsi="Times New Roman" w:cs="Times New Roman"/>
              </w:rPr>
              <w:t>PayPal</w:t>
            </w:r>
            <w:proofErr w:type="spellEnd"/>
            <w:r w:rsidRPr="00A10B11">
              <w:rPr>
                <w:rFonts w:ascii="Times New Roman" w:hAnsi="Times New Roman" w:cs="Times New Roman"/>
              </w:rPr>
              <w:t xml:space="preserve">, </w:t>
            </w:r>
            <w:proofErr w:type="spellStart"/>
            <w:r w:rsidRPr="00A10B11">
              <w:rPr>
                <w:rFonts w:ascii="Times New Roman" w:hAnsi="Times New Roman" w:cs="Times New Roman"/>
              </w:rPr>
              <w:t>Google</w:t>
            </w:r>
            <w:proofErr w:type="spellEnd"/>
            <w:r w:rsidRPr="00A10B11">
              <w:rPr>
                <w:rFonts w:ascii="Times New Roman" w:hAnsi="Times New Roman" w:cs="Times New Roman"/>
              </w:rPr>
              <w:t xml:space="preserve"> </w:t>
            </w:r>
            <w:proofErr w:type="spellStart"/>
            <w:r w:rsidRPr="00A10B11">
              <w:rPr>
                <w:rFonts w:ascii="Times New Roman" w:hAnsi="Times New Roman" w:cs="Times New Roman"/>
              </w:rPr>
              <w:t>Pay</w:t>
            </w:r>
            <w:proofErr w:type="spellEnd"/>
            <w:r w:rsidRPr="00A10B11">
              <w:rPr>
                <w:rFonts w:ascii="Times New Roman" w:hAnsi="Times New Roman" w:cs="Times New Roman"/>
              </w:rPr>
              <w:t>)</w:t>
            </w:r>
          </w:p>
          <w:p w14:paraId="1E531F67" w14:textId="402F1749" w:rsidR="00A10B11" w:rsidRPr="00A10B11" w:rsidRDefault="0000231F" w:rsidP="00A10B11">
            <w:pPr>
              <w:pStyle w:val="a9"/>
              <w:numPr>
                <w:ilvl w:val="0"/>
                <w:numId w:val="234"/>
              </w:numPr>
              <w:spacing w:line="240" w:lineRule="auto"/>
              <w:jc w:val="both"/>
              <w:rPr>
                <w:rFonts w:ascii="Times New Roman" w:hAnsi="Times New Roman" w:cs="Times New Roman"/>
                <w:lang w:val="en-US"/>
              </w:rPr>
            </w:pPr>
            <w:r w:rsidRPr="00A10B11">
              <w:rPr>
                <w:rFonts w:ascii="Times New Roman" w:hAnsi="Times New Roman" w:cs="Times New Roman"/>
              </w:rPr>
              <w:t xml:space="preserve">Система </w:t>
            </w:r>
            <w:proofErr w:type="spellStart"/>
            <w:r w:rsidRPr="00A10B11">
              <w:rPr>
                <w:rFonts w:ascii="Times New Roman" w:hAnsi="Times New Roman" w:cs="Times New Roman"/>
              </w:rPr>
              <w:t>логує</w:t>
            </w:r>
            <w:proofErr w:type="spellEnd"/>
            <w:r w:rsidRPr="00A10B11">
              <w:rPr>
                <w:rFonts w:ascii="Times New Roman" w:hAnsi="Times New Roman" w:cs="Times New Roman"/>
              </w:rPr>
              <w:t xml:space="preserve"> </w:t>
            </w:r>
            <w:proofErr w:type="spellStart"/>
            <w:r w:rsidRPr="00A10B11">
              <w:rPr>
                <w:rFonts w:ascii="Times New Roman" w:hAnsi="Times New Roman" w:cs="Times New Roman"/>
              </w:rPr>
              <w:t>declined</w:t>
            </w:r>
            <w:proofErr w:type="spellEnd"/>
            <w:r w:rsidRPr="00A10B11">
              <w:rPr>
                <w:rFonts w:ascii="Times New Roman" w:hAnsi="Times New Roman" w:cs="Times New Roman"/>
              </w:rPr>
              <w:t xml:space="preserve"> </w:t>
            </w:r>
            <w:proofErr w:type="spellStart"/>
            <w:r w:rsidRPr="00A10B11">
              <w:rPr>
                <w:rFonts w:ascii="Times New Roman" w:hAnsi="Times New Roman" w:cs="Times New Roman"/>
              </w:rPr>
              <w:t>transaction</w:t>
            </w:r>
            <w:proofErr w:type="spellEnd"/>
            <w:r w:rsidRPr="00A10B11">
              <w:rPr>
                <w:rFonts w:ascii="Times New Roman" w:hAnsi="Times New Roman" w:cs="Times New Roman"/>
              </w:rPr>
              <w:t xml:space="preserve"> з деталями згідно FR 17 для аналізу</w:t>
            </w:r>
          </w:p>
          <w:p w14:paraId="72CD25B6" w14:textId="61CDA1C3" w:rsidR="00A10B11" w:rsidRPr="00A10B11" w:rsidRDefault="0000231F" w:rsidP="00A10B11">
            <w:pPr>
              <w:pStyle w:val="a9"/>
              <w:numPr>
                <w:ilvl w:val="0"/>
                <w:numId w:val="234"/>
              </w:numPr>
              <w:spacing w:line="240" w:lineRule="auto"/>
              <w:jc w:val="both"/>
              <w:rPr>
                <w:rFonts w:ascii="Times New Roman" w:hAnsi="Times New Roman" w:cs="Times New Roman"/>
                <w:lang w:val="en-US"/>
              </w:rPr>
            </w:pPr>
            <w:r w:rsidRPr="00A10B11">
              <w:rPr>
                <w:rFonts w:ascii="Times New Roman" w:hAnsi="Times New Roman" w:cs="Times New Roman"/>
              </w:rPr>
              <w:t xml:space="preserve">Система може надсилати </w:t>
            </w:r>
            <w:proofErr w:type="spellStart"/>
            <w:r w:rsidRPr="00A10B11">
              <w:rPr>
                <w:rFonts w:ascii="Times New Roman" w:hAnsi="Times New Roman" w:cs="Times New Roman"/>
              </w:rPr>
              <w:t>email</w:t>
            </w:r>
            <w:proofErr w:type="spellEnd"/>
            <w:r w:rsidRPr="00A10B11">
              <w:rPr>
                <w:rFonts w:ascii="Times New Roman" w:hAnsi="Times New Roman" w:cs="Times New Roman"/>
              </w:rPr>
              <w:t>: "Нам не вдалося обробити ваш платіж. Спробуйте знову"</w:t>
            </w:r>
          </w:p>
          <w:p w14:paraId="69C90001" w14:textId="008DEF93" w:rsidR="00A10B11" w:rsidRPr="00A10B11" w:rsidRDefault="0000231F" w:rsidP="00A10B11">
            <w:pPr>
              <w:pStyle w:val="a9"/>
              <w:numPr>
                <w:ilvl w:val="0"/>
                <w:numId w:val="234"/>
              </w:numPr>
              <w:spacing w:line="240" w:lineRule="auto"/>
              <w:jc w:val="both"/>
              <w:rPr>
                <w:rFonts w:ascii="Times New Roman" w:hAnsi="Times New Roman" w:cs="Times New Roman"/>
                <w:lang w:val="en-US"/>
              </w:rPr>
            </w:pPr>
            <w:proofErr w:type="spellStart"/>
            <w:r w:rsidRPr="00A10B11">
              <w:rPr>
                <w:rFonts w:ascii="Times New Roman" w:hAnsi="Times New Roman" w:cs="Times New Roman"/>
              </w:rPr>
              <w:t>Use</w:t>
            </w:r>
            <w:proofErr w:type="spellEnd"/>
            <w:r w:rsidRPr="00A10B11">
              <w:rPr>
                <w:rFonts w:ascii="Times New Roman" w:hAnsi="Times New Roman" w:cs="Times New Roman"/>
              </w:rPr>
              <w:t xml:space="preserve"> </w:t>
            </w:r>
            <w:proofErr w:type="spellStart"/>
            <w:r w:rsidRPr="00A10B11">
              <w:rPr>
                <w:rFonts w:ascii="Times New Roman" w:hAnsi="Times New Roman" w:cs="Times New Roman"/>
              </w:rPr>
              <w:t>case</w:t>
            </w:r>
            <w:proofErr w:type="spellEnd"/>
            <w:r w:rsidRPr="00A10B11">
              <w:rPr>
                <w:rFonts w:ascii="Times New Roman" w:hAnsi="Times New Roman" w:cs="Times New Roman"/>
              </w:rPr>
              <w:t xml:space="preserve"> завершено без активації підписки</w:t>
            </w:r>
          </w:p>
          <w:p w14:paraId="6210A4FF" w14:textId="6031990A" w:rsidR="00A10B11" w:rsidRDefault="0000231F" w:rsidP="00A10B11">
            <w:pPr>
              <w:spacing w:after="0" w:line="240" w:lineRule="auto"/>
              <w:jc w:val="both"/>
              <w:rPr>
                <w:rFonts w:ascii="Times New Roman" w:hAnsi="Times New Roman" w:cs="Times New Roman"/>
                <w:lang w:val="en-US"/>
              </w:rPr>
            </w:pPr>
            <w:r w:rsidRPr="000311AE">
              <w:rPr>
                <w:rFonts w:ascii="Times New Roman" w:hAnsi="Times New Roman" w:cs="Times New Roman"/>
                <w:b/>
                <w:bCs/>
              </w:rPr>
              <w:t>Н2: Помилка платіжного шлюзу (</w:t>
            </w:r>
            <w:proofErr w:type="spellStart"/>
            <w:r w:rsidRPr="000311AE">
              <w:rPr>
                <w:rFonts w:ascii="Times New Roman" w:hAnsi="Times New Roman" w:cs="Times New Roman"/>
                <w:b/>
                <w:bCs/>
              </w:rPr>
              <w:t>gateway</w:t>
            </w:r>
            <w:proofErr w:type="spellEnd"/>
            <w:r w:rsidRPr="000311AE">
              <w:rPr>
                <w:rFonts w:ascii="Times New Roman" w:hAnsi="Times New Roman" w:cs="Times New Roman"/>
                <w:b/>
                <w:bCs/>
              </w:rPr>
              <w:t xml:space="preserve"> </w:t>
            </w:r>
            <w:proofErr w:type="spellStart"/>
            <w:r w:rsidRPr="000311AE">
              <w:rPr>
                <w:rFonts w:ascii="Times New Roman" w:hAnsi="Times New Roman" w:cs="Times New Roman"/>
                <w:b/>
                <w:bCs/>
              </w:rPr>
              <w:t>timeout</w:t>
            </w:r>
            <w:proofErr w:type="spellEnd"/>
            <w:r w:rsidRPr="000311AE">
              <w:rPr>
                <w:rFonts w:ascii="Times New Roman" w:hAnsi="Times New Roman" w:cs="Times New Roman"/>
                <w:b/>
                <w:bCs/>
              </w:rPr>
              <w:t>)</w:t>
            </w:r>
          </w:p>
          <w:p w14:paraId="606B3003" w14:textId="00041D7F" w:rsidR="00A10B11" w:rsidRPr="00A10B11" w:rsidRDefault="0000231F" w:rsidP="00A10B11">
            <w:pPr>
              <w:pStyle w:val="a9"/>
              <w:numPr>
                <w:ilvl w:val="0"/>
                <w:numId w:val="235"/>
              </w:numPr>
              <w:spacing w:line="240" w:lineRule="auto"/>
              <w:jc w:val="both"/>
              <w:rPr>
                <w:rFonts w:ascii="Times New Roman" w:hAnsi="Times New Roman" w:cs="Times New Roman"/>
                <w:lang w:val="en-US"/>
              </w:rPr>
            </w:pPr>
            <w:r w:rsidRPr="00A10B11">
              <w:rPr>
                <w:rFonts w:ascii="Times New Roman" w:hAnsi="Times New Roman" w:cs="Times New Roman"/>
              </w:rPr>
              <w:t>На кроці 17-20: Платіжний шлюз (</w:t>
            </w:r>
            <w:proofErr w:type="spellStart"/>
            <w:r w:rsidRPr="00A10B11">
              <w:rPr>
                <w:rFonts w:ascii="Times New Roman" w:hAnsi="Times New Roman" w:cs="Times New Roman"/>
              </w:rPr>
              <w:t>Stripe</w:t>
            </w:r>
            <w:proofErr w:type="spellEnd"/>
            <w:r w:rsidRPr="00A10B11">
              <w:rPr>
                <w:rFonts w:ascii="Times New Roman" w:hAnsi="Times New Roman" w:cs="Times New Roman"/>
              </w:rPr>
              <w:t>/</w:t>
            </w:r>
            <w:proofErr w:type="spellStart"/>
            <w:r w:rsidRPr="00A10B11">
              <w:rPr>
                <w:rFonts w:ascii="Times New Roman" w:hAnsi="Times New Roman" w:cs="Times New Roman"/>
              </w:rPr>
              <w:t>PayPal</w:t>
            </w:r>
            <w:proofErr w:type="spellEnd"/>
            <w:r w:rsidRPr="00A10B11">
              <w:rPr>
                <w:rFonts w:ascii="Times New Roman" w:hAnsi="Times New Roman" w:cs="Times New Roman"/>
              </w:rPr>
              <w:t xml:space="preserve">) недоступний або повертає </w:t>
            </w:r>
            <w:proofErr w:type="spellStart"/>
            <w:r w:rsidRPr="00A10B11">
              <w:rPr>
                <w:rFonts w:ascii="Times New Roman" w:hAnsi="Times New Roman" w:cs="Times New Roman"/>
              </w:rPr>
              <w:t>timeout</w:t>
            </w:r>
            <w:proofErr w:type="spellEnd"/>
            <w:r w:rsidRPr="00A10B11">
              <w:rPr>
                <w:rFonts w:ascii="Times New Roman" w:hAnsi="Times New Roman" w:cs="Times New Roman"/>
              </w:rPr>
              <w:t xml:space="preserve"> </w:t>
            </w:r>
            <w:proofErr w:type="spellStart"/>
            <w:r w:rsidRPr="00A10B11">
              <w:rPr>
                <w:rFonts w:ascii="Times New Roman" w:hAnsi="Times New Roman" w:cs="Times New Roman"/>
              </w:rPr>
              <w:t>error</w:t>
            </w:r>
            <w:proofErr w:type="spellEnd"/>
          </w:p>
          <w:p w14:paraId="6B0ED769" w14:textId="47550554" w:rsidR="00A10B11" w:rsidRPr="00A10B11" w:rsidRDefault="0000231F" w:rsidP="00A10B11">
            <w:pPr>
              <w:pStyle w:val="a9"/>
              <w:numPr>
                <w:ilvl w:val="0"/>
                <w:numId w:val="235"/>
              </w:numPr>
              <w:spacing w:line="240" w:lineRule="auto"/>
              <w:jc w:val="both"/>
              <w:rPr>
                <w:rFonts w:ascii="Times New Roman" w:hAnsi="Times New Roman" w:cs="Times New Roman"/>
                <w:lang w:val="en-US"/>
              </w:rPr>
            </w:pPr>
            <w:r w:rsidRPr="00A10B11">
              <w:rPr>
                <w:rFonts w:ascii="Times New Roman" w:hAnsi="Times New Roman" w:cs="Times New Roman"/>
              </w:rPr>
              <w:t xml:space="preserve">Після 30 секунд очікування: система отримує </w:t>
            </w:r>
            <w:proofErr w:type="spellStart"/>
            <w:r w:rsidRPr="00A10B11">
              <w:rPr>
                <w:rFonts w:ascii="Times New Roman" w:hAnsi="Times New Roman" w:cs="Times New Roman"/>
              </w:rPr>
              <w:t>timeout</w:t>
            </w:r>
            <w:proofErr w:type="spellEnd"/>
          </w:p>
          <w:p w14:paraId="2F9C4DEF" w14:textId="2D6046CD" w:rsidR="00A10B11" w:rsidRPr="00A10B11" w:rsidRDefault="0000231F" w:rsidP="00A10B11">
            <w:pPr>
              <w:pStyle w:val="a9"/>
              <w:numPr>
                <w:ilvl w:val="0"/>
                <w:numId w:val="235"/>
              </w:numPr>
              <w:spacing w:line="240" w:lineRule="auto"/>
              <w:jc w:val="both"/>
              <w:rPr>
                <w:rFonts w:ascii="Times New Roman" w:hAnsi="Times New Roman" w:cs="Times New Roman"/>
                <w:lang w:val="en-US"/>
              </w:rPr>
            </w:pPr>
            <w:r w:rsidRPr="00A10B11">
              <w:rPr>
                <w:rFonts w:ascii="Times New Roman" w:hAnsi="Times New Roman" w:cs="Times New Roman"/>
              </w:rPr>
              <w:t>Система відображає згідно US 10 (критерій 6) та FR 18: - "Виникла тимчасова проблема з обробкою платежу" - "Ваша картка НЕ була списана. Спробуйте пізніше або зверніться до підтримки"</w:t>
            </w:r>
          </w:p>
          <w:p w14:paraId="539CEEDE" w14:textId="2148005F" w:rsidR="00A10B11" w:rsidRPr="00A10B11" w:rsidRDefault="0000231F" w:rsidP="00A10B11">
            <w:pPr>
              <w:pStyle w:val="a9"/>
              <w:numPr>
                <w:ilvl w:val="0"/>
                <w:numId w:val="235"/>
              </w:numPr>
              <w:spacing w:line="240" w:lineRule="auto"/>
              <w:jc w:val="both"/>
              <w:rPr>
                <w:rFonts w:ascii="Times New Roman" w:hAnsi="Times New Roman" w:cs="Times New Roman"/>
                <w:lang w:val="en-US"/>
              </w:rPr>
            </w:pPr>
            <w:r w:rsidRPr="00A10B11">
              <w:rPr>
                <w:rFonts w:ascii="Times New Roman" w:hAnsi="Times New Roman" w:cs="Times New Roman"/>
              </w:rPr>
              <w:t>Система НЕ створює запис підписки (невідомий статус платежу)</w:t>
            </w:r>
          </w:p>
          <w:p w14:paraId="07224CA1" w14:textId="6685E69E" w:rsidR="00A10B11" w:rsidRPr="00A10B11" w:rsidRDefault="0000231F" w:rsidP="00A10B11">
            <w:pPr>
              <w:pStyle w:val="a9"/>
              <w:numPr>
                <w:ilvl w:val="0"/>
                <w:numId w:val="235"/>
              </w:numPr>
              <w:spacing w:line="240" w:lineRule="auto"/>
              <w:jc w:val="both"/>
              <w:rPr>
                <w:rFonts w:ascii="Times New Roman" w:hAnsi="Times New Roman" w:cs="Times New Roman"/>
                <w:lang w:val="en-US"/>
              </w:rPr>
            </w:pPr>
            <w:r w:rsidRPr="00A10B11">
              <w:rPr>
                <w:rFonts w:ascii="Times New Roman" w:hAnsi="Times New Roman" w:cs="Times New Roman"/>
              </w:rPr>
              <w:t xml:space="preserve">Система детально </w:t>
            </w:r>
            <w:proofErr w:type="spellStart"/>
            <w:r w:rsidRPr="00A10B11">
              <w:rPr>
                <w:rFonts w:ascii="Times New Roman" w:hAnsi="Times New Roman" w:cs="Times New Roman"/>
              </w:rPr>
              <w:t>логує</w:t>
            </w:r>
            <w:proofErr w:type="spellEnd"/>
            <w:r w:rsidRPr="00A10B11">
              <w:rPr>
                <w:rFonts w:ascii="Times New Roman" w:hAnsi="Times New Roman" w:cs="Times New Roman"/>
              </w:rPr>
              <w:t xml:space="preserve"> </w:t>
            </w:r>
            <w:proofErr w:type="spellStart"/>
            <w:r w:rsidRPr="00A10B11">
              <w:rPr>
                <w:rFonts w:ascii="Times New Roman" w:hAnsi="Times New Roman" w:cs="Times New Roman"/>
              </w:rPr>
              <w:t>gateway</w:t>
            </w:r>
            <w:proofErr w:type="spellEnd"/>
            <w:r w:rsidRPr="00A10B11">
              <w:rPr>
                <w:rFonts w:ascii="Times New Roman" w:hAnsi="Times New Roman" w:cs="Times New Roman"/>
              </w:rPr>
              <w:t xml:space="preserve"> </w:t>
            </w:r>
            <w:proofErr w:type="spellStart"/>
            <w:r w:rsidRPr="00A10B11">
              <w:rPr>
                <w:rFonts w:ascii="Times New Roman" w:hAnsi="Times New Roman" w:cs="Times New Roman"/>
              </w:rPr>
              <w:t>error</w:t>
            </w:r>
            <w:proofErr w:type="spellEnd"/>
            <w:r w:rsidRPr="00A10B11">
              <w:rPr>
                <w:rFonts w:ascii="Times New Roman" w:hAnsi="Times New Roman" w:cs="Times New Roman"/>
              </w:rPr>
              <w:t xml:space="preserve"> для технічної команди</w:t>
            </w:r>
          </w:p>
          <w:p w14:paraId="3E5BDECE" w14:textId="0CDB448D" w:rsidR="00A10B11" w:rsidRPr="00A10B11" w:rsidRDefault="0000231F" w:rsidP="00A10B11">
            <w:pPr>
              <w:pStyle w:val="a9"/>
              <w:numPr>
                <w:ilvl w:val="0"/>
                <w:numId w:val="235"/>
              </w:numPr>
              <w:spacing w:line="240" w:lineRule="auto"/>
              <w:jc w:val="both"/>
              <w:rPr>
                <w:rFonts w:ascii="Times New Roman" w:hAnsi="Times New Roman" w:cs="Times New Roman"/>
                <w:lang w:val="en-US"/>
              </w:rPr>
            </w:pPr>
            <w:r w:rsidRPr="00A10B11">
              <w:rPr>
                <w:rFonts w:ascii="Times New Roman" w:hAnsi="Times New Roman" w:cs="Times New Roman"/>
              </w:rPr>
              <w:t xml:space="preserve">Система може автоматично сповістити </w:t>
            </w:r>
            <w:proofErr w:type="spellStart"/>
            <w:r w:rsidRPr="00A10B11">
              <w:rPr>
                <w:rFonts w:ascii="Times New Roman" w:hAnsi="Times New Roman" w:cs="Times New Roman"/>
              </w:rPr>
              <w:t>on-call</w:t>
            </w:r>
            <w:proofErr w:type="spellEnd"/>
            <w:r w:rsidRPr="00A10B11">
              <w:rPr>
                <w:rFonts w:ascii="Times New Roman" w:hAnsi="Times New Roman" w:cs="Times New Roman"/>
              </w:rPr>
              <w:t xml:space="preserve"> </w:t>
            </w:r>
            <w:proofErr w:type="spellStart"/>
            <w:r w:rsidRPr="00A10B11">
              <w:rPr>
                <w:rFonts w:ascii="Times New Roman" w:hAnsi="Times New Roman" w:cs="Times New Roman"/>
              </w:rPr>
              <w:t>engineer</w:t>
            </w:r>
            <w:proofErr w:type="spellEnd"/>
            <w:r w:rsidRPr="00A10B11">
              <w:rPr>
                <w:rFonts w:ascii="Times New Roman" w:hAnsi="Times New Roman" w:cs="Times New Roman"/>
              </w:rPr>
              <w:t xml:space="preserve"> про проблему з </w:t>
            </w:r>
            <w:proofErr w:type="spellStart"/>
            <w:r w:rsidRPr="00A10B11">
              <w:rPr>
                <w:rFonts w:ascii="Times New Roman" w:hAnsi="Times New Roman" w:cs="Times New Roman"/>
              </w:rPr>
              <w:t>payment</w:t>
            </w:r>
            <w:proofErr w:type="spellEnd"/>
            <w:r w:rsidRPr="00A10B11">
              <w:rPr>
                <w:rFonts w:ascii="Times New Roman" w:hAnsi="Times New Roman" w:cs="Times New Roman"/>
              </w:rPr>
              <w:t xml:space="preserve"> </w:t>
            </w:r>
            <w:proofErr w:type="spellStart"/>
            <w:r w:rsidRPr="00A10B11">
              <w:rPr>
                <w:rFonts w:ascii="Times New Roman" w:hAnsi="Times New Roman" w:cs="Times New Roman"/>
              </w:rPr>
              <w:t>gateway</w:t>
            </w:r>
            <w:proofErr w:type="spellEnd"/>
          </w:p>
          <w:p w14:paraId="2BF78CA6" w14:textId="08A1C322" w:rsidR="00A10B11" w:rsidRPr="00A10B11" w:rsidRDefault="0000231F" w:rsidP="00A10B11">
            <w:pPr>
              <w:pStyle w:val="a9"/>
              <w:numPr>
                <w:ilvl w:val="0"/>
                <w:numId w:val="235"/>
              </w:numPr>
              <w:spacing w:line="240" w:lineRule="auto"/>
              <w:jc w:val="both"/>
              <w:rPr>
                <w:rFonts w:ascii="Times New Roman" w:hAnsi="Times New Roman" w:cs="Times New Roman"/>
                <w:lang w:val="en-US"/>
              </w:rPr>
            </w:pPr>
            <w:r w:rsidRPr="00A10B11">
              <w:rPr>
                <w:rFonts w:ascii="Times New Roman" w:hAnsi="Times New Roman" w:cs="Times New Roman"/>
              </w:rPr>
              <w:t>Користувач може спробувати знову через кілька хвилин</w:t>
            </w:r>
          </w:p>
          <w:p w14:paraId="173ED301" w14:textId="07CC934F" w:rsidR="00A10B11" w:rsidRPr="00A10B11" w:rsidRDefault="0000231F" w:rsidP="00A10B11">
            <w:pPr>
              <w:pStyle w:val="a9"/>
              <w:numPr>
                <w:ilvl w:val="0"/>
                <w:numId w:val="235"/>
              </w:numPr>
              <w:spacing w:line="240" w:lineRule="auto"/>
              <w:jc w:val="both"/>
              <w:rPr>
                <w:rFonts w:ascii="Times New Roman" w:hAnsi="Times New Roman" w:cs="Times New Roman"/>
                <w:lang w:val="en-US"/>
              </w:rPr>
            </w:pPr>
            <w:proofErr w:type="spellStart"/>
            <w:r w:rsidRPr="00A10B11">
              <w:rPr>
                <w:rFonts w:ascii="Times New Roman" w:hAnsi="Times New Roman" w:cs="Times New Roman"/>
              </w:rPr>
              <w:t>Use</w:t>
            </w:r>
            <w:proofErr w:type="spellEnd"/>
            <w:r w:rsidRPr="00A10B11">
              <w:rPr>
                <w:rFonts w:ascii="Times New Roman" w:hAnsi="Times New Roman" w:cs="Times New Roman"/>
              </w:rPr>
              <w:t xml:space="preserve"> </w:t>
            </w:r>
            <w:proofErr w:type="spellStart"/>
            <w:r w:rsidRPr="00A10B11">
              <w:rPr>
                <w:rFonts w:ascii="Times New Roman" w:hAnsi="Times New Roman" w:cs="Times New Roman"/>
              </w:rPr>
              <w:t>case</w:t>
            </w:r>
            <w:proofErr w:type="spellEnd"/>
            <w:r w:rsidRPr="00A10B11">
              <w:rPr>
                <w:rFonts w:ascii="Times New Roman" w:hAnsi="Times New Roman" w:cs="Times New Roman"/>
              </w:rPr>
              <w:t xml:space="preserve"> завершено з помилкою шлюзу</w:t>
            </w:r>
          </w:p>
          <w:p w14:paraId="1B57B0A5" w14:textId="1EBB6C84" w:rsidR="00A10B11" w:rsidRDefault="0000231F" w:rsidP="00A10B11">
            <w:pPr>
              <w:spacing w:after="0" w:line="240" w:lineRule="auto"/>
              <w:jc w:val="both"/>
              <w:rPr>
                <w:rFonts w:ascii="Times New Roman" w:hAnsi="Times New Roman" w:cs="Times New Roman"/>
                <w:lang w:val="en-US"/>
              </w:rPr>
            </w:pPr>
            <w:r w:rsidRPr="000311AE">
              <w:rPr>
                <w:rFonts w:ascii="Times New Roman" w:hAnsi="Times New Roman" w:cs="Times New Roman"/>
                <w:b/>
                <w:bCs/>
              </w:rPr>
              <w:t xml:space="preserve">Н3: </w:t>
            </w:r>
            <w:proofErr w:type="spellStart"/>
            <w:r w:rsidRPr="000311AE">
              <w:rPr>
                <w:rFonts w:ascii="Times New Roman" w:hAnsi="Times New Roman" w:cs="Times New Roman"/>
                <w:b/>
                <w:bCs/>
              </w:rPr>
              <w:t>Невалідна</w:t>
            </w:r>
            <w:proofErr w:type="spellEnd"/>
            <w:r w:rsidRPr="000311AE">
              <w:rPr>
                <w:rFonts w:ascii="Times New Roman" w:hAnsi="Times New Roman" w:cs="Times New Roman"/>
                <w:b/>
                <w:bCs/>
              </w:rPr>
              <w:t xml:space="preserve"> інформація картки</w:t>
            </w:r>
          </w:p>
          <w:p w14:paraId="297A3E71" w14:textId="3E7D6EC6" w:rsidR="00A10B11" w:rsidRPr="00A10B11" w:rsidRDefault="0000231F" w:rsidP="00A10B11">
            <w:pPr>
              <w:pStyle w:val="a9"/>
              <w:numPr>
                <w:ilvl w:val="0"/>
                <w:numId w:val="233"/>
              </w:numPr>
              <w:spacing w:line="240" w:lineRule="auto"/>
              <w:jc w:val="both"/>
              <w:rPr>
                <w:rFonts w:ascii="Times New Roman" w:hAnsi="Times New Roman" w:cs="Times New Roman"/>
                <w:lang w:val="en-US"/>
              </w:rPr>
            </w:pPr>
            <w:r w:rsidRPr="00A10B11">
              <w:rPr>
                <w:rFonts w:ascii="Times New Roman" w:hAnsi="Times New Roman" w:cs="Times New Roman"/>
              </w:rPr>
              <w:t xml:space="preserve">На кроці 12-13: Користувач вводить некоректні дані картки: - </w:t>
            </w:r>
            <w:proofErr w:type="spellStart"/>
            <w:r w:rsidRPr="00A10B11">
              <w:rPr>
                <w:rFonts w:ascii="Times New Roman" w:hAnsi="Times New Roman" w:cs="Times New Roman"/>
              </w:rPr>
              <w:t>Невалідний</w:t>
            </w:r>
            <w:proofErr w:type="spellEnd"/>
            <w:r w:rsidRPr="00A10B11">
              <w:rPr>
                <w:rFonts w:ascii="Times New Roman" w:hAnsi="Times New Roman" w:cs="Times New Roman"/>
              </w:rPr>
              <w:t xml:space="preserve"> номер картки (не проходить </w:t>
            </w:r>
            <w:proofErr w:type="spellStart"/>
            <w:r w:rsidRPr="00A10B11">
              <w:rPr>
                <w:rFonts w:ascii="Times New Roman" w:hAnsi="Times New Roman" w:cs="Times New Roman"/>
              </w:rPr>
              <w:t>Luhn</w:t>
            </w:r>
            <w:proofErr w:type="spellEnd"/>
            <w:r w:rsidRPr="00A10B11">
              <w:rPr>
                <w:rFonts w:ascii="Times New Roman" w:hAnsi="Times New Roman" w:cs="Times New Roman"/>
              </w:rPr>
              <w:t xml:space="preserve"> </w:t>
            </w:r>
            <w:proofErr w:type="spellStart"/>
            <w:r w:rsidRPr="00A10B11">
              <w:rPr>
                <w:rFonts w:ascii="Times New Roman" w:hAnsi="Times New Roman" w:cs="Times New Roman"/>
              </w:rPr>
              <w:t>algorithm</w:t>
            </w:r>
            <w:proofErr w:type="spellEnd"/>
            <w:r w:rsidRPr="00A10B11">
              <w:rPr>
                <w:rFonts w:ascii="Times New Roman" w:hAnsi="Times New Roman" w:cs="Times New Roman"/>
              </w:rPr>
              <w:t>) - Застарілий термін дії (MM/YY у минулому) - CVV неправильного формату (не 3 цифри)</w:t>
            </w:r>
          </w:p>
          <w:p w14:paraId="4259E491" w14:textId="26220BC8" w:rsidR="00A10B11" w:rsidRPr="00A10B11" w:rsidRDefault="0000231F" w:rsidP="00A10B11">
            <w:pPr>
              <w:pStyle w:val="a9"/>
              <w:numPr>
                <w:ilvl w:val="0"/>
                <w:numId w:val="233"/>
              </w:numPr>
              <w:spacing w:line="240" w:lineRule="auto"/>
              <w:jc w:val="both"/>
              <w:rPr>
                <w:rFonts w:ascii="Times New Roman" w:hAnsi="Times New Roman" w:cs="Times New Roman"/>
                <w:lang w:val="en-US"/>
              </w:rPr>
            </w:pPr>
            <w:r w:rsidRPr="00A10B11">
              <w:rPr>
                <w:rFonts w:ascii="Times New Roman" w:hAnsi="Times New Roman" w:cs="Times New Roman"/>
              </w:rPr>
              <w:t xml:space="preserve">Клієнтська </w:t>
            </w:r>
            <w:proofErr w:type="spellStart"/>
            <w:r w:rsidRPr="00A10B11">
              <w:rPr>
                <w:rFonts w:ascii="Times New Roman" w:hAnsi="Times New Roman" w:cs="Times New Roman"/>
              </w:rPr>
              <w:t>валідація</w:t>
            </w:r>
            <w:proofErr w:type="spellEnd"/>
            <w:r w:rsidRPr="00A10B11">
              <w:rPr>
                <w:rFonts w:ascii="Times New Roman" w:hAnsi="Times New Roman" w:cs="Times New Roman"/>
              </w:rPr>
              <w:t xml:space="preserve"> (крок 13) виявляє помилки в реальному часі</w:t>
            </w:r>
          </w:p>
          <w:p w14:paraId="488D12CD" w14:textId="2CC8BC39" w:rsidR="00A10B11" w:rsidRPr="00A10B11" w:rsidRDefault="0000231F" w:rsidP="00A10B11">
            <w:pPr>
              <w:pStyle w:val="a9"/>
              <w:numPr>
                <w:ilvl w:val="0"/>
                <w:numId w:val="233"/>
              </w:numPr>
              <w:spacing w:line="240" w:lineRule="auto"/>
              <w:jc w:val="both"/>
              <w:rPr>
                <w:rFonts w:ascii="Times New Roman" w:hAnsi="Times New Roman" w:cs="Times New Roman"/>
                <w:lang w:val="en-US"/>
              </w:rPr>
            </w:pPr>
            <w:r w:rsidRPr="00A10B11">
              <w:rPr>
                <w:rFonts w:ascii="Times New Roman" w:hAnsi="Times New Roman" w:cs="Times New Roman"/>
              </w:rPr>
              <w:t>Поля з помилками підсвічуються червоним</w:t>
            </w:r>
          </w:p>
          <w:p w14:paraId="1FE5FE0E" w14:textId="18AF8468" w:rsidR="00A10B11" w:rsidRPr="00A10B11" w:rsidRDefault="0000231F" w:rsidP="00A10B11">
            <w:pPr>
              <w:pStyle w:val="a9"/>
              <w:numPr>
                <w:ilvl w:val="0"/>
                <w:numId w:val="233"/>
              </w:numPr>
              <w:spacing w:line="240" w:lineRule="auto"/>
              <w:jc w:val="both"/>
              <w:rPr>
                <w:rFonts w:ascii="Times New Roman" w:hAnsi="Times New Roman" w:cs="Times New Roman"/>
                <w:lang w:val="en-US"/>
              </w:rPr>
            </w:pPr>
            <w:r w:rsidRPr="00A10B11">
              <w:rPr>
                <w:rFonts w:ascii="Times New Roman" w:hAnsi="Times New Roman" w:cs="Times New Roman"/>
              </w:rPr>
              <w:t xml:space="preserve">Під кожним полем показується специфічна помилка: - "Номер картки </w:t>
            </w:r>
            <w:proofErr w:type="spellStart"/>
            <w:r w:rsidRPr="00A10B11">
              <w:rPr>
                <w:rFonts w:ascii="Times New Roman" w:hAnsi="Times New Roman" w:cs="Times New Roman"/>
              </w:rPr>
              <w:t>невалідний</w:t>
            </w:r>
            <w:proofErr w:type="spellEnd"/>
            <w:r w:rsidRPr="00A10B11">
              <w:rPr>
                <w:rFonts w:ascii="Times New Roman" w:hAnsi="Times New Roman" w:cs="Times New Roman"/>
              </w:rPr>
              <w:t>" - "Картка застаріла" - "CVV повинен містити 3 цифри"</w:t>
            </w:r>
          </w:p>
          <w:p w14:paraId="460B4AB0" w14:textId="55ED55F8" w:rsidR="00A10B11" w:rsidRPr="00A10B11" w:rsidRDefault="0000231F" w:rsidP="00A10B11">
            <w:pPr>
              <w:pStyle w:val="a9"/>
              <w:numPr>
                <w:ilvl w:val="0"/>
                <w:numId w:val="233"/>
              </w:numPr>
              <w:spacing w:line="240" w:lineRule="auto"/>
              <w:jc w:val="both"/>
              <w:rPr>
                <w:rFonts w:ascii="Times New Roman" w:hAnsi="Times New Roman" w:cs="Times New Roman"/>
                <w:lang w:val="en-US"/>
              </w:rPr>
            </w:pPr>
            <w:r w:rsidRPr="00A10B11">
              <w:rPr>
                <w:rFonts w:ascii="Times New Roman" w:hAnsi="Times New Roman" w:cs="Times New Roman"/>
              </w:rPr>
              <w:lastRenderedPageBreak/>
              <w:t xml:space="preserve">Кнопка "Оплатити" залишається </w:t>
            </w:r>
            <w:proofErr w:type="spellStart"/>
            <w:r w:rsidRPr="00A10B11">
              <w:rPr>
                <w:rFonts w:ascii="Times New Roman" w:hAnsi="Times New Roman" w:cs="Times New Roman"/>
              </w:rPr>
              <w:t>disabled</w:t>
            </w:r>
            <w:proofErr w:type="spellEnd"/>
            <w:r w:rsidRPr="00A10B11">
              <w:rPr>
                <w:rFonts w:ascii="Times New Roman" w:hAnsi="Times New Roman" w:cs="Times New Roman"/>
              </w:rPr>
              <w:t xml:space="preserve"> до виправлення всіх помилок</w:t>
            </w:r>
          </w:p>
          <w:p w14:paraId="5571D9B7" w14:textId="4BF54411" w:rsidR="00A10B11" w:rsidRPr="00A10B11" w:rsidRDefault="0000231F" w:rsidP="00A10B11">
            <w:pPr>
              <w:pStyle w:val="a9"/>
              <w:numPr>
                <w:ilvl w:val="0"/>
                <w:numId w:val="233"/>
              </w:numPr>
              <w:spacing w:line="240" w:lineRule="auto"/>
              <w:jc w:val="both"/>
              <w:rPr>
                <w:rFonts w:ascii="Times New Roman" w:hAnsi="Times New Roman" w:cs="Times New Roman"/>
                <w:lang w:val="en-US"/>
              </w:rPr>
            </w:pPr>
            <w:r w:rsidRPr="00A10B11">
              <w:rPr>
                <w:rFonts w:ascii="Times New Roman" w:hAnsi="Times New Roman" w:cs="Times New Roman"/>
              </w:rPr>
              <w:t>Користувач виправляє дані</w:t>
            </w:r>
          </w:p>
          <w:p w14:paraId="62F14A30" w14:textId="713E0194" w:rsidR="00A10B11" w:rsidRPr="00A10B11" w:rsidRDefault="0000231F" w:rsidP="00A10B11">
            <w:pPr>
              <w:pStyle w:val="a9"/>
              <w:numPr>
                <w:ilvl w:val="0"/>
                <w:numId w:val="233"/>
              </w:numPr>
              <w:spacing w:line="240" w:lineRule="auto"/>
              <w:jc w:val="both"/>
              <w:rPr>
                <w:rFonts w:ascii="Times New Roman" w:hAnsi="Times New Roman" w:cs="Times New Roman"/>
                <w:lang w:val="en-US"/>
              </w:rPr>
            </w:pPr>
            <w:proofErr w:type="spellStart"/>
            <w:r w:rsidRPr="00A10B11">
              <w:rPr>
                <w:rFonts w:ascii="Times New Roman" w:hAnsi="Times New Roman" w:cs="Times New Roman"/>
              </w:rPr>
              <w:t>Валідація</w:t>
            </w:r>
            <w:proofErr w:type="spellEnd"/>
            <w:r w:rsidRPr="00A10B11">
              <w:rPr>
                <w:rFonts w:ascii="Times New Roman" w:hAnsi="Times New Roman" w:cs="Times New Roman"/>
              </w:rPr>
              <w:t xml:space="preserve"> проходить успішно, кнопка стає активною</w:t>
            </w:r>
          </w:p>
          <w:p w14:paraId="6D02C7E4" w14:textId="43DBCA10" w:rsidR="00A10B11" w:rsidRPr="00A10B11" w:rsidRDefault="0000231F" w:rsidP="00A10B11">
            <w:pPr>
              <w:pStyle w:val="a9"/>
              <w:numPr>
                <w:ilvl w:val="0"/>
                <w:numId w:val="233"/>
              </w:numPr>
              <w:spacing w:line="240" w:lineRule="auto"/>
              <w:jc w:val="both"/>
              <w:rPr>
                <w:rFonts w:ascii="Times New Roman" w:hAnsi="Times New Roman" w:cs="Times New Roman"/>
                <w:lang w:val="en-US"/>
              </w:rPr>
            </w:pPr>
            <w:proofErr w:type="spellStart"/>
            <w:r w:rsidRPr="00A10B11">
              <w:rPr>
                <w:rFonts w:ascii="Times New Roman" w:hAnsi="Times New Roman" w:cs="Times New Roman"/>
              </w:rPr>
              <w:t>Use</w:t>
            </w:r>
            <w:proofErr w:type="spellEnd"/>
            <w:r w:rsidRPr="00A10B11">
              <w:rPr>
                <w:rFonts w:ascii="Times New Roman" w:hAnsi="Times New Roman" w:cs="Times New Roman"/>
              </w:rPr>
              <w:t xml:space="preserve"> </w:t>
            </w:r>
            <w:proofErr w:type="spellStart"/>
            <w:r w:rsidRPr="00A10B11">
              <w:rPr>
                <w:rFonts w:ascii="Times New Roman" w:hAnsi="Times New Roman" w:cs="Times New Roman"/>
              </w:rPr>
              <w:t>case</w:t>
            </w:r>
            <w:proofErr w:type="spellEnd"/>
            <w:r w:rsidRPr="00A10B11">
              <w:rPr>
                <w:rFonts w:ascii="Times New Roman" w:hAnsi="Times New Roman" w:cs="Times New Roman"/>
              </w:rPr>
              <w:t xml:space="preserve"> продовжується після виправлення</w:t>
            </w:r>
          </w:p>
          <w:p w14:paraId="10052368" w14:textId="0A39F899" w:rsidR="00A10B11" w:rsidRDefault="0000231F" w:rsidP="00A10B11">
            <w:pPr>
              <w:spacing w:after="0" w:line="240" w:lineRule="auto"/>
              <w:jc w:val="both"/>
              <w:rPr>
                <w:rFonts w:ascii="Times New Roman" w:hAnsi="Times New Roman" w:cs="Times New Roman"/>
                <w:lang w:val="en-US"/>
              </w:rPr>
            </w:pPr>
            <w:r w:rsidRPr="000311AE">
              <w:rPr>
                <w:rFonts w:ascii="Times New Roman" w:hAnsi="Times New Roman" w:cs="Times New Roman"/>
                <w:b/>
                <w:bCs/>
              </w:rPr>
              <w:t xml:space="preserve">Н4: </w:t>
            </w:r>
            <w:proofErr w:type="spellStart"/>
            <w:r w:rsidRPr="000311AE">
              <w:rPr>
                <w:rFonts w:ascii="Times New Roman" w:hAnsi="Times New Roman" w:cs="Times New Roman"/>
                <w:b/>
                <w:bCs/>
              </w:rPr>
              <w:t>Fraud</w:t>
            </w:r>
            <w:proofErr w:type="spellEnd"/>
            <w:r w:rsidRPr="000311AE">
              <w:rPr>
                <w:rFonts w:ascii="Times New Roman" w:hAnsi="Times New Roman" w:cs="Times New Roman"/>
                <w:b/>
                <w:bCs/>
              </w:rPr>
              <w:t xml:space="preserve"> </w:t>
            </w:r>
            <w:proofErr w:type="spellStart"/>
            <w:r w:rsidRPr="000311AE">
              <w:rPr>
                <w:rFonts w:ascii="Times New Roman" w:hAnsi="Times New Roman" w:cs="Times New Roman"/>
                <w:b/>
                <w:bCs/>
              </w:rPr>
              <w:t>detection</w:t>
            </w:r>
            <w:proofErr w:type="spellEnd"/>
            <w:r w:rsidRPr="000311AE">
              <w:rPr>
                <w:rFonts w:ascii="Times New Roman" w:hAnsi="Times New Roman" w:cs="Times New Roman"/>
                <w:b/>
                <w:bCs/>
              </w:rPr>
              <w:t xml:space="preserve"> - підозріла транзакція</w:t>
            </w:r>
          </w:p>
          <w:p w14:paraId="411D88A3" w14:textId="2E0885A5" w:rsidR="00A10B11" w:rsidRPr="00A10B11" w:rsidRDefault="0000231F" w:rsidP="00A10B11">
            <w:pPr>
              <w:pStyle w:val="a9"/>
              <w:numPr>
                <w:ilvl w:val="0"/>
                <w:numId w:val="232"/>
              </w:numPr>
              <w:spacing w:line="240" w:lineRule="auto"/>
              <w:jc w:val="both"/>
              <w:rPr>
                <w:rFonts w:ascii="Times New Roman" w:hAnsi="Times New Roman" w:cs="Times New Roman"/>
                <w:lang w:val="en-US"/>
              </w:rPr>
            </w:pPr>
            <w:r w:rsidRPr="00A10B11">
              <w:rPr>
                <w:rFonts w:ascii="Times New Roman" w:hAnsi="Times New Roman" w:cs="Times New Roman"/>
              </w:rPr>
              <w:t xml:space="preserve">На кроці 18: </w:t>
            </w:r>
            <w:proofErr w:type="spellStart"/>
            <w:r w:rsidRPr="00A10B11">
              <w:rPr>
                <w:rFonts w:ascii="Times New Roman" w:hAnsi="Times New Roman" w:cs="Times New Roman"/>
              </w:rPr>
              <w:t>Fraud</w:t>
            </w:r>
            <w:proofErr w:type="spellEnd"/>
            <w:r w:rsidRPr="00A10B11">
              <w:rPr>
                <w:rFonts w:ascii="Times New Roman" w:hAnsi="Times New Roman" w:cs="Times New Roman"/>
              </w:rPr>
              <w:t xml:space="preserve"> </w:t>
            </w:r>
            <w:proofErr w:type="spellStart"/>
            <w:r w:rsidRPr="00A10B11">
              <w:rPr>
                <w:rFonts w:ascii="Times New Roman" w:hAnsi="Times New Roman" w:cs="Times New Roman"/>
              </w:rPr>
              <w:t>detection</w:t>
            </w:r>
            <w:proofErr w:type="spellEnd"/>
            <w:r w:rsidRPr="00A10B11">
              <w:rPr>
                <w:rFonts w:ascii="Times New Roman" w:hAnsi="Times New Roman" w:cs="Times New Roman"/>
              </w:rPr>
              <w:t xml:space="preserve"> система платіжного шлюзу виявляє підозрілу активність: - Картка з іншої країни, ніж IP користувача - Множинні спроби оплати за короткий час - Картка в </w:t>
            </w:r>
            <w:proofErr w:type="spellStart"/>
            <w:r w:rsidRPr="00A10B11">
              <w:rPr>
                <w:rFonts w:ascii="Times New Roman" w:hAnsi="Times New Roman" w:cs="Times New Roman"/>
              </w:rPr>
              <w:t>blacklist</w:t>
            </w:r>
            <w:proofErr w:type="spellEnd"/>
            <w:r w:rsidRPr="00A10B11">
              <w:rPr>
                <w:rFonts w:ascii="Times New Roman" w:hAnsi="Times New Roman" w:cs="Times New Roman"/>
              </w:rPr>
              <w:t xml:space="preserve"> - Незвичайний </w:t>
            </w:r>
            <w:proofErr w:type="spellStart"/>
            <w:r w:rsidRPr="00A10B11">
              <w:rPr>
                <w:rFonts w:ascii="Times New Roman" w:hAnsi="Times New Roman" w:cs="Times New Roman"/>
              </w:rPr>
              <w:t>паттерн</w:t>
            </w:r>
            <w:proofErr w:type="spellEnd"/>
            <w:r w:rsidRPr="00A10B11">
              <w:rPr>
                <w:rFonts w:ascii="Times New Roman" w:hAnsi="Times New Roman" w:cs="Times New Roman"/>
              </w:rPr>
              <w:t xml:space="preserve"> використання</w:t>
            </w:r>
          </w:p>
          <w:p w14:paraId="39E4B580" w14:textId="5129AC3E" w:rsidR="00A10B11" w:rsidRPr="00A10B11" w:rsidRDefault="0000231F" w:rsidP="00A10B11">
            <w:pPr>
              <w:pStyle w:val="a9"/>
              <w:numPr>
                <w:ilvl w:val="0"/>
                <w:numId w:val="232"/>
              </w:numPr>
              <w:spacing w:line="240" w:lineRule="auto"/>
              <w:jc w:val="both"/>
              <w:rPr>
                <w:rFonts w:ascii="Times New Roman" w:hAnsi="Times New Roman" w:cs="Times New Roman"/>
                <w:lang w:val="en-US"/>
              </w:rPr>
            </w:pPr>
            <w:r w:rsidRPr="00A10B11">
              <w:rPr>
                <w:rFonts w:ascii="Times New Roman" w:hAnsi="Times New Roman" w:cs="Times New Roman"/>
              </w:rPr>
              <w:t xml:space="preserve">Платіжний шлюз блокує транзакцію та повертає </w:t>
            </w:r>
            <w:proofErr w:type="spellStart"/>
            <w:r w:rsidRPr="00A10B11">
              <w:rPr>
                <w:rFonts w:ascii="Times New Roman" w:hAnsi="Times New Roman" w:cs="Times New Roman"/>
              </w:rPr>
              <w:t>fraud</w:t>
            </w:r>
            <w:proofErr w:type="spellEnd"/>
            <w:r w:rsidRPr="00A10B11">
              <w:rPr>
                <w:rFonts w:ascii="Times New Roman" w:hAnsi="Times New Roman" w:cs="Times New Roman"/>
              </w:rPr>
              <w:t xml:space="preserve"> </w:t>
            </w:r>
            <w:proofErr w:type="spellStart"/>
            <w:r w:rsidRPr="00A10B11">
              <w:rPr>
                <w:rFonts w:ascii="Times New Roman" w:hAnsi="Times New Roman" w:cs="Times New Roman"/>
              </w:rPr>
              <w:t>alert</w:t>
            </w:r>
            <w:proofErr w:type="spellEnd"/>
          </w:p>
          <w:p w14:paraId="30433355" w14:textId="55ACE1CA" w:rsidR="00A10B11" w:rsidRPr="00A10B11" w:rsidRDefault="0000231F" w:rsidP="00A10B11">
            <w:pPr>
              <w:pStyle w:val="a9"/>
              <w:numPr>
                <w:ilvl w:val="0"/>
                <w:numId w:val="232"/>
              </w:numPr>
              <w:spacing w:line="240" w:lineRule="auto"/>
              <w:jc w:val="both"/>
              <w:rPr>
                <w:rFonts w:ascii="Times New Roman" w:hAnsi="Times New Roman" w:cs="Times New Roman"/>
                <w:lang w:val="en-US"/>
              </w:rPr>
            </w:pPr>
            <w:r w:rsidRPr="00A10B11">
              <w:rPr>
                <w:rFonts w:ascii="Times New Roman" w:hAnsi="Times New Roman" w:cs="Times New Roman"/>
              </w:rPr>
              <w:t xml:space="preserve">Система відображає повідомлення: - "З міркувань безпеки ваш платіж потребує додаткової верифікації" - "Будь ласка, зверніться до нашої підтримки: </w:t>
            </w:r>
            <w:hyperlink r:id="rId9" w:history="1">
              <w:r w:rsidRPr="00A10B11">
                <w:rPr>
                  <w:rStyle w:val="ae"/>
                  <w:rFonts w:ascii="Times New Roman" w:hAnsi="Times New Roman" w:cs="Times New Roman"/>
                </w:rPr>
                <w:t>support@cinecloud.com</w:t>
              </w:r>
            </w:hyperlink>
            <w:r w:rsidRPr="00A10B11">
              <w:rPr>
                <w:rFonts w:ascii="Times New Roman" w:hAnsi="Times New Roman" w:cs="Times New Roman"/>
              </w:rPr>
              <w:t xml:space="preserve"> або +380-XXX-XXX-XXX"</w:t>
            </w:r>
          </w:p>
          <w:p w14:paraId="535BDC14" w14:textId="1252CA6A" w:rsidR="00A10B11" w:rsidRPr="00A10B11" w:rsidRDefault="0000231F" w:rsidP="00A10B11">
            <w:pPr>
              <w:pStyle w:val="a9"/>
              <w:numPr>
                <w:ilvl w:val="0"/>
                <w:numId w:val="232"/>
              </w:numPr>
              <w:spacing w:line="240" w:lineRule="auto"/>
              <w:jc w:val="both"/>
              <w:rPr>
                <w:rFonts w:ascii="Times New Roman" w:hAnsi="Times New Roman" w:cs="Times New Roman"/>
                <w:lang w:val="en-US"/>
              </w:rPr>
            </w:pPr>
            <w:r w:rsidRPr="00A10B11">
              <w:rPr>
                <w:rFonts w:ascii="Times New Roman" w:hAnsi="Times New Roman" w:cs="Times New Roman"/>
              </w:rPr>
              <w:t xml:space="preserve">Система </w:t>
            </w:r>
            <w:proofErr w:type="spellStart"/>
            <w:r w:rsidRPr="00A10B11">
              <w:rPr>
                <w:rFonts w:ascii="Times New Roman" w:hAnsi="Times New Roman" w:cs="Times New Roman"/>
              </w:rPr>
              <w:t>логує</w:t>
            </w:r>
            <w:proofErr w:type="spellEnd"/>
            <w:r w:rsidRPr="00A10B11">
              <w:rPr>
                <w:rFonts w:ascii="Times New Roman" w:hAnsi="Times New Roman" w:cs="Times New Roman"/>
              </w:rPr>
              <w:t xml:space="preserve"> </w:t>
            </w:r>
            <w:proofErr w:type="spellStart"/>
            <w:r w:rsidRPr="00A10B11">
              <w:rPr>
                <w:rFonts w:ascii="Times New Roman" w:hAnsi="Times New Roman" w:cs="Times New Roman"/>
              </w:rPr>
              <w:t>fraud</w:t>
            </w:r>
            <w:proofErr w:type="spellEnd"/>
            <w:r w:rsidRPr="00A10B11">
              <w:rPr>
                <w:rFonts w:ascii="Times New Roman" w:hAnsi="Times New Roman" w:cs="Times New Roman"/>
              </w:rPr>
              <w:t xml:space="preserve"> </w:t>
            </w:r>
            <w:proofErr w:type="spellStart"/>
            <w:r w:rsidRPr="00A10B11">
              <w:rPr>
                <w:rFonts w:ascii="Times New Roman" w:hAnsi="Times New Roman" w:cs="Times New Roman"/>
              </w:rPr>
              <w:t>alert</w:t>
            </w:r>
            <w:proofErr w:type="spellEnd"/>
            <w:r w:rsidRPr="00A10B11">
              <w:rPr>
                <w:rFonts w:ascii="Times New Roman" w:hAnsi="Times New Roman" w:cs="Times New Roman"/>
              </w:rPr>
              <w:t xml:space="preserve"> у </w:t>
            </w:r>
            <w:proofErr w:type="spellStart"/>
            <w:r w:rsidRPr="00A10B11">
              <w:rPr>
                <w:rFonts w:ascii="Times New Roman" w:hAnsi="Times New Roman" w:cs="Times New Roman"/>
              </w:rPr>
              <w:t>security</w:t>
            </w:r>
            <w:proofErr w:type="spellEnd"/>
            <w:r w:rsidRPr="00A10B11">
              <w:rPr>
                <w:rFonts w:ascii="Times New Roman" w:hAnsi="Times New Roman" w:cs="Times New Roman"/>
              </w:rPr>
              <w:t xml:space="preserve"> </w:t>
            </w:r>
            <w:proofErr w:type="spellStart"/>
            <w:r w:rsidRPr="00A10B11">
              <w:rPr>
                <w:rFonts w:ascii="Times New Roman" w:hAnsi="Times New Roman" w:cs="Times New Roman"/>
              </w:rPr>
              <w:t>log</w:t>
            </w:r>
            <w:proofErr w:type="spellEnd"/>
            <w:r w:rsidRPr="00A10B11">
              <w:rPr>
                <w:rFonts w:ascii="Times New Roman" w:hAnsi="Times New Roman" w:cs="Times New Roman"/>
              </w:rPr>
              <w:t xml:space="preserve"> згідно </w:t>
            </w:r>
            <w:proofErr w:type="spellStart"/>
            <w:r w:rsidRPr="00A10B11">
              <w:rPr>
                <w:rFonts w:ascii="Times New Roman" w:hAnsi="Times New Roman" w:cs="Times New Roman"/>
              </w:rPr>
              <w:t>залежностей</w:t>
            </w:r>
            <w:proofErr w:type="spellEnd"/>
            <w:r w:rsidRPr="00A10B11">
              <w:rPr>
                <w:rFonts w:ascii="Times New Roman" w:hAnsi="Times New Roman" w:cs="Times New Roman"/>
              </w:rPr>
              <w:t xml:space="preserve"> US 10</w:t>
            </w:r>
          </w:p>
          <w:p w14:paraId="3E5FC9B3" w14:textId="3B5AA742" w:rsidR="00A10B11" w:rsidRPr="00A10B11" w:rsidRDefault="0000231F" w:rsidP="00A10B11">
            <w:pPr>
              <w:pStyle w:val="a9"/>
              <w:numPr>
                <w:ilvl w:val="0"/>
                <w:numId w:val="232"/>
              </w:numPr>
              <w:spacing w:line="240" w:lineRule="auto"/>
              <w:jc w:val="both"/>
              <w:rPr>
                <w:rFonts w:ascii="Times New Roman" w:hAnsi="Times New Roman" w:cs="Times New Roman"/>
                <w:lang w:val="en-US"/>
              </w:rPr>
            </w:pPr>
            <w:r w:rsidRPr="00A10B11">
              <w:rPr>
                <w:rFonts w:ascii="Times New Roman" w:hAnsi="Times New Roman" w:cs="Times New Roman"/>
              </w:rPr>
              <w:t xml:space="preserve">Система може тимчасово заблокувати спроби оплати для цього </w:t>
            </w:r>
            <w:proofErr w:type="spellStart"/>
            <w:r w:rsidRPr="00A10B11">
              <w:rPr>
                <w:rFonts w:ascii="Times New Roman" w:hAnsi="Times New Roman" w:cs="Times New Roman"/>
              </w:rPr>
              <w:t>user_id</w:t>
            </w:r>
            <w:proofErr w:type="spellEnd"/>
            <w:r w:rsidRPr="00A10B11">
              <w:rPr>
                <w:rFonts w:ascii="Times New Roman" w:hAnsi="Times New Roman" w:cs="Times New Roman"/>
              </w:rPr>
              <w:t>/IP на 1 годину</w:t>
            </w:r>
          </w:p>
          <w:p w14:paraId="5C84B755" w14:textId="108A1E08" w:rsidR="00A10B11" w:rsidRPr="00A10B11" w:rsidRDefault="0000231F" w:rsidP="00A10B11">
            <w:pPr>
              <w:pStyle w:val="a9"/>
              <w:numPr>
                <w:ilvl w:val="0"/>
                <w:numId w:val="232"/>
              </w:numPr>
              <w:spacing w:line="240" w:lineRule="auto"/>
              <w:jc w:val="both"/>
              <w:rPr>
                <w:rFonts w:ascii="Times New Roman" w:hAnsi="Times New Roman" w:cs="Times New Roman"/>
                <w:lang w:val="en-US"/>
              </w:rPr>
            </w:pPr>
            <w:proofErr w:type="spellStart"/>
            <w:r w:rsidRPr="00A10B11">
              <w:rPr>
                <w:rFonts w:ascii="Times New Roman" w:hAnsi="Times New Roman" w:cs="Times New Roman"/>
              </w:rPr>
              <w:t>Security</w:t>
            </w:r>
            <w:proofErr w:type="spellEnd"/>
            <w:r w:rsidRPr="00A10B11">
              <w:rPr>
                <w:rFonts w:ascii="Times New Roman" w:hAnsi="Times New Roman" w:cs="Times New Roman"/>
              </w:rPr>
              <w:t xml:space="preserve"> </w:t>
            </w:r>
            <w:proofErr w:type="spellStart"/>
            <w:r w:rsidRPr="00A10B11">
              <w:rPr>
                <w:rFonts w:ascii="Times New Roman" w:hAnsi="Times New Roman" w:cs="Times New Roman"/>
              </w:rPr>
              <w:t>team</w:t>
            </w:r>
            <w:proofErr w:type="spellEnd"/>
            <w:r w:rsidRPr="00A10B11">
              <w:rPr>
                <w:rFonts w:ascii="Times New Roman" w:hAnsi="Times New Roman" w:cs="Times New Roman"/>
              </w:rPr>
              <w:t xml:space="preserve"> отримує </w:t>
            </w:r>
            <w:proofErr w:type="spellStart"/>
            <w:r w:rsidRPr="00A10B11">
              <w:rPr>
                <w:rFonts w:ascii="Times New Roman" w:hAnsi="Times New Roman" w:cs="Times New Roman"/>
              </w:rPr>
              <w:t>notification</w:t>
            </w:r>
            <w:proofErr w:type="spellEnd"/>
            <w:r w:rsidRPr="00A10B11">
              <w:rPr>
                <w:rFonts w:ascii="Times New Roman" w:hAnsi="Times New Roman" w:cs="Times New Roman"/>
              </w:rPr>
              <w:t xml:space="preserve"> для розслідування</w:t>
            </w:r>
          </w:p>
          <w:p w14:paraId="7C7E095C" w14:textId="0D727AED" w:rsidR="00A10B11" w:rsidRPr="00A10B11" w:rsidRDefault="0000231F" w:rsidP="00A10B11">
            <w:pPr>
              <w:pStyle w:val="a9"/>
              <w:numPr>
                <w:ilvl w:val="0"/>
                <w:numId w:val="232"/>
              </w:numPr>
              <w:spacing w:line="240" w:lineRule="auto"/>
              <w:jc w:val="both"/>
              <w:rPr>
                <w:rFonts w:ascii="Times New Roman" w:hAnsi="Times New Roman" w:cs="Times New Roman"/>
                <w:lang w:val="en-US"/>
              </w:rPr>
            </w:pPr>
            <w:proofErr w:type="spellStart"/>
            <w:r w:rsidRPr="00A10B11">
              <w:rPr>
                <w:rFonts w:ascii="Times New Roman" w:hAnsi="Times New Roman" w:cs="Times New Roman"/>
              </w:rPr>
              <w:t>Use</w:t>
            </w:r>
            <w:proofErr w:type="spellEnd"/>
            <w:r w:rsidRPr="00A10B11">
              <w:rPr>
                <w:rFonts w:ascii="Times New Roman" w:hAnsi="Times New Roman" w:cs="Times New Roman"/>
              </w:rPr>
              <w:t xml:space="preserve"> </w:t>
            </w:r>
            <w:proofErr w:type="spellStart"/>
            <w:r w:rsidRPr="00A10B11">
              <w:rPr>
                <w:rFonts w:ascii="Times New Roman" w:hAnsi="Times New Roman" w:cs="Times New Roman"/>
              </w:rPr>
              <w:t>case</w:t>
            </w:r>
            <w:proofErr w:type="spellEnd"/>
            <w:r w:rsidRPr="00A10B11">
              <w:rPr>
                <w:rFonts w:ascii="Times New Roman" w:hAnsi="Times New Roman" w:cs="Times New Roman"/>
              </w:rPr>
              <w:t xml:space="preserve"> завершено з </w:t>
            </w:r>
            <w:proofErr w:type="spellStart"/>
            <w:r w:rsidRPr="00A10B11">
              <w:rPr>
                <w:rFonts w:ascii="Times New Roman" w:hAnsi="Times New Roman" w:cs="Times New Roman"/>
              </w:rPr>
              <w:t>fraud</w:t>
            </w:r>
            <w:proofErr w:type="spellEnd"/>
            <w:r w:rsidRPr="00A10B11">
              <w:rPr>
                <w:rFonts w:ascii="Times New Roman" w:hAnsi="Times New Roman" w:cs="Times New Roman"/>
              </w:rPr>
              <w:t xml:space="preserve"> </w:t>
            </w:r>
            <w:proofErr w:type="spellStart"/>
            <w:r w:rsidRPr="00A10B11">
              <w:rPr>
                <w:rFonts w:ascii="Times New Roman" w:hAnsi="Times New Roman" w:cs="Times New Roman"/>
              </w:rPr>
              <w:t>prevention</w:t>
            </w:r>
            <w:proofErr w:type="spellEnd"/>
          </w:p>
          <w:p w14:paraId="15DEBA86" w14:textId="44D00C8B" w:rsidR="00A10B11" w:rsidRDefault="0000231F" w:rsidP="00A10B11">
            <w:pPr>
              <w:spacing w:after="0" w:line="240" w:lineRule="auto"/>
              <w:jc w:val="both"/>
              <w:rPr>
                <w:rFonts w:ascii="Times New Roman" w:hAnsi="Times New Roman" w:cs="Times New Roman"/>
                <w:lang w:val="en-US"/>
              </w:rPr>
            </w:pPr>
            <w:r w:rsidRPr="000311AE">
              <w:rPr>
                <w:rFonts w:ascii="Times New Roman" w:hAnsi="Times New Roman" w:cs="Times New Roman"/>
                <w:b/>
                <w:bCs/>
              </w:rPr>
              <w:t>Н5: Користувач вже має активну підписку</w:t>
            </w:r>
          </w:p>
          <w:p w14:paraId="718E1618" w14:textId="2D9E911D" w:rsidR="00A10B11" w:rsidRPr="00A10B11" w:rsidRDefault="0000231F" w:rsidP="00A10B11">
            <w:pPr>
              <w:pStyle w:val="a9"/>
              <w:numPr>
                <w:ilvl w:val="0"/>
                <w:numId w:val="231"/>
              </w:numPr>
              <w:spacing w:line="240" w:lineRule="auto"/>
              <w:jc w:val="both"/>
              <w:rPr>
                <w:rFonts w:ascii="Times New Roman" w:hAnsi="Times New Roman" w:cs="Times New Roman"/>
                <w:lang w:val="en-US"/>
              </w:rPr>
            </w:pPr>
            <w:r w:rsidRPr="00A10B11">
              <w:rPr>
                <w:rFonts w:ascii="Times New Roman" w:hAnsi="Times New Roman" w:cs="Times New Roman"/>
              </w:rPr>
              <w:t xml:space="preserve">На кроці 2: Система виявляє, що користувач вже має активну підписку (статус = </w:t>
            </w:r>
            <w:proofErr w:type="spellStart"/>
            <w:r w:rsidRPr="00A10B11">
              <w:rPr>
                <w:rFonts w:ascii="Times New Roman" w:hAnsi="Times New Roman" w:cs="Times New Roman"/>
              </w:rPr>
              <w:t>active</w:t>
            </w:r>
            <w:proofErr w:type="spellEnd"/>
            <w:r w:rsidRPr="00A10B11">
              <w:rPr>
                <w:rFonts w:ascii="Times New Roman" w:hAnsi="Times New Roman" w:cs="Times New Roman"/>
              </w:rPr>
              <w:t>)</w:t>
            </w:r>
          </w:p>
          <w:p w14:paraId="57E17A43" w14:textId="5BC43427" w:rsidR="00A10B11" w:rsidRPr="00A10B11" w:rsidRDefault="0000231F" w:rsidP="00A10B11">
            <w:pPr>
              <w:pStyle w:val="a9"/>
              <w:numPr>
                <w:ilvl w:val="0"/>
                <w:numId w:val="231"/>
              </w:numPr>
              <w:spacing w:line="240" w:lineRule="auto"/>
              <w:jc w:val="both"/>
              <w:rPr>
                <w:rFonts w:ascii="Times New Roman" w:hAnsi="Times New Roman" w:cs="Times New Roman"/>
                <w:lang w:val="en-US"/>
              </w:rPr>
            </w:pPr>
            <w:r w:rsidRPr="00A10B11">
              <w:rPr>
                <w:rFonts w:ascii="Times New Roman" w:hAnsi="Times New Roman" w:cs="Times New Roman"/>
              </w:rPr>
              <w:t>Замість сторінки вибору плану система показує: - "У вас вже є активна підписка: [назва плану]" - Деталі поточної підписки: дата наступного платежу, ціна - Опції: "Змінити план" (</w:t>
            </w:r>
            <w:proofErr w:type="spellStart"/>
            <w:r w:rsidRPr="00A10B11">
              <w:rPr>
                <w:rFonts w:ascii="Times New Roman" w:hAnsi="Times New Roman" w:cs="Times New Roman"/>
              </w:rPr>
              <w:t>upgrade</w:t>
            </w:r>
            <w:proofErr w:type="spellEnd"/>
            <w:r w:rsidRPr="00A10B11">
              <w:rPr>
                <w:rFonts w:ascii="Times New Roman" w:hAnsi="Times New Roman" w:cs="Times New Roman"/>
              </w:rPr>
              <w:t>/</w:t>
            </w:r>
            <w:proofErr w:type="spellStart"/>
            <w:r w:rsidRPr="00A10B11">
              <w:rPr>
                <w:rFonts w:ascii="Times New Roman" w:hAnsi="Times New Roman" w:cs="Times New Roman"/>
              </w:rPr>
              <w:t>downgrade</w:t>
            </w:r>
            <w:proofErr w:type="spellEnd"/>
            <w:r w:rsidRPr="00A10B11">
              <w:rPr>
                <w:rFonts w:ascii="Times New Roman" w:hAnsi="Times New Roman" w:cs="Times New Roman"/>
              </w:rPr>
              <w:t>), "Управління підпискою", "Скасувати підписку"</w:t>
            </w:r>
          </w:p>
          <w:p w14:paraId="17A461DE" w14:textId="5CA43339" w:rsidR="00A10B11" w:rsidRPr="00A10B11" w:rsidRDefault="0000231F" w:rsidP="00A10B11">
            <w:pPr>
              <w:pStyle w:val="a9"/>
              <w:numPr>
                <w:ilvl w:val="0"/>
                <w:numId w:val="231"/>
              </w:numPr>
              <w:spacing w:line="240" w:lineRule="auto"/>
              <w:jc w:val="both"/>
              <w:rPr>
                <w:rFonts w:ascii="Times New Roman" w:hAnsi="Times New Roman" w:cs="Times New Roman"/>
                <w:lang w:val="en-US"/>
              </w:rPr>
            </w:pPr>
            <w:r w:rsidRPr="00A10B11">
              <w:rPr>
                <w:rFonts w:ascii="Times New Roman" w:hAnsi="Times New Roman" w:cs="Times New Roman"/>
              </w:rPr>
              <w:t xml:space="preserve">Користувач може </w:t>
            </w:r>
            <w:proofErr w:type="spellStart"/>
            <w:r w:rsidRPr="00A10B11">
              <w:rPr>
                <w:rFonts w:ascii="Times New Roman" w:hAnsi="Times New Roman" w:cs="Times New Roman"/>
              </w:rPr>
              <w:t>upgrade</w:t>
            </w:r>
            <w:proofErr w:type="spellEnd"/>
            <w:r w:rsidRPr="00A10B11">
              <w:rPr>
                <w:rFonts w:ascii="Times New Roman" w:hAnsi="Times New Roman" w:cs="Times New Roman"/>
              </w:rPr>
              <w:t>/</w:t>
            </w:r>
            <w:proofErr w:type="spellStart"/>
            <w:r w:rsidRPr="00A10B11">
              <w:rPr>
                <w:rFonts w:ascii="Times New Roman" w:hAnsi="Times New Roman" w:cs="Times New Roman"/>
              </w:rPr>
              <w:t>downgrade</w:t>
            </w:r>
            <w:proofErr w:type="spellEnd"/>
            <w:r w:rsidRPr="00A10B11">
              <w:rPr>
                <w:rFonts w:ascii="Times New Roman" w:hAnsi="Times New Roman" w:cs="Times New Roman"/>
              </w:rPr>
              <w:t xml:space="preserve"> через відповідну опцію (сценарій А7)</w:t>
            </w:r>
          </w:p>
          <w:p w14:paraId="168343E3" w14:textId="201E1F98" w:rsidR="00A10B11" w:rsidRPr="00A10B11" w:rsidRDefault="0000231F" w:rsidP="00A10B11">
            <w:pPr>
              <w:pStyle w:val="a9"/>
              <w:numPr>
                <w:ilvl w:val="0"/>
                <w:numId w:val="231"/>
              </w:numPr>
              <w:spacing w:line="240" w:lineRule="auto"/>
              <w:jc w:val="both"/>
              <w:rPr>
                <w:rFonts w:ascii="Times New Roman" w:hAnsi="Times New Roman" w:cs="Times New Roman"/>
                <w:lang w:val="en-US"/>
              </w:rPr>
            </w:pPr>
            <w:proofErr w:type="spellStart"/>
            <w:r w:rsidRPr="00A10B11">
              <w:rPr>
                <w:rFonts w:ascii="Times New Roman" w:hAnsi="Times New Roman" w:cs="Times New Roman"/>
              </w:rPr>
              <w:t>Use</w:t>
            </w:r>
            <w:proofErr w:type="spellEnd"/>
            <w:r w:rsidRPr="00A10B11">
              <w:rPr>
                <w:rFonts w:ascii="Times New Roman" w:hAnsi="Times New Roman" w:cs="Times New Roman"/>
              </w:rPr>
              <w:t xml:space="preserve"> </w:t>
            </w:r>
            <w:proofErr w:type="spellStart"/>
            <w:r w:rsidRPr="00A10B11">
              <w:rPr>
                <w:rFonts w:ascii="Times New Roman" w:hAnsi="Times New Roman" w:cs="Times New Roman"/>
              </w:rPr>
              <w:t>case</w:t>
            </w:r>
            <w:proofErr w:type="spellEnd"/>
            <w:r w:rsidRPr="00A10B11">
              <w:rPr>
                <w:rFonts w:ascii="Times New Roman" w:hAnsi="Times New Roman" w:cs="Times New Roman"/>
              </w:rPr>
              <w:t xml:space="preserve"> завершено - нова підписка не створюється</w:t>
            </w:r>
          </w:p>
          <w:p w14:paraId="16608141" w14:textId="73D3918A" w:rsidR="00A10B11" w:rsidRDefault="0000231F" w:rsidP="00A10B11">
            <w:pPr>
              <w:spacing w:after="0" w:line="240" w:lineRule="auto"/>
              <w:jc w:val="both"/>
              <w:rPr>
                <w:rFonts w:ascii="Times New Roman" w:hAnsi="Times New Roman" w:cs="Times New Roman"/>
                <w:lang w:val="en-US"/>
              </w:rPr>
            </w:pPr>
            <w:r w:rsidRPr="000311AE">
              <w:rPr>
                <w:rFonts w:ascii="Times New Roman" w:hAnsi="Times New Roman" w:cs="Times New Roman"/>
                <w:b/>
                <w:bCs/>
              </w:rPr>
              <w:t xml:space="preserve">Н6: </w:t>
            </w:r>
            <w:proofErr w:type="spellStart"/>
            <w:r w:rsidRPr="000311AE">
              <w:rPr>
                <w:rFonts w:ascii="Times New Roman" w:hAnsi="Times New Roman" w:cs="Times New Roman"/>
                <w:b/>
                <w:bCs/>
              </w:rPr>
              <w:t>Невалідний</w:t>
            </w:r>
            <w:proofErr w:type="spellEnd"/>
            <w:r w:rsidRPr="000311AE">
              <w:rPr>
                <w:rFonts w:ascii="Times New Roman" w:hAnsi="Times New Roman" w:cs="Times New Roman"/>
                <w:b/>
                <w:bCs/>
              </w:rPr>
              <w:t xml:space="preserve"> або застарілий </w:t>
            </w:r>
            <w:proofErr w:type="spellStart"/>
            <w:r w:rsidRPr="000311AE">
              <w:rPr>
                <w:rFonts w:ascii="Times New Roman" w:hAnsi="Times New Roman" w:cs="Times New Roman"/>
                <w:b/>
                <w:bCs/>
              </w:rPr>
              <w:t>промокод</w:t>
            </w:r>
            <w:proofErr w:type="spellEnd"/>
          </w:p>
          <w:p w14:paraId="5823D222" w14:textId="621ABB4B" w:rsidR="00A10B11" w:rsidRPr="00A10B11" w:rsidRDefault="0000231F" w:rsidP="00A10B11">
            <w:pPr>
              <w:pStyle w:val="a9"/>
              <w:numPr>
                <w:ilvl w:val="0"/>
                <w:numId w:val="230"/>
              </w:numPr>
              <w:spacing w:line="240" w:lineRule="auto"/>
              <w:jc w:val="both"/>
              <w:rPr>
                <w:rFonts w:ascii="Times New Roman" w:hAnsi="Times New Roman" w:cs="Times New Roman"/>
                <w:lang w:val="en-US"/>
              </w:rPr>
            </w:pPr>
            <w:r w:rsidRPr="00A10B11">
              <w:rPr>
                <w:rFonts w:ascii="Times New Roman" w:hAnsi="Times New Roman" w:cs="Times New Roman"/>
              </w:rPr>
              <w:t xml:space="preserve">У сценарії А2: Користувач вводить </w:t>
            </w:r>
            <w:proofErr w:type="spellStart"/>
            <w:r w:rsidRPr="00A10B11">
              <w:rPr>
                <w:rFonts w:ascii="Times New Roman" w:hAnsi="Times New Roman" w:cs="Times New Roman"/>
              </w:rPr>
              <w:t>промокод</w:t>
            </w:r>
            <w:proofErr w:type="spellEnd"/>
            <w:r w:rsidRPr="00A10B11">
              <w:rPr>
                <w:rFonts w:ascii="Times New Roman" w:hAnsi="Times New Roman" w:cs="Times New Roman"/>
              </w:rPr>
              <w:t xml:space="preserve"> "OLDCODE2023"</w:t>
            </w:r>
          </w:p>
          <w:p w14:paraId="08188A51" w14:textId="60641602" w:rsidR="00A10B11" w:rsidRPr="00A10B11" w:rsidRDefault="0000231F" w:rsidP="00A10B11">
            <w:pPr>
              <w:pStyle w:val="a9"/>
              <w:numPr>
                <w:ilvl w:val="0"/>
                <w:numId w:val="230"/>
              </w:numPr>
              <w:spacing w:line="240" w:lineRule="auto"/>
              <w:jc w:val="both"/>
              <w:rPr>
                <w:rFonts w:ascii="Times New Roman" w:hAnsi="Times New Roman" w:cs="Times New Roman"/>
                <w:lang w:val="en-US"/>
              </w:rPr>
            </w:pPr>
            <w:r w:rsidRPr="00A10B11">
              <w:rPr>
                <w:rFonts w:ascii="Times New Roman" w:hAnsi="Times New Roman" w:cs="Times New Roman"/>
              </w:rPr>
              <w:t xml:space="preserve">Система </w:t>
            </w:r>
            <w:proofErr w:type="spellStart"/>
            <w:r w:rsidRPr="00A10B11">
              <w:rPr>
                <w:rFonts w:ascii="Times New Roman" w:hAnsi="Times New Roman" w:cs="Times New Roman"/>
              </w:rPr>
              <w:t>валідує</w:t>
            </w:r>
            <w:proofErr w:type="spellEnd"/>
            <w:r w:rsidRPr="00A10B11">
              <w:rPr>
                <w:rFonts w:ascii="Times New Roman" w:hAnsi="Times New Roman" w:cs="Times New Roman"/>
              </w:rPr>
              <w:t xml:space="preserve"> та виявляє: - </w:t>
            </w:r>
            <w:proofErr w:type="spellStart"/>
            <w:r w:rsidRPr="00A10B11">
              <w:rPr>
                <w:rFonts w:ascii="Times New Roman" w:hAnsi="Times New Roman" w:cs="Times New Roman"/>
              </w:rPr>
              <w:t>Промокод</w:t>
            </w:r>
            <w:proofErr w:type="spellEnd"/>
            <w:r w:rsidRPr="00A10B11">
              <w:rPr>
                <w:rFonts w:ascii="Times New Roman" w:hAnsi="Times New Roman" w:cs="Times New Roman"/>
              </w:rPr>
              <w:t xml:space="preserve"> застарілий (</w:t>
            </w:r>
            <w:proofErr w:type="spellStart"/>
            <w:r w:rsidRPr="00A10B11">
              <w:rPr>
                <w:rFonts w:ascii="Times New Roman" w:hAnsi="Times New Roman" w:cs="Times New Roman"/>
              </w:rPr>
              <w:t>expiry_date</w:t>
            </w:r>
            <w:proofErr w:type="spellEnd"/>
            <w:r w:rsidRPr="00A10B11">
              <w:rPr>
                <w:rFonts w:ascii="Times New Roman" w:hAnsi="Times New Roman" w:cs="Times New Roman"/>
              </w:rPr>
              <w:t xml:space="preserve"> &lt; сьогодні) - Або </w:t>
            </w:r>
            <w:proofErr w:type="spellStart"/>
            <w:r w:rsidRPr="00A10B11">
              <w:rPr>
                <w:rFonts w:ascii="Times New Roman" w:hAnsi="Times New Roman" w:cs="Times New Roman"/>
              </w:rPr>
              <w:t>промокод</w:t>
            </w:r>
            <w:proofErr w:type="spellEnd"/>
            <w:r w:rsidRPr="00A10B11">
              <w:rPr>
                <w:rFonts w:ascii="Times New Roman" w:hAnsi="Times New Roman" w:cs="Times New Roman"/>
              </w:rPr>
              <w:t xml:space="preserve"> не існує в базі даних - Або користувач вже використовував цей </w:t>
            </w:r>
            <w:proofErr w:type="spellStart"/>
            <w:r w:rsidRPr="00A10B11">
              <w:rPr>
                <w:rFonts w:ascii="Times New Roman" w:hAnsi="Times New Roman" w:cs="Times New Roman"/>
              </w:rPr>
              <w:t>промокод</w:t>
            </w:r>
            <w:proofErr w:type="spellEnd"/>
            <w:r w:rsidRPr="00A10B11">
              <w:rPr>
                <w:rFonts w:ascii="Times New Roman" w:hAnsi="Times New Roman" w:cs="Times New Roman"/>
              </w:rPr>
              <w:t xml:space="preserve"> - Або </w:t>
            </w:r>
            <w:proofErr w:type="spellStart"/>
            <w:r w:rsidRPr="00A10B11">
              <w:rPr>
                <w:rFonts w:ascii="Times New Roman" w:hAnsi="Times New Roman" w:cs="Times New Roman"/>
              </w:rPr>
              <w:t>промокод</w:t>
            </w:r>
            <w:proofErr w:type="spellEnd"/>
            <w:r w:rsidRPr="00A10B11">
              <w:rPr>
                <w:rFonts w:ascii="Times New Roman" w:hAnsi="Times New Roman" w:cs="Times New Roman"/>
              </w:rPr>
              <w:t xml:space="preserve"> не застосовний до обраного плану</w:t>
            </w:r>
          </w:p>
          <w:p w14:paraId="50585FF1" w14:textId="376CBFC0" w:rsidR="00A10B11" w:rsidRPr="00A10B11" w:rsidRDefault="0000231F" w:rsidP="00A10B11">
            <w:pPr>
              <w:pStyle w:val="a9"/>
              <w:numPr>
                <w:ilvl w:val="0"/>
                <w:numId w:val="230"/>
              </w:numPr>
              <w:spacing w:line="240" w:lineRule="auto"/>
              <w:jc w:val="both"/>
              <w:rPr>
                <w:rFonts w:ascii="Times New Roman" w:hAnsi="Times New Roman" w:cs="Times New Roman"/>
                <w:lang w:val="en-US"/>
              </w:rPr>
            </w:pPr>
            <w:r w:rsidRPr="00A10B11">
              <w:rPr>
                <w:rFonts w:ascii="Times New Roman" w:hAnsi="Times New Roman" w:cs="Times New Roman"/>
              </w:rPr>
              <w:t xml:space="preserve">Система показує помилку під полем </w:t>
            </w:r>
            <w:proofErr w:type="spellStart"/>
            <w:r w:rsidRPr="00A10B11">
              <w:rPr>
                <w:rFonts w:ascii="Times New Roman" w:hAnsi="Times New Roman" w:cs="Times New Roman"/>
              </w:rPr>
              <w:t>промокоду</w:t>
            </w:r>
            <w:proofErr w:type="spellEnd"/>
            <w:r w:rsidRPr="00A10B11">
              <w:rPr>
                <w:rFonts w:ascii="Times New Roman" w:hAnsi="Times New Roman" w:cs="Times New Roman"/>
              </w:rPr>
              <w:t>: - "</w:t>
            </w:r>
            <w:proofErr w:type="spellStart"/>
            <w:r w:rsidRPr="00A10B11">
              <w:rPr>
                <w:rFonts w:ascii="Times New Roman" w:hAnsi="Times New Roman" w:cs="Times New Roman"/>
              </w:rPr>
              <w:t>Промокод</w:t>
            </w:r>
            <w:proofErr w:type="spellEnd"/>
            <w:r w:rsidRPr="00A10B11">
              <w:rPr>
                <w:rFonts w:ascii="Times New Roman" w:hAnsi="Times New Roman" w:cs="Times New Roman"/>
              </w:rPr>
              <w:t xml:space="preserve"> застарілий або </w:t>
            </w:r>
            <w:proofErr w:type="spellStart"/>
            <w:r w:rsidRPr="00A10B11">
              <w:rPr>
                <w:rFonts w:ascii="Times New Roman" w:hAnsi="Times New Roman" w:cs="Times New Roman"/>
              </w:rPr>
              <w:t>невалідний</w:t>
            </w:r>
            <w:proofErr w:type="spellEnd"/>
            <w:r w:rsidRPr="00A10B11">
              <w:rPr>
                <w:rFonts w:ascii="Times New Roman" w:hAnsi="Times New Roman" w:cs="Times New Roman"/>
              </w:rPr>
              <w:t xml:space="preserve">" - "Цей </w:t>
            </w:r>
            <w:proofErr w:type="spellStart"/>
            <w:r w:rsidRPr="00A10B11">
              <w:rPr>
                <w:rFonts w:ascii="Times New Roman" w:hAnsi="Times New Roman" w:cs="Times New Roman"/>
              </w:rPr>
              <w:t>промокод</w:t>
            </w:r>
            <w:proofErr w:type="spellEnd"/>
            <w:r w:rsidRPr="00A10B11">
              <w:rPr>
                <w:rFonts w:ascii="Times New Roman" w:hAnsi="Times New Roman" w:cs="Times New Roman"/>
              </w:rPr>
              <w:t xml:space="preserve"> вже було використано" - "</w:t>
            </w:r>
            <w:proofErr w:type="spellStart"/>
            <w:r w:rsidRPr="00A10B11">
              <w:rPr>
                <w:rFonts w:ascii="Times New Roman" w:hAnsi="Times New Roman" w:cs="Times New Roman"/>
              </w:rPr>
              <w:t>Промокод</w:t>
            </w:r>
            <w:proofErr w:type="spellEnd"/>
            <w:r w:rsidRPr="00A10B11">
              <w:rPr>
                <w:rFonts w:ascii="Times New Roman" w:hAnsi="Times New Roman" w:cs="Times New Roman"/>
              </w:rPr>
              <w:t xml:space="preserve"> не застосовний до обраного плану"</w:t>
            </w:r>
          </w:p>
          <w:p w14:paraId="20C211CA" w14:textId="15DB3885" w:rsidR="00A10B11" w:rsidRPr="00A10B11" w:rsidRDefault="0000231F" w:rsidP="00A10B11">
            <w:pPr>
              <w:pStyle w:val="a9"/>
              <w:numPr>
                <w:ilvl w:val="0"/>
                <w:numId w:val="230"/>
              </w:numPr>
              <w:spacing w:line="240" w:lineRule="auto"/>
              <w:jc w:val="both"/>
              <w:rPr>
                <w:rFonts w:ascii="Times New Roman" w:hAnsi="Times New Roman" w:cs="Times New Roman"/>
                <w:lang w:val="en-US"/>
              </w:rPr>
            </w:pPr>
            <w:r w:rsidRPr="00A10B11">
              <w:rPr>
                <w:rFonts w:ascii="Times New Roman" w:hAnsi="Times New Roman" w:cs="Times New Roman"/>
              </w:rPr>
              <w:t>Знижка НЕ застосовується</w:t>
            </w:r>
          </w:p>
          <w:p w14:paraId="6F049B4C" w14:textId="5D47ECBB" w:rsidR="00A10B11" w:rsidRPr="00A10B11" w:rsidRDefault="0000231F" w:rsidP="00A10B11">
            <w:pPr>
              <w:pStyle w:val="a9"/>
              <w:numPr>
                <w:ilvl w:val="0"/>
                <w:numId w:val="230"/>
              </w:numPr>
              <w:spacing w:line="240" w:lineRule="auto"/>
              <w:jc w:val="both"/>
              <w:rPr>
                <w:rFonts w:ascii="Times New Roman" w:hAnsi="Times New Roman" w:cs="Times New Roman"/>
                <w:lang w:val="en-US"/>
              </w:rPr>
            </w:pPr>
            <w:r w:rsidRPr="00A10B11">
              <w:rPr>
                <w:rFonts w:ascii="Times New Roman" w:hAnsi="Times New Roman" w:cs="Times New Roman"/>
              </w:rPr>
              <w:t>Підсумок залишається з повною ціною</w:t>
            </w:r>
          </w:p>
          <w:p w14:paraId="621E2894" w14:textId="67DBF49B" w:rsidR="00A10B11" w:rsidRPr="00A10B11" w:rsidRDefault="0000231F" w:rsidP="00A10B11">
            <w:pPr>
              <w:pStyle w:val="a9"/>
              <w:numPr>
                <w:ilvl w:val="0"/>
                <w:numId w:val="230"/>
              </w:numPr>
              <w:spacing w:line="240" w:lineRule="auto"/>
              <w:jc w:val="both"/>
              <w:rPr>
                <w:rFonts w:ascii="Times New Roman" w:hAnsi="Times New Roman" w:cs="Times New Roman"/>
                <w:lang w:val="en-US"/>
              </w:rPr>
            </w:pPr>
            <w:r w:rsidRPr="00A10B11">
              <w:rPr>
                <w:rFonts w:ascii="Times New Roman" w:hAnsi="Times New Roman" w:cs="Times New Roman"/>
              </w:rPr>
              <w:t xml:space="preserve">Користувач може спробувати інший </w:t>
            </w:r>
            <w:proofErr w:type="spellStart"/>
            <w:r w:rsidRPr="00A10B11">
              <w:rPr>
                <w:rFonts w:ascii="Times New Roman" w:hAnsi="Times New Roman" w:cs="Times New Roman"/>
              </w:rPr>
              <w:t>промокод</w:t>
            </w:r>
            <w:proofErr w:type="spellEnd"/>
            <w:r w:rsidRPr="00A10B11">
              <w:rPr>
                <w:rFonts w:ascii="Times New Roman" w:hAnsi="Times New Roman" w:cs="Times New Roman"/>
              </w:rPr>
              <w:t xml:space="preserve"> або продовжити без знижки</w:t>
            </w:r>
          </w:p>
          <w:p w14:paraId="4E8C34D4" w14:textId="35DC8D07" w:rsidR="00A10B11" w:rsidRPr="00A10B11" w:rsidRDefault="0000231F" w:rsidP="00A10B11">
            <w:pPr>
              <w:pStyle w:val="a9"/>
              <w:numPr>
                <w:ilvl w:val="0"/>
                <w:numId w:val="230"/>
              </w:numPr>
              <w:spacing w:line="240" w:lineRule="auto"/>
              <w:jc w:val="both"/>
              <w:rPr>
                <w:rFonts w:ascii="Times New Roman" w:hAnsi="Times New Roman" w:cs="Times New Roman"/>
                <w:lang w:val="en-US"/>
              </w:rPr>
            </w:pPr>
            <w:proofErr w:type="spellStart"/>
            <w:r w:rsidRPr="00A10B11">
              <w:rPr>
                <w:rFonts w:ascii="Times New Roman" w:hAnsi="Times New Roman" w:cs="Times New Roman"/>
              </w:rPr>
              <w:t>Use</w:t>
            </w:r>
            <w:proofErr w:type="spellEnd"/>
            <w:r w:rsidRPr="00A10B11">
              <w:rPr>
                <w:rFonts w:ascii="Times New Roman" w:hAnsi="Times New Roman" w:cs="Times New Roman"/>
              </w:rPr>
              <w:t xml:space="preserve"> </w:t>
            </w:r>
            <w:proofErr w:type="spellStart"/>
            <w:r w:rsidRPr="00A10B11">
              <w:rPr>
                <w:rFonts w:ascii="Times New Roman" w:hAnsi="Times New Roman" w:cs="Times New Roman"/>
              </w:rPr>
              <w:t>case</w:t>
            </w:r>
            <w:proofErr w:type="spellEnd"/>
            <w:r w:rsidRPr="00A10B11">
              <w:rPr>
                <w:rFonts w:ascii="Times New Roman" w:hAnsi="Times New Roman" w:cs="Times New Roman"/>
              </w:rPr>
              <w:t xml:space="preserve"> продовжується без знижки</w:t>
            </w:r>
          </w:p>
          <w:p w14:paraId="752EDF7A" w14:textId="1EC389DA" w:rsidR="00A10B11" w:rsidRDefault="0000231F" w:rsidP="00A10B11">
            <w:pPr>
              <w:spacing w:after="0" w:line="240" w:lineRule="auto"/>
              <w:jc w:val="both"/>
              <w:rPr>
                <w:rFonts w:ascii="Times New Roman" w:hAnsi="Times New Roman" w:cs="Times New Roman"/>
                <w:lang w:val="en-US"/>
              </w:rPr>
            </w:pPr>
            <w:r w:rsidRPr="000311AE">
              <w:rPr>
                <w:rFonts w:ascii="Times New Roman" w:hAnsi="Times New Roman" w:cs="Times New Roman"/>
                <w:b/>
                <w:bCs/>
              </w:rPr>
              <w:t>Н7: Користувач закриває сторінку оплати без завершення</w:t>
            </w:r>
          </w:p>
          <w:p w14:paraId="6E30184E" w14:textId="05F80BC6" w:rsidR="00A10B11" w:rsidRPr="00A10B11" w:rsidRDefault="0000231F" w:rsidP="00A10B11">
            <w:pPr>
              <w:pStyle w:val="a9"/>
              <w:numPr>
                <w:ilvl w:val="0"/>
                <w:numId w:val="229"/>
              </w:numPr>
              <w:spacing w:line="240" w:lineRule="auto"/>
              <w:jc w:val="both"/>
              <w:rPr>
                <w:rFonts w:ascii="Times New Roman" w:hAnsi="Times New Roman" w:cs="Times New Roman"/>
                <w:lang w:val="en-US"/>
              </w:rPr>
            </w:pPr>
            <w:r w:rsidRPr="00A10B11">
              <w:rPr>
                <w:rFonts w:ascii="Times New Roman" w:hAnsi="Times New Roman" w:cs="Times New Roman"/>
              </w:rPr>
              <w:t>На кроці 9-15: Користувач заповнює форму оплати, але закриває вкладку/вікно до натискання "Оплатити"</w:t>
            </w:r>
          </w:p>
          <w:p w14:paraId="00BF657F" w14:textId="12A35BB5" w:rsidR="00A10B11" w:rsidRPr="00A10B11" w:rsidRDefault="0000231F" w:rsidP="00A10B11">
            <w:pPr>
              <w:pStyle w:val="a9"/>
              <w:numPr>
                <w:ilvl w:val="0"/>
                <w:numId w:val="229"/>
              </w:numPr>
              <w:spacing w:line="240" w:lineRule="auto"/>
              <w:jc w:val="both"/>
              <w:rPr>
                <w:rFonts w:ascii="Times New Roman" w:hAnsi="Times New Roman" w:cs="Times New Roman"/>
                <w:lang w:val="en-US"/>
              </w:rPr>
            </w:pPr>
            <w:r w:rsidRPr="00A10B11">
              <w:rPr>
                <w:rFonts w:ascii="Times New Roman" w:hAnsi="Times New Roman" w:cs="Times New Roman"/>
              </w:rPr>
              <w:t xml:space="preserve">Система виявляє спробу закриття через </w:t>
            </w:r>
            <w:proofErr w:type="spellStart"/>
            <w:r w:rsidRPr="00A10B11">
              <w:rPr>
                <w:rFonts w:ascii="Times New Roman" w:hAnsi="Times New Roman" w:cs="Times New Roman"/>
              </w:rPr>
              <w:t>browser</w:t>
            </w:r>
            <w:proofErr w:type="spellEnd"/>
            <w:r w:rsidRPr="00A10B11">
              <w:rPr>
                <w:rFonts w:ascii="Times New Roman" w:hAnsi="Times New Roman" w:cs="Times New Roman"/>
              </w:rPr>
              <w:t xml:space="preserve"> </w:t>
            </w:r>
            <w:proofErr w:type="spellStart"/>
            <w:r w:rsidRPr="00A10B11">
              <w:rPr>
                <w:rFonts w:ascii="Times New Roman" w:hAnsi="Times New Roman" w:cs="Times New Roman"/>
              </w:rPr>
              <w:t>beforeunload</w:t>
            </w:r>
            <w:proofErr w:type="spellEnd"/>
            <w:r w:rsidRPr="00A10B11">
              <w:rPr>
                <w:rFonts w:ascii="Times New Roman" w:hAnsi="Times New Roman" w:cs="Times New Roman"/>
              </w:rPr>
              <w:t xml:space="preserve"> </w:t>
            </w:r>
            <w:proofErr w:type="spellStart"/>
            <w:r w:rsidRPr="00A10B11">
              <w:rPr>
                <w:rFonts w:ascii="Times New Roman" w:hAnsi="Times New Roman" w:cs="Times New Roman"/>
              </w:rPr>
              <w:t>event</w:t>
            </w:r>
            <w:proofErr w:type="spellEnd"/>
          </w:p>
          <w:p w14:paraId="526F4F9B" w14:textId="050DDF90" w:rsidR="00A10B11" w:rsidRPr="00A10B11" w:rsidRDefault="0000231F" w:rsidP="00A10B11">
            <w:pPr>
              <w:pStyle w:val="a9"/>
              <w:numPr>
                <w:ilvl w:val="0"/>
                <w:numId w:val="229"/>
              </w:numPr>
              <w:spacing w:line="240" w:lineRule="auto"/>
              <w:jc w:val="both"/>
              <w:rPr>
                <w:rFonts w:ascii="Times New Roman" w:hAnsi="Times New Roman" w:cs="Times New Roman"/>
                <w:lang w:val="en-US"/>
              </w:rPr>
            </w:pPr>
            <w:r w:rsidRPr="00A10B11">
              <w:rPr>
                <w:rFonts w:ascii="Times New Roman" w:hAnsi="Times New Roman" w:cs="Times New Roman"/>
              </w:rPr>
              <w:lastRenderedPageBreak/>
              <w:t>Показує підтвердження: "Ви впевнені, що хочете вийти? Ваша підписка не буде активована"</w:t>
            </w:r>
          </w:p>
          <w:p w14:paraId="1606035E" w14:textId="51713D62" w:rsidR="00A10B11" w:rsidRPr="00A10B11" w:rsidRDefault="0000231F" w:rsidP="00A10B11">
            <w:pPr>
              <w:pStyle w:val="a9"/>
              <w:numPr>
                <w:ilvl w:val="0"/>
                <w:numId w:val="229"/>
              </w:numPr>
              <w:spacing w:line="240" w:lineRule="auto"/>
              <w:jc w:val="both"/>
              <w:rPr>
                <w:rFonts w:ascii="Times New Roman" w:hAnsi="Times New Roman" w:cs="Times New Roman"/>
                <w:lang w:val="en-US"/>
              </w:rPr>
            </w:pPr>
            <w:r w:rsidRPr="00A10B11">
              <w:rPr>
                <w:rFonts w:ascii="Times New Roman" w:hAnsi="Times New Roman" w:cs="Times New Roman"/>
              </w:rPr>
              <w:t xml:space="preserve">Якщо користувач підтверджує закриття: - Система НЕ створює підписку (платіж не відбувся) - Система може зберегти обраний план у </w:t>
            </w:r>
            <w:proofErr w:type="spellStart"/>
            <w:r w:rsidRPr="00A10B11">
              <w:rPr>
                <w:rFonts w:ascii="Times New Roman" w:hAnsi="Times New Roman" w:cs="Times New Roman"/>
              </w:rPr>
              <w:t>session</w:t>
            </w:r>
            <w:proofErr w:type="spellEnd"/>
            <w:r w:rsidRPr="00A10B11">
              <w:rPr>
                <w:rFonts w:ascii="Times New Roman" w:hAnsi="Times New Roman" w:cs="Times New Roman"/>
              </w:rPr>
              <w:t xml:space="preserve"> для можливого повернення - Система </w:t>
            </w:r>
            <w:proofErr w:type="spellStart"/>
            <w:r w:rsidRPr="00A10B11">
              <w:rPr>
                <w:rFonts w:ascii="Times New Roman" w:hAnsi="Times New Roman" w:cs="Times New Roman"/>
              </w:rPr>
              <w:t>логує</w:t>
            </w:r>
            <w:proofErr w:type="spellEnd"/>
            <w:r w:rsidRPr="00A10B11">
              <w:rPr>
                <w:rFonts w:ascii="Times New Roman" w:hAnsi="Times New Roman" w:cs="Times New Roman"/>
              </w:rPr>
              <w:t xml:space="preserve"> </w:t>
            </w:r>
            <w:proofErr w:type="spellStart"/>
            <w:r w:rsidRPr="00A10B11">
              <w:rPr>
                <w:rFonts w:ascii="Times New Roman" w:hAnsi="Times New Roman" w:cs="Times New Roman"/>
              </w:rPr>
              <w:t>abandoned</w:t>
            </w:r>
            <w:proofErr w:type="spellEnd"/>
            <w:r w:rsidRPr="00A10B11">
              <w:rPr>
                <w:rFonts w:ascii="Times New Roman" w:hAnsi="Times New Roman" w:cs="Times New Roman"/>
              </w:rPr>
              <w:t xml:space="preserve"> </w:t>
            </w:r>
            <w:proofErr w:type="spellStart"/>
            <w:r w:rsidRPr="00A10B11">
              <w:rPr>
                <w:rFonts w:ascii="Times New Roman" w:hAnsi="Times New Roman" w:cs="Times New Roman"/>
              </w:rPr>
              <w:t>checkout</w:t>
            </w:r>
            <w:proofErr w:type="spellEnd"/>
            <w:r w:rsidRPr="00A10B11">
              <w:rPr>
                <w:rFonts w:ascii="Times New Roman" w:hAnsi="Times New Roman" w:cs="Times New Roman"/>
              </w:rPr>
              <w:t xml:space="preserve"> для аналітики (</w:t>
            </w:r>
            <w:proofErr w:type="spellStart"/>
            <w:r w:rsidRPr="00A10B11">
              <w:rPr>
                <w:rFonts w:ascii="Times New Roman" w:hAnsi="Times New Roman" w:cs="Times New Roman"/>
              </w:rPr>
              <w:t>conversion</w:t>
            </w:r>
            <w:proofErr w:type="spellEnd"/>
            <w:r w:rsidRPr="00A10B11">
              <w:rPr>
                <w:rFonts w:ascii="Times New Roman" w:hAnsi="Times New Roman" w:cs="Times New Roman"/>
              </w:rPr>
              <w:t xml:space="preserve"> </w:t>
            </w:r>
            <w:proofErr w:type="spellStart"/>
            <w:r w:rsidRPr="00A10B11">
              <w:rPr>
                <w:rFonts w:ascii="Times New Roman" w:hAnsi="Times New Roman" w:cs="Times New Roman"/>
              </w:rPr>
              <w:t>funnel</w:t>
            </w:r>
            <w:proofErr w:type="spellEnd"/>
            <w:r w:rsidRPr="00A10B11">
              <w:rPr>
                <w:rFonts w:ascii="Times New Roman" w:hAnsi="Times New Roman" w:cs="Times New Roman"/>
              </w:rPr>
              <w:t xml:space="preserve"> </w:t>
            </w:r>
            <w:proofErr w:type="spellStart"/>
            <w:r w:rsidRPr="00A10B11">
              <w:rPr>
                <w:rFonts w:ascii="Times New Roman" w:hAnsi="Times New Roman" w:cs="Times New Roman"/>
              </w:rPr>
              <w:t>analysis</w:t>
            </w:r>
            <w:proofErr w:type="spellEnd"/>
            <w:r w:rsidRPr="00A10B11">
              <w:rPr>
                <w:rFonts w:ascii="Times New Roman" w:hAnsi="Times New Roman" w:cs="Times New Roman"/>
              </w:rPr>
              <w:t>)</w:t>
            </w:r>
          </w:p>
          <w:p w14:paraId="107AEFD0" w14:textId="41624F00" w:rsidR="00A10B11" w:rsidRPr="00A10B11" w:rsidRDefault="0000231F" w:rsidP="00A10B11">
            <w:pPr>
              <w:pStyle w:val="a9"/>
              <w:numPr>
                <w:ilvl w:val="0"/>
                <w:numId w:val="229"/>
              </w:numPr>
              <w:spacing w:line="240" w:lineRule="auto"/>
              <w:jc w:val="both"/>
              <w:rPr>
                <w:rFonts w:ascii="Times New Roman" w:hAnsi="Times New Roman" w:cs="Times New Roman"/>
                <w:lang w:val="en-US"/>
              </w:rPr>
            </w:pPr>
            <w:r w:rsidRPr="00A10B11">
              <w:rPr>
                <w:rFonts w:ascii="Times New Roman" w:hAnsi="Times New Roman" w:cs="Times New Roman"/>
              </w:rPr>
              <w:t xml:space="preserve">Система може надіслати </w:t>
            </w:r>
            <w:proofErr w:type="spellStart"/>
            <w:r w:rsidRPr="00A10B11">
              <w:rPr>
                <w:rFonts w:ascii="Times New Roman" w:hAnsi="Times New Roman" w:cs="Times New Roman"/>
              </w:rPr>
              <w:t>reminder</w:t>
            </w:r>
            <w:proofErr w:type="spellEnd"/>
            <w:r w:rsidRPr="00A10B11">
              <w:rPr>
                <w:rFonts w:ascii="Times New Roman" w:hAnsi="Times New Roman" w:cs="Times New Roman"/>
              </w:rPr>
              <w:t xml:space="preserve"> </w:t>
            </w:r>
            <w:proofErr w:type="spellStart"/>
            <w:r w:rsidRPr="00A10B11">
              <w:rPr>
                <w:rFonts w:ascii="Times New Roman" w:hAnsi="Times New Roman" w:cs="Times New Roman"/>
              </w:rPr>
              <w:t>email</w:t>
            </w:r>
            <w:proofErr w:type="spellEnd"/>
            <w:r w:rsidRPr="00A10B11">
              <w:rPr>
                <w:rFonts w:ascii="Times New Roman" w:hAnsi="Times New Roman" w:cs="Times New Roman"/>
              </w:rPr>
              <w:t xml:space="preserve"> через кілька годин: "Ви не завершили оформлення підписки. </w:t>
            </w:r>
            <w:proofErr w:type="spellStart"/>
            <w:r w:rsidRPr="00A10B11">
              <w:rPr>
                <w:rFonts w:ascii="Times New Roman" w:hAnsi="Times New Roman" w:cs="Times New Roman"/>
              </w:rPr>
              <w:t>Продовжіть</w:t>
            </w:r>
            <w:proofErr w:type="spellEnd"/>
            <w:r w:rsidRPr="00A10B11">
              <w:rPr>
                <w:rFonts w:ascii="Times New Roman" w:hAnsi="Times New Roman" w:cs="Times New Roman"/>
              </w:rPr>
              <w:t xml:space="preserve"> зараз!"</w:t>
            </w:r>
          </w:p>
          <w:p w14:paraId="08EA4772" w14:textId="5C603B8E" w:rsidR="00A10B11" w:rsidRPr="00A10B11" w:rsidRDefault="0000231F" w:rsidP="00A10B11">
            <w:pPr>
              <w:pStyle w:val="a9"/>
              <w:numPr>
                <w:ilvl w:val="0"/>
                <w:numId w:val="229"/>
              </w:numPr>
              <w:spacing w:line="240" w:lineRule="auto"/>
              <w:jc w:val="both"/>
              <w:rPr>
                <w:rFonts w:ascii="Times New Roman" w:hAnsi="Times New Roman" w:cs="Times New Roman"/>
                <w:lang w:val="en-US"/>
              </w:rPr>
            </w:pPr>
            <w:proofErr w:type="spellStart"/>
            <w:r w:rsidRPr="00A10B11">
              <w:rPr>
                <w:rFonts w:ascii="Times New Roman" w:hAnsi="Times New Roman" w:cs="Times New Roman"/>
              </w:rPr>
              <w:t>Use</w:t>
            </w:r>
            <w:proofErr w:type="spellEnd"/>
            <w:r w:rsidRPr="00A10B11">
              <w:rPr>
                <w:rFonts w:ascii="Times New Roman" w:hAnsi="Times New Roman" w:cs="Times New Roman"/>
              </w:rPr>
              <w:t xml:space="preserve"> </w:t>
            </w:r>
            <w:proofErr w:type="spellStart"/>
            <w:r w:rsidRPr="00A10B11">
              <w:rPr>
                <w:rFonts w:ascii="Times New Roman" w:hAnsi="Times New Roman" w:cs="Times New Roman"/>
              </w:rPr>
              <w:t>case</w:t>
            </w:r>
            <w:proofErr w:type="spellEnd"/>
            <w:r w:rsidRPr="00A10B11">
              <w:rPr>
                <w:rFonts w:ascii="Times New Roman" w:hAnsi="Times New Roman" w:cs="Times New Roman"/>
              </w:rPr>
              <w:t xml:space="preserve"> завершено без активації</w:t>
            </w:r>
          </w:p>
          <w:p w14:paraId="62188DAD" w14:textId="1FC94F0C" w:rsidR="00A10B11" w:rsidRDefault="0000231F" w:rsidP="00A10B11">
            <w:pPr>
              <w:spacing w:after="0" w:line="240" w:lineRule="auto"/>
              <w:jc w:val="both"/>
              <w:rPr>
                <w:rFonts w:ascii="Times New Roman" w:hAnsi="Times New Roman" w:cs="Times New Roman"/>
                <w:lang w:val="en-US"/>
              </w:rPr>
            </w:pPr>
            <w:r w:rsidRPr="000311AE">
              <w:rPr>
                <w:rFonts w:ascii="Times New Roman" w:hAnsi="Times New Roman" w:cs="Times New Roman"/>
                <w:b/>
                <w:bCs/>
              </w:rPr>
              <w:t>Н8: Помилка при створенні запису підписки у базі даних</w:t>
            </w:r>
          </w:p>
          <w:p w14:paraId="67B0DE00" w14:textId="31960C11" w:rsidR="00A10B11" w:rsidRPr="00A10B11" w:rsidRDefault="0000231F" w:rsidP="00A10B11">
            <w:pPr>
              <w:pStyle w:val="a9"/>
              <w:numPr>
                <w:ilvl w:val="0"/>
                <w:numId w:val="228"/>
              </w:numPr>
              <w:spacing w:line="240" w:lineRule="auto"/>
              <w:jc w:val="both"/>
              <w:rPr>
                <w:rFonts w:ascii="Times New Roman" w:hAnsi="Times New Roman" w:cs="Times New Roman"/>
                <w:lang w:val="en-US"/>
              </w:rPr>
            </w:pPr>
            <w:r w:rsidRPr="00A10B11">
              <w:rPr>
                <w:rFonts w:ascii="Times New Roman" w:hAnsi="Times New Roman" w:cs="Times New Roman"/>
              </w:rPr>
              <w:t>На кроці 22: Платіж успішно оброблений (кошти списано), але база даних недоступна</w:t>
            </w:r>
          </w:p>
          <w:p w14:paraId="3C8FA7A1" w14:textId="17720CD4" w:rsidR="00A10B11" w:rsidRPr="00A10B11" w:rsidRDefault="0000231F" w:rsidP="00A10B11">
            <w:pPr>
              <w:pStyle w:val="a9"/>
              <w:numPr>
                <w:ilvl w:val="0"/>
                <w:numId w:val="228"/>
              </w:numPr>
              <w:spacing w:line="240" w:lineRule="auto"/>
              <w:jc w:val="both"/>
              <w:rPr>
                <w:rFonts w:ascii="Times New Roman" w:hAnsi="Times New Roman" w:cs="Times New Roman"/>
                <w:lang w:val="en-US"/>
              </w:rPr>
            </w:pPr>
            <w:r w:rsidRPr="00A10B11">
              <w:rPr>
                <w:rFonts w:ascii="Times New Roman" w:hAnsi="Times New Roman" w:cs="Times New Roman"/>
              </w:rPr>
              <w:t xml:space="preserve">Система НЕ може створити запис підписки через </w:t>
            </w:r>
            <w:proofErr w:type="spellStart"/>
            <w:r w:rsidRPr="00A10B11">
              <w:rPr>
                <w:rFonts w:ascii="Times New Roman" w:hAnsi="Times New Roman" w:cs="Times New Roman"/>
              </w:rPr>
              <w:t>database</w:t>
            </w:r>
            <w:proofErr w:type="spellEnd"/>
            <w:r w:rsidRPr="00A10B11">
              <w:rPr>
                <w:rFonts w:ascii="Times New Roman" w:hAnsi="Times New Roman" w:cs="Times New Roman"/>
              </w:rPr>
              <w:t xml:space="preserve"> </w:t>
            </w:r>
            <w:proofErr w:type="spellStart"/>
            <w:r w:rsidRPr="00A10B11">
              <w:rPr>
                <w:rFonts w:ascii="Times New Roman" w:hAnsi="Times New Roman" w:cs="Times New Roman"/>
              </w:rPr>
              <w:t>error</w:t>
            </w:r>
            <w:proofErr w:type="spellEnd"/>
          </w:p>
          <w:p w14:paraId="502B1C5B" w14:textId="3728596A" w:rsidR="00A10B11" w:rsidRPr="00A10B11" w:rsidRDefault="0000231F" w:rsidP="00A10B11">
            <w:pPr>
              <w:pStyle w:val="a9"/>
              <w:numPr>
                <w:ilvl w:val="0"/>
                <w:numId w:val="228"/>
              </w:numPr>
              <w:spacing w:line="240" w:lineRule="auto"/>
              <w:jc w:val="both"/>
              <w:rPr>
                <w:rFonts w:ascii="Times New Roman" w:hAnsi="Times New Roman" w:cs="Times New Roman"/>
                <w:lang w:val="en-US"/>
              </w:rPr>
            </w:pPr>
            <w:r w:rsidRPr="00A10B11">
              <w:rPr>
                <w:rFonts w:ascii="Times New Roman" w:hAnsi="Times New Roman" w:cs="Times New Roman"/>
              </w:rPr>
              <w:t>Це критична ситуація - користувач заплатив, але підписка не активована</w:t>
            </w:r>
          </w:p>
          <w:p w14:paraId="75145111" w14:textId="48795A01" w:rsidR="00A10B11" w:rsidRPr="00A10B11" w:rsidRDefault="0000231F" w:rsidP="00A10B11">
            <w:pPr>
              <w:pStyle w:val="a9"/>
              <w:numPr>
                <w:ilvl w:val="0"/>
                <w:numId w:val="228"/>
              </w:numPr>
              <w:spacing w:line="240" w:lineRule="auto"/>
              <w:jc w:val="both"/>
              <w:rPr>
                <w:rFonts w:ascii="Times New Roman" w:hAnsi="Times New Roman" w:cs="Times New Roman"/>
                <w:lang w:val="en-US"/>
              </w:rPr>
            </w:pPr>
            <w:r w:rsidRPr="00A10B11">
              <w:rPr>
                <w:rFonts w:ascii="Times New Roman" w:hAnsi="Times New Roman" w:cs="Times New Roman"/>
              </w:rPr>
              <w:t xml:space="preserve">Система: - </w:t>
            </w:r>
            <w:proofErr w:type="spellStart"/>
            <w:r w:rsidRPr="00A10B11">
              <w:rPr>
                <w:rFonts w:ascii="Times New Roman" w:hAnsi="Times New Roman" w:cs="Times New Roman"/>
              </w:rPr>
              <w:t>Логує</w:t>
            </w:r>
            <w:proofErr w:type="spellEnd"/>
            <w:r w:rsidRPr="00A10B11">
              <w:rPr>
                <w:rFonts w:ascii="Times New Roman" w:hAnsi="Times New Roman" w:cs="Times New Roman"/>
              </w:rPr>
              <w:t xml:space="preserve"> критичну помилку з усіма деталями (</w:t>
            </w:r>
            <w:proofErr w:type="spellStart"/>
            <w:r w:rsidRPr="00A10B11">
              <w:rPr>
                <w:rFonts w:ascii="Times New Roman" w:hAnsi="Times New Roman" w:cs="Times New Roman"/>
              </w:rPr>
              <w:t>transaction_id</w:t>
            </w:r>
            <w:proofErr w:type="spellEnd"/>
            <w:r w:rsidRPr="00A10B11">
              <w:rPr>
                <w:rFonts w:ascii="Times New Roman" w:hAnsi="Times New Roman" w:cs="Times New Roman"/>
              </w:rPr>
              <w:t xml:space="preserve">, </w:t>
            </w:r>
            <w:proofErr w:type="spellStart"/>
            <w:r w:rsidRPr="00A10B11">
              <w:rPr>
                <w:rFonts w:ascii="Times New Roman" w:hAnsi="Times New Roman" w:cs="Times New Roman"/>
              </w:rPr>
              <w:t>user_id</w:t>
            </w:r>
            <w:proofErr w:type="spellEnd"/>
            <w:r w:rsidRPr="00A10B11">
              <w:rPr>
                <w:rFonts w:ascii="Times New Roman" w:hAnsi="Times New Roman" w:cs="Times New Roman"/>
              </w:rPr>
              <w:t xml:space="preserve">, </w:t>
            </w:r>
            <w:proofErr w:type="spellStart"/>
            <w:r w:rsidRPr="00A10B11">
              <w:rPr>
                <w:rFonts w:ascii="Times New Roman" w:hAnsi="Times New Roman" w:cs="Times New Roman"/>
              </w:rPr>
              <w:t>amount</w:t>
            </w:r>
            <w:proofErr w:type="spellEnd"/>
            <w:r w:rsidRPr="00A10B11">
              <w:rPr>
                <w:rFonts w:ascii="Times New Roman" w:hAnsi="Times New Roman" w:cs="Times New Roman"/>
              </w:rPr>
              <w:t xml:space="preserve">) - Зберігає дані у тимчасову </w:t>
            </w:r>
            <w:proofErr w:type="spellStart"/>
            <w:r w:rsidRPr="00A10B11">
              <w:rPr>
                <w:rFonts w:ascii="Times New Roman" w:hAnsi="Times New Roman" w:cs="Times New Roman"/>
              </w:rPr>
              <w:t>recovery</w:t>
            </w:r>
            <w:proofErr w:type="spellEnd"/>
            <w:r w:rsidRPr="00A10B11">
              <w:rPr>
                <w:rFonts w:ascii="Times New Roman" w:hAnsi="Times New Roman" w:cs="Times New Roman"/>
              </w:rPr>
              <w:t xml:space="preserve"> </w:t>
            </w:r>
            <w:proofErr w:type="spellStart"/>
            <w:r w:rsidRPr="00A10B11">
              <w:rPr>
                <w:rFonts w:ascii="Times New Roman" w:hAnsi="Times New Roman" w:cs="Times New Roman"/>
              </w:rPr>
              <w:t>queue</w:t>
            </w:r>
            <w:proofErr w:type="spellEnd"/>
            <w:r w:rsidRPr="00A10B11">
              <w:rPr>
                <w:rFonts w:ascii="Times New Roman" w:hAnsi="Times New Roman" w:cs="Times New Roman"/>
              </w:rPr>
              <w:t xml:space="preserve"> - Автоматично сповіщає </w:t>
            </w:r>
            <w:proofErr w:type="spellStart"/>
            <w:r w:rsidRPr="00A10B11">
              <w:rPr>
                <w:rFonts w:ascii="Times New Roman" w:hAnsi="Times New Roman" w:cs="Times New Roman"/>
              </w:rPr>
              <w:t>on-call</w:t>
            </w:r>
            <w:proofErr w:type="spellEnd"/>
            <w:r w:rsidRPr="00A10B11">
              <w:rPr>
                <w:rFonts w:ascii="Times New Roman" w:hAnsi="Times New Roman" w:cs="Times New Roman"/>
              </w:rPr>
              <w:t xml:space="preserve"> </w:t>
            </w:r>
            <w:proofErr w:type="spellStart"/>
            <w:r w:rsidRPr="00A10B11">
              <w:rPr>
                <w:rFonts w:ascii="Times New Roman" w:hAnsi="Times New Roman" w:cs="Times New Roman"/>
              </w:rPr>
              <w:t>engineer</w:t>
            </w:r>
            <w:proofErr w:type="spellEnd"/>
            <w:r w:rsidRPr="00A10B11">
              <w:rPr>
                <w:rFonts w:ascii="Times New Roman" w:hAnsi="Times New Roman" w:cs="Times New Roman"/>
              </w:rPr>
              <w:t xml:space="preserve"> НЕГАЙНО - Відображає користувачу: "Ваш платіж успішно оброблений. Активація підписки займе кілька хвилин. Ви отримаєте </w:t>
            </w:r>
            <w:proofErr w:type="spellStart"/>
            <w:r w:rsidRPr="00A10B11">
              <w:rPr>
                <w:rFonts w:ascii="Times New Roman" w:hAnsi="Times New Roman" w:cs="Times New Roman"/>
              </w:rPr>
              <w:t>email</w:t>
            </w:r>
            <w:proofErr w:type="spellEnd"/>
            <w:r w:rsidRPr="00A10B11">
              <w:rPr>
                <w:rFonts w:ascii="Times New Roman" w:hAnsi="Times New Roman" w:cs="Times New Roman"/>
              </w:rPr>
              <w:t xml:space="preserve"> підтвердження"</w:t>
            </w:r>
          </w:p>
          <w:p w14:paraId="44B879E4" w14:textId="5A34BFC0" w:rsidR="00A10B11" w:rsidRPr="00A10B11" w:rsidRDefault="0000231F" w:rsidP="00A10B11">
            <w:pPr>
              <w:pStyle w:val="a9"/>
              <w:numPr>
                <w:ilvl w:val="0"/>
                <w:numId w:val="228"/>
              </w:numPr>
              <w:spacing w:line="240" w:lineRule="auto"/>
              <w:jc w:val="both"/>
              <w:rPr>
                <w:rFonts w:ascii="Times New Roman" w:hAnsi="Times New Roman" w:cs="Times New Roman"/>
                <w:lang w:val="en-US"/>
              </w:rPr>
            </w:pPr>
            <w:proofErr w:type="spellStart"/>
            <w:r w:rsidRPr="00A10B11">
              <w:rPr>
                <w:rFonts w:ascii="Times New Roman" w:hAnsi="Times New Roman" w:cs="Times New Roman"/>
              </w:rPr>
              <w:t>Background</w:t>
            </w:r>
            <w:proofErr w:type="spellEnd"/>
            <w:r w:rsidRPr="00A10B11">
              <w:rPr>
                <w:rFonts w:ascii="Times New Roman" w:hAnsi="Times New Roman" w:cs="Times New Roman"/>
              </w:rPr>
              <w:t xml:space="preserve"> </w:t>
            </w:r>
            <w:proofErr w:type="spellStart"/>
            <w:r w:rsidRPr="00A10B11">
              <w:rPr>
                <w:rFonts w:ascii="Times New Roman" w:hAnsi="Times New Roman" w:cs="Times New Roman"/>
              </w:rPr>
              <w:t>job</w:t>
            </w:r>
            <w:proofErr w:type="spellEnd"/>
            <w:r w:rsidRPr="00A10B11">
              <w:rPr>
                <w:rFonts w:ascii="Times New Roman" w:hAnsi="Times New Roman" w:cs="Times New Roman"/>
              </w:rPr>
              <w:t xml:space="preserve"> автоматично повторює створення підписки кожні 5 хвилин до успіху</w:t>
            </w:r>
          </w:p>
          <w:p w14:paraId="6D5F451C" w14:textId="21D4D9F3" w:rsidR="00A10B11" w:rsidRPr="00A10B11" w:rsidRDefault="0000231F" w:rsidP="00A10B11">
            <w:pPr>
              <w:pStyle w:val="a9"/>
              <w:numPr>
                <w:ilvl w:val="0"/>
                <w:numId w:val="228"/>
              </w:numPr>
              <w:spacing w:line="240" w:lineRule="auto"/>
              <w:jc w:val="both"/>
              <w:rPr>
                <w:rFonts w:ascii="Times New Roman" w:hAnsi="Times New Roman" w:cs="Times New Roman"/>
                <w:lang w:val="en-US"/>
              </w:rPr>
            </w:pPr>
            <w:r w:rsidRPr="00A10B11">
              <w:rPr>
                <w:rFonts w:ascii="Times New Roman" w:hAnsi="Times New Roman" w:cs="Times New Roman"/>
              </w:rPr>
              <w:t xml:space="preserve">Після успішного створення: підписка активується, </w:t>
            </w:r>
            <w:proofErr w:type="spellStart"/>
            <w:r w:rsidRPr="00A10B11">
              <w:rPr>
                <w:rFonts w:ascii="Times New Roman" w:hAnsi="Times New Roman" w:cs="Times New Roman"/>
              </w:rPr>
              <w:t>email</w:t>
            </w:r>
            <w:proofErr w:type="spellEnd"/>
            <w:r w:rsidRPr="00A10B11">
              <w:rPr>
                <w:rFonts w:ascii="Times New Roman" w:hAnsi="Times New Roman" w:cs="Times New Roman"/>
              </w:rPr>
              <w:t xml:space="preserve"> надсилається</w:t>
            </w:r>
          </w:p>
          <w:p w14:paraId="6AF69FDC" w14:textId="7196600F" w:rsidR="00A10B11" w:rsidRPr="00A10B11" w:rsidRDefault="0000231F" w:rsidP="00A10B11">
            <w:pPr>
              <w:pStyle w:val="a9"/>
              <w:numPr>
                <w:ilvl w:val="0"/>
                <w:numId w:val="228"/>
              </w:numPr>
              <w:spacing w:line="240" w:lineRule="auto"/>
              <w:jc w:val="both"/>
              <w:rPr>
                <w:rFonts w:ascii="Times New Roman" w:hAnsi="Times New Roman" w:cs="Times New Roman"/>
                <w:lang w:val="en-US"/>
              </w:rPr>
            </w:pPr>
            <w:r w:rsidRPr="00A10B11">
              <w:rPr>
                <w:rFonts w:ascii="Times New Roman" w:hAnsi="Times New Roman" w:cs="Times New Roman"/>
              </w:rPr>
              <w:t xml:space="preserve">Якщо не вдається протягом 1 години: </w:t>
            </w:r>
            <w:proofErr w:type="spellStart"/>
            <w:r w:rsidRPr="00A10B11">
              <w:rPr>
                <w:rFonts w:ascii="Times New Roman" w:hAnsi="Times New Roman" w:cs="Times New Roman"/>
              </w:rPr>
              <w:t>support</w:t>
            </w:r>
            <w:proofErr w:type="spellEnd"/>
            <w:r w:rsidRPr="00A10B11">
              <w:rPr>
                <w:rFonts w:ascii="Times New Roman" w:hAnsi="Times New Roman" w:cs="Times New Roman"/>
              </w:rPr>
              <w:t xml:space="preserve"> </w:t>
            </w:r>
            <w:proofErr w:type="spellStart"/>
            <w:r w:rsidRPr="00A10B11">
              <w:rPr>
                <w:rFonts w:ascii="Times New Roman" w:hAnsi="Times New Roman" w:cs="Times New Roman"/>
              </w:rPr>
              <w:t>team</w:t>
            </w:r>
            <w:proofErr w:type="spellEnd"/>
            <w:r w:rsidRPr="00A10B11">
              <w:rPr>
                <w:rFonts w:ascii="Times New Roman" w:hAnsi="Times New Roman" w:cs="Times New Roman"/>
              </w:rPr>
              <w:t xml:space="preserve"> вручну обробляє</w:t>
            </w:r>
          </w:p>
          <w:p w14:paraId="5727753B" w14:textId="25C2E331" w:rsidR="00A10B11" w:rsidRPr="00A10B11" w:rsidRDefault="0000231F" w:rsidP="00A10B11">
            <w:pPr>
              <w:pStyle w:val="a9"/>
              <w:numPr>
                <w:ilvl w:val="0"/>
                <w:numId w:val="228"/>
              </w:numPr>
              <w:spacing w:line="240" w:lineRule="auto"/>
              <w:jc w:val="both"/>
              <w:rPr>
                <w:rFonts w:ascii="Times New Roman" w:hAnsi="Times New Roman" w:cs="Times New Roman"/>
                <w:lang w:val="en-US"/>
              </w:rPr>
            </w:pPr>
            <w:proofErr w:type="spellStart"/>
            <w:r w:rsidRPr="00A10B11">
              <w:rPr>
                <w:rFonts w:ascii="Times New Roman" w:hAnsi="Times New Roman" w:cs="Times New Roman"/>
              </w:rPr>
              <w:t>Use</w:t>
            </w:r>
            <w:proofErr w:type="spellEnd"/>
            <w:r w:rsidRPr="00A10B11">
              <w:rPr>
                <w:rFonts w:ascii="Times New Roman" w:hAnsi="Times New Roman" w:cs="Times New Roman"/>
              </w:rPr>
              <w:t xml:space="preserve"> </w:t>
            </w:r>
            <w:proofErr w:type="spellStart"/>
            <w:r w:rsidRPr="00A10B11">
              <w:rPr>
                <w:rFonts w:ascii="Times New Roman" w:hAnsi="Times New Roman" w:cs="Times New Roman"/>
              </w:rPr>
              <w:t>case</w:t>
            </w:r>
            <w:proofErr w:type="spellEnd"/>
            <w:r w:rsidRPr="00A10B11">
              <w:rPr>
                <w:rFonts w:ascii="Times New Roman" w:hAnsi="Times New Roman" w:cs="Times New Roman"/>
              </w:rPr>
              <w:t xml:space="preserve"> завершено з відкладеною активацією</w:t>
            </w:r>
          </w:p>
          <w:p w14:paraId="46DC7388" w14:textId="6DF1250E" w:rsidR="00A10B11" w:rsidRDefault="0000231F" w:rsidP="00A10B11">
            <w:pPr>
              <w:spacing w:after="0" w:line="240" w:lineRule="auto"/>
              <w:jc w:val="both"/>
              <w:rPr>
                <w:rFonts w:ascii="Times New Roman" w:hAnsi="Times New Roman" w:cs="Times New Roman"/>
                <w:lang w:val="en-US"/>
              </w:rPr>
            </w:pPr>
            <w:r w:rsidRPr="000311AE">
              <w:rPr>
                <w:rFonts w:ascii="Times New Roman" w:hAnsi="Times New Roman" w:cs="Times New Roman"/>
                <w:b/>
                <w:bCs/>
              </w:rPr>
              <w:t xml:space="preserve">Н9: Помилка 3D </w:t>
            </w:r>
            <w:proofErr w:type="spellStart"/>
            <w:r w:rsidRPr="000311AE">
              <w:rPr>
                <w:rFonts w:ascii="Times New Roman" w:hAnsi="Times New Roman" w:cs="Times New Roman"/>
                <w:b/>
                <w:bCs/>
              </w:rPr>
              <w:t>Secure</w:t>
            </w:r>
            <w:proofErr w:type="spellEnd"/>
            <w:r w:rsidRPr="000311AE">
              <w:rPr>
                <w:rFonts w:ascii="Times New Roman" w:hAnsi="Times New Roman" w:cs="Times New Roman"/>
                <w:b/>
                <w:bCs/>
              </w:rPr>
              <w:t xml:space="preserve"> верифікації</w:t>
            </w:r>
          </w:p>
          <w:p w14:paraId="5039A018" w14:textId="546C2FB3" w:rsidR="00A10B11" w:rsidRPr="00A10B11" w:rsidRDefault="0000231F" w:rsidP="00A10B11">
            <w:pPr>
              <w:pStyle w:val="a9"/>
              <w:numPr>
                <w:ilvl w:val="0"/>
                <w:numId w:val="227"/>
              </w:numPr>
              <w:spacing w:line="240" w:lineRule="auto"/>
              <w:jc w:val="both"/>
              <w:rPr>
                <w:rFonts w:ascii="Times New Roman" w:hAnsi="Times New Roman" w:cs="Times New Roman"/>
                <w:lang w:val="en-US"/>
              </w:rPr>
            </w:pPr>
            <w:r w:rsidRPr="00A10B11">
              <w:rPr>
                <w:rFonts w:ascii="Times New Roman" w:hAnsi="Times New Roman" w:cs="Times New Roman"/>
              </w:rPr>
              <w:t>У сценарії А4: Користувач вводить неправильний SMS код 3 рази</w:t>
            </w:r>
          </w:p>
          <w:p w14:paraId="34B94CDD" w14:textId="413E593B" w:rsidR="00A10B11" w:rsidRPr="00A10B11" w:rsidRDefault="0000231F" w:rsidP="00A10B11">
            <w:pPr>
              <w:pStyle w:val="a9"/>
              <w:numPr>
                <w:ilvl w:val="0"/>
                <w:numId w:val="227"/>
              </w:numPr>
              <w:spacing w:line="240" w:lineRule="auto"/>
              <w:jc w:val="both"/>
              <w:rPr>
                <w:rFonts w:ascii="Times New Roman" w:hAnsi="Times New Roman" w:cs="Times New Roman"/>
                <w:lang w:val="en-US"/>
              </w:rPr>
            </w:pPr>
            <w:r w:rsidRPr="00A10B11">
              <w:rPr>
                <w:rFonts w:ascii="Times New Roman" w:hAnsi="Times New Roman" w:cs="Times New Roman"/>
              </w:rPr>
              <w:t xml:space="preserve">Банк відхиляє транзакцію через </w:t>
            </w:r>
            <w:proofErr w:type="spellStart"/>
            <w:r w:rsidRPr="00A10B11">
              <w:rPr>
                <w:rFonts w:ascii="Times New Roman" w:hAnsi="Times New Roman" w:cs="Times New Roman"/>
              </w:rPr>
              <w:t>failed</w:t>
            </w:r>
            <w:proofErr w:type="spellEnd"/>
            <w:r w:rsidRPr="00A10B11">
              <w:rPr>
                <w:rFonts w:ascii="Times New Roman" w:hAnsi="Times New Roman" w:cs="Times New Roman"/>
              </w:rPr>
              <w:t xml:space="preserve"> 3DS </w:t>
            </w:r>
            <w:proofErr w:type="spellStart"/>
            <w:r w:rsidRPr="00A10B11">
              <w:rPr>
                <w:rFonts w:ascii="Times New Roman" w:hAnsi="Times New Roman" w:cs="Times New Roman"/>
              </w:rPr>
              <w:t>authentication</w:t>
            </w:r>
            <w:proofErr w:type="spellEnd"/>
          </w:p>
          <w:p w14:paraId="309F5277" w14:textId="15BC79FD" w:rsidR="00A10B11" w:rsidRPr="00A10B11" w:rsidRDefault="0000231F" w:rsidP="00A10B11">
            <w:pPr>
              <w:pStyle w:val="a9"/>
              <w:numPr>
                <w:ilvl w:val="0"/>
                <w:numId w:val="227"/>
              </w:numPr>
              <w:spacing w:line="240" w:lineRule="auto"/>
              <w:jc w:val="both"/>
              <w:rPr>
                <w:rFonts w:ascii="Times New Roman" w:hAnsi="Times New Roman" w:cs="Times New Roman"/>
                <w:lang w:val="en-US"/>
              </w:rPr>
            </w:pPr>
            <w:r w:rsidRPr="00A10B11">
              <w:rPr>
                <w:rFonts w:ascii="Times New Roman" w:hAnsi="Times New Roman" w:cs="Times New Roman"/>
              </w:rPr>
              <w:t xml:space="preserve">Система показує: "3D </w:t>
            </w:r>
            <w:proofErr w:type="spellStart"/>
            <w:r w:rsidRPr="00A10B11">
              <w:rPr>
                <w:rFonts w:ascii="Times New Roman" w:hAnsi="Times New Roman" w:cs="Times New Roman"/>
              </w:rPr>
              <w:t>Secure</w:t>
            </w:r>
            <w:proofErr w:type="spellEnd"/>
            <w:r w:rsidRPr="00A10B11">
              <w:rPr>
                <w:rFonts w:ascii="Times New Roman" w:hAnsi="Times New Roman" w:cs="Times New Roman"/>
              </w:rPr>
              <w:t xml:space="preserve"> верифікація не пройдена. Перевірте SMS код від банку або зверніться до банку"</w:t>
            </w:r>
          </w:p>
          <w:p w14:paraId="0D757409" w14:textId="109A03B0" w:rsidR="00A10B11" w:rsidRPr="00A10B11" w:rsidRDefault="0000231F" w:rsidP="00A10B11">
            <w:pPr>
              <w:pStyle w:val="a9"/>
              <w:numPr>
                <w:ilvl w:val="0"/>
                <w:numId w:val="227"/>
              </w:numPr>
              <w:spacing w:line="240" w:lineRule="auto"/>
              <w:jc w:val="both"/>
              <w:rPr>
                <w:rFonts w:ascii="Times New Roman" w:hAnsi="Times New Roman" w:cs="Times New Roman"/>
                <w:lang w:val="en-US"/>
              </w:rPr>
            </w:pPr>
            <w:r w:rsidRPr="00A10B11">
              <w:rPr>
                <w:rFonts w:ascii="Times New Roman" w:hAnsi="Times New Roman" w:cs="Times New Roman"/>
              </w:rPr>
              <w:t>Користувач може спробувати знову (новий SMS буде надіслано)</w:t>
            </w:r>
          </w:p>
          <w:p w14:paraId="731BF807" w14:textId="54431346" w:rsidR="0000231F" w:rsidRPr="00A10B11" w:rsidRDefault="0000231F" w:rsidP="00A10B11">
            <w:pPr>
              <w:pStyle w:val="a9"/>
              <w:numPr>
                <w:ilvl w:val="0"/>
                <w:numId w:val="227"/>
              </w:numPr>
              <w:spacing w:line="240" w:lineRule="auto"/>
              <w:jc w:val="both"/>
              <w:rPr>
                <w:rFonts w:ascii="Times New Roman" w:hAnsi="Times New Roman" w:cs="Times New Roman"/>
              </w:rPr>
            </w:pPr>
            <w:proofErr w:type="spellStart"/>
            <w:r w:rsidRPr="00A10B11">
              <w:rPr>
                <w:rFonts w:ascii="Times New Roman" w:hAnsi="Times New Roman" w:cs="Times New Roman"/>
              </w:rPr>
              <w:t>Use</w:t>
            </w:r>
            <w:proofErr w:type="spellEnd"/>
            <w:r w:rsidRPr="00A10B11">
              <w:rPr>
                <w:rFonts w:ascii="Times New Roman" w:hAnsi="Times New Roman" w:cs="Times New Roman"/>
              </w:rPr>
              <w:t xml:space="preserve"> </w:t>
            </w:r>
            <w:proofErr w:type="spellStart"/>
            <w:r w:rsidRPr="00A10B11">
              <w:rPr>
                <w:rFonts w:ascii="Times New Roman" w:hAnsi="Times New Roman" w:cs="Times New Roman"/>
              </w:rPr>
              <w:t>case</w:t>
            </w:r>
            <w:proofErr w:type="spellEnd"/>
            <w:r w:rsidRPr="00A10B11">
              <w:rPr>
                <w:rFonts w:ascii="Times New Roman" w:hAnsi="Times New Roman" w:cs="Times New Roman"/>
              </w:rPr>
              <w:t xml:space="preserve"> завершено без оплати</w:t>
            </w:r>
          </w:p>
        </w:tc>
      </w:tr>
      <w:tr w:rsidR="0000231F" w:rsidRPr="000311AE" w14:paraId="54E54123" w14:textId="77777777" w:rsidTr="0000231F">
        <w:tc>
          <w:tcPr>
            <w:tcW w:w="0" w:type="auto"/>
            <w:hideMark/>
          </w:tcPr>
          <w:p w14:paraId="10E08A2E"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lastRenderedPageBreak/>
              <w:t>Критерії приймання</w:t>
            </w:r>
          </w:p>
        </w:tc>
        <w:tc>
          <w:tcPr>
            <w:tcW w:w="0" w:type="auto"/>
            <w:hideMark/>
          </w:tcPr>
          <w:p w14:paraId="6568D312" w14:textId="0502AA4F" w:rsidR="00A10B11" w:rsidRPr="00A10B11" w:rsidRDefault="0000231F" w:rsidP="00A10B11">
            <w:pPr>
              <w:pStyle w:val="a9"/>
              <w:numPr>
                <w:ilvl w:val="0"/>
                <w:numId w:val="236"/>
              </w:numPr>
              <w:spacing w:line="240" w:lineRule="auto"/>
              <w:ind w:left="410"/>
              <w:jc w:val="both"/>
              <w:rPr>
                <w:rFonts w:ascii="Times New Roman" w:hAnsi="Times New Roman" w:cs="Times New Roman"/>
                <w:lang w:val="en-US"/>
              </w:rPr>
            </w:pPr>
            <w:r w:rsidRPr="00A10B11">
              <w:rPr>
                <w:rFonts w:ascii="Times New Roman" w:hAnsi="Times New Roman" w:cs="Times New Roman"/>
              </w:rPr>
              <w:t>Система відображає доступні тарифні плани з чіткими описами опцій згідно US 10 (критерій 1) та FR 11</w:t>
            </w:r>
          </w:p>
          <w:p w14:paraId="60EBB0FB" w14:textId="1FC09498" w:rsidR="00A10B11" w:rsidRPr="00A10B11" w:rsidRDefault="0000231F" w:rsidP="00A10B11">
            <w:pPr>
              <w:pStyle w:val="a9"/>
              <w:numPr>
                <w:ilvl w:val="0"/>
                <w:numId w:val="236"/>
              </w:numPr>
              <w:spacing w:line="240" w:lineRule="auto"/>
              <w:ind w:left="410"/>
              <w:jc w:val="both"/>
              <w:rPr>
                <w:rFonts w:ascii="Times New Roman" w:hAnsi="Times New Roman" w:cs="Times New Roman"/>
                <w:lang w:val="en-US"/>
              </w:rPr>
            </w:pPr>
            <w:r w:rsidRPr="00A10B11">
              <w:rPr>
                <w:rFonts w:ascii="Times New Roman" w:hAnsi="Times New Roman" w:cs="Times New Roman"/>
              </w:rPr>
              <w:t>Переваги кожного плану чітко виділені та легко порівнюються згідно US 10 (критерій 2)</w:t>
            </w:r>
          </w:p>
          <w:p w14:paraId="1EAF05B3" w14:textId="1A3C5441" w:rsidR="00A10B11" w:rsidRPr="00A10B11" w:rsidRDefault="0000231F" w:rsidP="00A10B11">
            <w:pPr>
              <w:pStyle w:val="a9"/>
              <w:numPr>
                <w:ilvl w:val="0"/>
                <w:numId w:val="236"/>
              </w:numPr>
              <w:spacing w:line="240" w:lineRule="auto"/>
              <w:ind w:left="410"/>
              <w:jc w:val="both"/>
              <w:rPr>
                <w:rFonts w:ascii="Times New Roman" w:hAnsi="Times New Roman" w:cs="Times New Roman"/>
                <w:lang w:val="en-US"/>
              </w:rPr>
            </w:pPr>
            <w:r w:rsidRPr="00A10B11">
              <w:rPr>
                <w:rFonts w:ascii="Times New Roman" w:hAnsi="Times New Roman" w:cs="Times New Roman"/>
              </w:rPr>
              <w:t>Після успішної оплати користувач одразу отримує доступ до преміум функцій відповідно до обраного плану згідно US 10 (критерій 3)</w:t>
            </w:r>
          </w:p>
          <w:p w14:paraId="500614F7" w14:textId="0779EA39" w:rsidR="00A10B11" w:rsidRPr="00A10B11" w:rsidRDefault="0000231F" w:rsidP="00A10B11">
            <w:pPr>
              <w:pStyle w:val="a9"/>
              <w:numPr>
                <w:ilvl w:val="0"/>
                <w:numId w:val="236"/>
              </w:numPr>
              <w:spacing w:line="240" w:lineRule="auto"/>
              <w:ind w:left="410"/>
              <w:jc w:val="both"/>
              <w:rPr>
                <w:rFonts w:ascii="Times New Roman" w:hAnsi="Times New Roman" w:cs="Times New Roman"/>
                <w:lang w:val="en-US"/>
              </w:rPr>
            </w:pPr>
            <w:r w:rsidRPr="00A10B11">
              <w:rPr>
                <w:rFonts w:ascii="Times New Roman" w:hAnsi="Times New Roman" w:cs="Times New Roman"/>
              </w:rPr>
              <w:t xml:space="preserve">Платежі обробляються через захищений платіжний шлюз з підтримкою PCI DSS згідно US 10 (критерій 4) та </w:t>
            </w:r>
            <w:proofErr w:type="spellStart"/>
            <w:r w:rsidRPr="00A10B11">
              <w:rPr>
                <w:rFonts w:ascii="Times New Roman" w:hAnsi="Times New Roman" w:cs="Times New Roman"/>
              </w:rPr>
              <w:t>залежностей</w:t>
            </w:r>
            <w:proofErr w:type="spellEnd"/>
            <w:r w:rsidRPr="00A10B11">
              <w:rPr>
                <w:rFonts w:ascii="Times New Roman" w:hAnsi="Times New Roman" w:cs="Times New Roman"/>
              </w:rPr>
              <w:t xml:space="preserve"> US 10</w:t>
            </w:r>
          </w:p>
          <w:p w14:paraId="305F3CF2" w14:textId="1B6EA709" w:rsidR="00A10B11" w:rsidRPr="00A10B11" w:rsidRDefault="0000231F" w:rsidP="00A10B11">
            <w:pPr>
              <w:pStyle w:val="a9"/>
              <w:numPr>
                <w:ilvl w:val="0"/>
                <w:numId w:val="236"/>
              </w:numPr>
              <w:spacing w:line="240" w:lineRule="auto"/>
              <w:ind w:left="410"/>
              <w:jc w:val="both"/>
              <w:rPr>
                <w:rFonts w:ascii="Times New Roman" w:hAnsi="Times New Roman" w:cs="Times New Roman"/>
                <w:lang w:val="en-US"/>
              </w:rPr>
            </w:pPr>
            <w:r w:rsidRPr="00A10B11">
              <w:rPr>
                <w:rFonts w:ascii="Times New Roman" w:hAnsi="Times New Roman" w:cs="Times New Roman"/>
              </w:rPr>
              <w:t xml:space="preserve">Після оформлення надсилається </w:t>
            </w:r>
            <w:proofErr w:type="spellStart"/>
            <w:r w:rsidRPr="00A10B11">
              <w:rPr>
                <w:rFonts w:ascii="Times New Roman" w:hAnsi="Times New Roman" w:cs="Times New Roman"/>
              </w:rPr>
              <w:t>email</w:t>
            </w:r>
            <w:proofErr w:type="spellEnd"/>
            <w:r w:rsidRPr="00A10B11">
              <w:rPr>
                <w:rFonts w:ascii="Times New Roman" w:hAnsi="Times New Roman" w:cs="Times New Roman"/>
              </w:rPr>
              <w:t xml:space="preserve"> підтвердження з деталями підписки та інвойсом згідно US 10 (критерій 5)</w:t>
            </w:r>
          </w:p>
          <w:p w14:paraId="745EA090" w14:textId="3DF32C67" w:rsidR="00A10B11" w:rsidRPr="00A10B11" w:rsidRDefault="0000231F" w:rsidP="00A10B11">
            <w:pPr>
              <w:pStyle w:val="a9"/>
              <w:numPr>
                <w:ilvl w:val="0"/>
                <w:numId w:val="236"/>
              </w:numPr>
              <w:spacing w:line="240" w:lineRule="auto"/>
              <w:ind w:left="410"/>
              <w:jc w:val="both"/>
              <w:rPr>
                <w:rFonts w:ascii="Times New Roman" w:hAnsi="Times New Roman" w:cs="Times New Roman"/>
                <w:lang w:val="en-US"/>
              </w:rPr>
            </w:pPr>
            <w:r w:rsidRPr="00A10B11">
              <w:rPr>
                <w:rFonts w:ascii="Times New Roman" w:hAnsi="Times New Roman" w:cs="Times New Roman"/>
              </w:rPr>
              <w:t>При помилках оплати показуються зрозумілі повідомлення про причину згідно US 10 (критерій 6) та FR 18</w:t>
            </w:r>
          </w:p>
          <w:p w14:paraId="7BC90401" w14:textId="7DC0FA76" w:rsidR="00A10B11" w:rsidRPr="00A10B11" w:rsidRDefault="0000231F" w:rsidP="00A10B11">
            <w:pPr>
              <w:pStyle w:val="a9"/>
              <w:numPr>
                <w:ilvl w:val="0"/>
                <w:numId w:val="236"/>
              </w:numPr>
              <w:spacing w:line="240" w:lineRule="auto"/>
              <w:ind w:left="410"/>
              <w:jc w:val="both"/>
              <w:rPr>
                <w:rFonts w:ascii="Times New Roman" w:hAnsi="Times New Roman" w:cs="Times New Roman"/>
                <w:lang w:val="en-US"/>
              </w:rPr>
            </w:pPr>
            <w:r w:rsidRPr="00A10B11">
              <w:rPr>
                <w:rFonts w:ascii="Times New Roman" w:hAnsi="Times New Roman" w:cs="Times New Roman"/>
              </w:rPr>
              <w:t xml:space="preserve">Система управління підписками з </w:t>
            </w:r>
            <w:proofErr w:type="spellStart"/>
            <w:r w:rsidRPr="00A10B11">
              <w:rPr>
                <w:rFonts w:ascii="Times New Roman" w:hAnsi="Times New Roman" w:cs="Times New Roman"/>
              </w:rPr>
              <w:t>automatic</w:t>
            </w:r>
            <w:proofErr w:type="spellEnd"/>
            <w:r w:rsidRPr="00A10B11">
              <w:rPr>
                <w:rFonts w:ascii="Times New Roman" w:hAnsi="Times New Roman" w:cs="Times New Roman"/>
              </w:rPr>
              <w:t xml:space="preserve"> </w:t>
            </w:r>
            <w:proofErr w:type="spellStart"/>
            <w:r w:rsidRPr="00A10B11">
              <w:rPr>
                <w:rFonts w:ascii="Times New Roman" w:hAnsi="Times New Roman" w:cs="Times New Roman"/>
              </w:rPr>
              <w:t>renewal</w:t>
            </w:r>
            <w:proofErr w:type="spellEnd"/>
            <w:r w:rsidRPr="00A10B11">
              <w:rPr>
                <w:rFonts w:ascii="Times New Roman" w:hAnsi="Times New Roman" w:cs="Times New Roman"/>
              </w:rPr>
              <w:t xml:space="preserve"> функціонує згідно </w:t>
            </w:r>
            <w:proofErr w:type="spellStart"/>
            <w:r w:rsidRPr="00A10B11">
              <w:rPr>
                <w:rFonts w:ascii="Times New Roman" w:hAnsi="Times New Roman" w:cs="Times New Roman"/>
              </w:rPr>
              <w:t>залежностей</w:t>
            </w:r>
            <w:proofErr w:type="spellEnd"/>
            <w:r w:rsidRPr="00A10B11">
              <w:rPr>
                <w:rFonts w:ascii="Times New Roman" w:hAnsi="Times New Roman" w:cs="Times New Roman"/>
              </w:rPr>
              <w:t xml:space="preserve"> US 10</w:t>
            </w:r>
          </w:p>
          <w:p w14:paraId="08F8ACC7" w14:textId="58D44E6C" w:rsidR="00A10B11" w:rsidRPr="00A10B11" w:rsidRDefault="0000231F" w:rsidP="00A10B11">
            <w:pPr>
              <w:pStyle w:val="a9"/>
              <w:numPr>
                <w:ilvl w:val="0"/>
                <w:numId w:val="236"/>
              </w:numPr>
              <w:spacing w:line="240" w:lineRule="auto"/>
              <w:ind w:left="410"/>
              <w:jc w:val="both"/>
              <w:rPr>
                <w:rFonts w:ascii="Times New Roman" w:hAnsi="Times New Roman" w:cs="Times New Roman"/>
                <w:lang w:val="en-US"/>
              </w:rPr>
            </w:pPr>
            <w:proofErr w:type="spellStart"/>
            <w:r w:rsidRPr="00A10B11">
              <w:rPr>
                <w:rFonts w:ascii="Times New Roman" w:hAnsi="Times New Roman" w:cs="Times New Roman"/>
              </w:rPr>
              <w:t>Fraud</w:t>
            </w:r>
            <w:proofErr w:type="spellEnd"/>
            <w:r w:rsidRPr="00A10B11">
              <w:rPr>
                <w:rFonts w:ascii="Times New Roman" w:hAnsi="Times New Roman" w:cs="Times New Roman"/>
              </w:rPr>
              <w:t xml:space="preserve"> </w:t>
            </w:r>
            <w:proofErr w:type="spellStart"/>
            <w:r w:rsidRPr="00A10B11">
              <w:rPr>
                <w:rFonts w:ascii="Times New Roman" w:hAnsi="Times New Roman" w:cs="Times New Roman"/>
              </w:rPr>
              <w:t>detection</w:t>
            </w:r>
            <w:proofErr w:type="spellEnd"/>
            <w:r w:rsidRPr="00A10B11">
              <w:rPr>
                <w:rFonts w:ascii="Times New Roman" w:hAnsi="Times New Roman" w:cs="Times New Roman"/>
              </w:rPr>
              <w:t xml:space="preserve"> система активна та захищає від підозрілих транзакцій згідно </w:t>
            </w:r>
            <w:proofErr w:type="spellStart"/>
            <w:r w:rsidRPr="00A10B11">
              <w:rPr>
                <w:rFonts w:ascii="Times New Roman" w:hAnsi="Times New Roman" w:cs="Times New Roman"/>
              </w:rPr>
              <w:t>залежностей</w:t>
            </w:r>
            <w:proofErr w:type="spellEnd"/>
            <w:r w:rsidRPr="00A10B11">
              <w:rPr>
                <w:rFonts w:ascii="Times New Roman" w:hAnsi="Times New Roman" w:cs="Times New Roman"/>
              </w:rPr>
              <w:t xml:space="preserve"> US 10</w:t>
            </w:r>
          </w:p>
          <w:p w14:paraId="42A950CE" w14:textId="7879A309" w:rsidR="00A10B11" w:rsidRPr="00A10B11" w:rsidRDefault="0000231F" w:rsidP="00A10B11">
            <w:pPr>
              <w:pStyle w:val="a9"/>
              <w:numPr>
                <w:ilvl w:val="0"/>
                <w:numId w:val="236"/>
              </w:numPr>
              <w:spacing w:line="240" w:lineRule="auto"/>
              <w:ind w:left="410"/>
              <w:jc w:val="both"/>
              <w:rPr>
                <w:rFonts w:ascii="Times New Roman" w:hAnsi="Times New Roman" w:cs="Times New Roman"/>
                <w:lang w:val="en-US"/>
              </w:rPr>
            </w:pPr>
            <w:r w:rsidRPr="00A10B11">
              <w:rPr>
                <w:rFonts w:ascii="Times New Roman" w:hAnsi="Times New Roman" w:cs="Times New Roman"/>
              </w:rPr>
              <w:lastRenderedPageBreak/>
              <w:t xml:space="preserve">Множинні методи оплати підтримуються (картки, </w:t>
            </w:r>
            <w:proofErr w:type="spellStart"/>
            <w:r w:rsidRPr="00A10B11">
              <w:rPr>
                <w:rFonts w:ascii="Times New Roman" w:hAnsi="Times New Roman" w:cs="Times New Roman"/>
              </w:rPr>
              <w:t>PayPal</w:t>
            </w:r>
            <w:proofErr w:type="spellEnd"/>
            <w:r w:rsidRPr="00A10B11">
              <w:rPr>
                <w:rFonts w:ascii="Times New Roman" w:hAnsi="Times New Roman" w:cs="Times New Roman"/>
              </w:rPr>
              <w:t xml:space="preserve">, </w:t>
            </w:r>
            <w:proofErr w:type="spellStart"/>
            <w:r w:rsidRPr="00A10B11">
              <w:rPr>
                <w:rFonts w:ascii="Times New Roman" w:hAnsi="Times New Roman" w:cs="Times New Roman"/>
              </w:rPr>
              <w:t>Google</w:t>
            </w:r>
            <w:proofErr w:type="spellEnd"/>
            <w:r w:rsidRPr="00A10B11">
              <w:rPr>
                <w:rFonts w:ascii="Times New Roman" w:hAnsi="Times New Roman" w:cs="Times New Roman"/>
              </w:rPr>
              <w:t xml:space="preserve"> </w:t>
            </w:r>
            <w:proofErr w:type="spellStart"/>
            <w:r w:rsidRPr="00A10B11">
              <w:rPr>
                <w:rFonts w:ascii="Times New Roman" w:hAnsi="Times New Roman" w:cs="Times New Roman"/>
              </w:rPr>
              <w:t>Pay</w:t>
            </w:r>
            <w:proofErr w:type="spellEnd"/>
            <w:r w:rsidRPr="00A10B11">
              <w:rPr>
                <w:rFonts w:ascii="Times New Roman" w:hAnsi="Times New Roman" w:cs="Times New Roman"/>
              </w:rPr>
              <w:t xml:space="preserve">, </w:t>
            </w:r>
            <w:proofErr w:type="spellStart"/>
            <w:r w:rsidRPr="00A10B11">
              <w:rPr>
                <w:rFonts w:ascii="Times New Roman" w:hAnsi="Times New Roman" w:cs="Times New Roman"/>
              </w:rPr>
              <w:t>Apple</w:t>
            </w:r>
            <w:proofErr w:type="spellEnd"/>
            <w:r w:rsidRPr="00A10B11">
              <w:rPr>
                <w:rFonts w:ascii="Times New Roman" w:hAnsi="Times New Roman" w:cs="Times New Roman"/>
              </w:rPr>
              <w:t xml:space="preserve"> </w:t>
            </w:r>
            <w:proofErr w:type="spellStart"/>
            <w:r w:rsidRPr="00A10B11">
              <w:rPr>
                <w:rFonts w:ascii="Times New Roman" w:hAnsi="Times New Roman" w:cs="Times New Roman"/>
              </w:rPr>
              <w:t>Pay</w:t>
            </w:r>
            <w:proofErr w:type="spellEnd"/>
            <w:r w:rsidRPr="00A10B11">
              <w:rPr>
                <w:rFonts w:ascii="Times New Roman" w:hAnsi="Times New Roman" w:cs="Times New Roman"/>
              </w:rPr>
              <w:t xml:space="preserve">, </w:t>
            </w:r>
            <w:proofErr w:type="spellStart"/>
            <w:r w:rsidRPr="00A10B11">
              <w:rPr>
                <w:rFonts w:ascii="Times New Roman" w:hAnsi="Times New Roman" w:cs="Times New Roman"/>
              </w:rPr>
              <w:t>LiqPay</w:t>
            </w:r>
            <w:proofErr w:type="spellEnd"/>
            <w:r w:rsidRPr="00A10B11">
              <w:rPr>
                <w:rFonts w:ascii="Times New Roman" w:hAnsi="Times New Roman" w:cs="Times New Roman"/>
              </w:rPr>
              <w:t>)</w:t>
            </w:r>
          </w:p>
          <w:p w14:paraId="5FAB2AD9" w14:textId="254905EC" w:rsidR="00A10B11" w:rsidRPr="00A10B11" w:rsidRDefault="0000231F" w:rsidP="00A10B11">
            <w:pPr>
              <w:pStyle w:val="a9"/>
              <w:numPr>
                <w:ilvl w:val="0"/>
                <w:numId w:val="236"/>
              </w:numPr>
              <w:spacing w:line="240" w:lineRule="auto"/>
              <w:ind w:left="410"/>
              <w:jc w:val="both"/>
              <w:rPr>
                <w:rFonts w:ascii="Times New Roman" w:hAnsi="Times New Roman" w:cs="Times New Roman"/>
                <w:lang w:val="en-US"/>
              </w:rPr>
            </w:pPr>
            <w:r w:rsidRPr="00A10B11">
              <w:rPr>
                <w:rFonts w:ascii="Times New Roman" w:hAnsi="Times New Roman" w:cs="Times New Roman"/>
              </w:rPr>
              <w:t xml:space="preserve">3D </w:t>
            </w:r>
            <w:proofErr w:type="spellStart"/>
            <w:r w:rsidRPr="00A10B11">
              <w:rPr>
                <w:rFonts w:ascii="Times New Roman" w:hAnsi="Times New Roman" w:cs="Times New Roman"/>
              </w:rPr>
              <w:t>Secure</w:t>
            </w:r>
            <w:proofErr w:type="spellEnd"/>
            <w:r w:rsidRPr="00A10B11">
              <w:rPr>
                <w:rFonts w:ascii="Times New Roman" w:hAnsi="Times New Roman" w:cs="Times New Roman"/>
              </w:rPr>
              <w:t xml:space="preserve"> аутентифікація працює для додаткової безпеки</w:t>
            </w:r>
          </w:p>
          <w:p w14:paraId="40DB7DEC" w14:textId="46EC0E5D" w:rsidR="00A10B11" w:rsidRPr="00A10B11" w:rsidRDefault="0000231F" w:rsidP="00A10B11">
            <w:pPr>
              <w:pStyle w:val="a9"/>
              <w:numPr>
                <w:ilvl w:val="0"/>
                <w:numId w:val="236"/>
              </w:numPr>
              <w:spacing w:line="240" w:lineRule="auto"/>
              <w:ind w:left="410"/>
              <w:jc w:val="both"/>
              <w:rPr>
                <w:rFonts w:ascii="Times New Roman" w:hAnsi="Times New Roman" w:cs="Times New Roman"/>
                <w:lang w:val="en-US"/>
              </w:rPr>
            </w:pPr>
            <w:proofErr w:type="spellStart"/>
            <w:r w:rsidRPr="00A10B11">
              <w:rPr>
                <w:rFonts w:ascii="Times New Roman" w:hAnsi="Times New Roman" w:cs="Times New Roman"/>
              </w:rPr>
              <w:t>Промокоди</w:t>
            </w:r>
            <w:proofErr w:type="spellEnd"/>
            <w:r w:rsidRPr="00A10B11">
              <w:rPr>
                <w:rFonts w:ascii="Times New Roman" w:hAnsi="Times New Roman" w:cs="Times New Roman"/>
              </w:rPr>
              <w:t xml:space="preserve"> та знижки застосовуються </w:t>
            </w:r>
            <w:proofErr w:type="spellStart"/>
            <w:r w:rsidRPr="00A10B11">
              <w:rPr>
                <w:rFonts w:ascii="Times New Roman" w:hAnsi="Times New Roman" w:cs="Times New Roman"/>
              </w:rPr>
              <w:t>коректно</w:t>
            </w:r>
            <w:proofErr w:type="spellEnd"/>
            <w:r w:rsidRPr="00A10B11">
              <w:rPr>
                <w:rFonts w:ascii="Times New Roman" w:hAnsi="Times New Roman" w:cs="Times New Roman"/>
              </w:rPr>
              <w:t xml:space="preserve"> з </w:t>
            </w:r>
            <w:proofErr w:type="spellStart"/>
            <w:r w:rsidRPr="00A10B11">
              <w:rPr>
                <w:rFonts w:ascii="Times New Roman" w:hAnsi="Times New Roman" w:cs="Times New Roman"/>
              </w:rPr>
              <w:t>валідацією</w:t>
            </w:r>
            <w:proofErr w:type="spellEnd"/>
          </w:p>
          <w:p w14:paraId="0AC46E11" w14:textId="751A08D5" w:rsidR="00A10B11" w:rsidRPr="00A10B11" w:rsidRDefault="0000231F" w:rsidP="00A10B11">
            <w:pPr>
              <w:pStyle w:val="a9"/>
              <w:numPr>
                <w:ilvl w:val="0"/>
                <w:numId w:val="236"/>
              </w:numPr>
              <w:spacing w:line="240" w:lineRule="auto"/>
              <w:ind w:left="410"/>
              <w:jc w:val="both"/>
              <w:rPr>
                <w:rFonts w:ascii="Times New Roman" w:hAnsi="Times New Roman" w:cs="Times New Roman"/>
                <w:lang w:val="en-US"/>
              </w:rPr>
            </w:pPr>
            <w:r w:rsidRPr="00A10B11">
              <w:rPr>
                <w:rFonts w:ascii="Times New Roman" w:hAnsi="Times New Roman" w:cs="Times New Roman"/>
              </w:rPr>
              <w:t>Річні плани показують економію порівняно з місячними</w:t>
            </w:r>
          </w:p>
          <w:p w14:paraId="4E917C30" w14:textId="580D85F1" w:rsidR="00A10B11" w:rsidRPr="00A10B11" w:rsidRDefault="0000231F" w:rsidP="00A10B11">
            <w:pPr>
              <w:pStyle w:val="a9"/>
              <w:numPr>
                <w:ilvl w:val="0"/>
                <w:numId w:val="236"/>
              </w:numPr>
              <w:spacing w:line="240" w:lineRule="auto"/>
              <w:ind w:left="410"/>
              <w:jc w:val="both"/>
              <w:rPr>
                <w:rFonts w:ascii="Times New Roman" w:hAnsi="Times New Roman" w:cs="Times New Roman"/>
                <w:lang w:val="en-US"/>
              </w:rPr>
            </w:pPr>
            <w:proofErr w:type="spellStart"/>
            <w:r w:rsidRPr="00A10B11">
              <w:rPr>
                <w:rFonts w:ascii="Times New Roman" w:hAnsi="Times New Roman" w:cs="Times New Roman"/>
              </w:rPr>
              <w:t>Pro-rated</w:t>
            </w:r>
            <w:proofErr w:type="spellEnd"/>
            <w:r w:rsidRPr="00A10B11">
              <w:rPr>
                <w:rFonts w:ascii="Times New Roman" w:hAnsi="Times New Roman" w:cs="Times New Roman"/>
              </w:rPr>
              <w:t xml:space="preserve"> </w:t>
            </w:r>
            <w:proofErr w:type="spellStart"/>
            <w:r w:rsidRPr="00A10B11">
              <w:rPr>
                <w:rFonts w:ascii="Times New Roman" w:hAnsi="Times New Roman" w:cs="Times New Roman"/>
              </w:rPr>
              <w:t>billing</w:t>
            </w:r>
            <w:proofErr w:type="spellEnd"/>
            <w:r w:rsidRPr="00A10B11">
              <w:rPr>
                <w:rFonts w:ascii="Times New Roman" w:hAnsi="Times New Roman" w:cs="Times New Roman"/>
              </w:rPr>
              <w:t xml:space="preserve"> працює при </w:t>
            </w:r>
            <w:proofErr w:type="spellStart"/>
            <w:r w:rsidRPr="00A10B11">
              <w:rPr>
                <w:rFonts w:ascii="Times New Roman" w:hAnsi="Times New Roman" w:cs="Times New Roman"/>
              </w:rPr>
              <w:t>upgrade</w:t>
            </w:r>
            <w:proofErr w:type="spellEnd"/>
            <w:r w:rsidRPr="00A10B11">
              <w:rPr>
                <w:rFonts w:ascii="Times New Roman" w:hAnsi="Times New Roman" w:cs="Times New Roman"/>
              </w:rPr>
              <w:t>/</w:t>
            </w:r>
            <w:proofErr w:type="spellStart"/>
            <w:r w:rsidRPr="00A10B11">
              <w:rPr>
                <w:rFonts w:ascii="Times New Roman" w:hAnsi="Times New Roman" w:cs="Times New Roman"/>
              </w:rPr>
              <w:t>downgrade</w:t>
            </w:r>
            <w:proofErr w:type="spellEnd"/>
          </w:p>
          <w:p w14:paraId="57C28041" w14:textId="09F67915" w:rsidR="00A10B11" w:rsidRPr="00A10B11" w:rsidRDefault="0000231F" w:rsidP="00A10B11">
            <w:pPr>
              <w:pStyle w:val="a9"/>
              <w:numPr>
                <w:ilvl w:val="0"/>
                <w:numId w:val="236"/>
              </w:numPr>
              <w:spacing w:line="240" w:lineRule="auto"/>
              <w:ind w:left="410"/>
              <w:jc w:val="both"/>
              <w:rPr>
                <w:rFonts w:ascii="Times New Roman" w:hAnsi="Times New Roman" w:cs="Times New Roman"/>
                <w:lang w:val="en-US"/>
              </w:rPr>
            </w:pPr>
            <w:r w:rsidRPr="00A10B11">
              <w:rPr>
                <w:rFonts w:ascii="Times New Roman" w:hAnsi="Times New Roman" w:cs="Times New Roman"/>
              </w:rPr>
              <w:t xml:space="preserve">Безкоштовний </w:t>
            </w:r>
            <w:proofErr w:type="spellStart"/>
            <w:r w:rsidRPr="00A10B11">
              <w:rPr>
                <w:rFonts w:ascii="Times New Roman" w:hAnsi="Times New Roman" w:cs="Times New Roman"/>
              </w:rPr>
              <w:t>trial</w:t>
            </w:r>
            <w:proofErr w:type="spellEnd"/>
            <w:r w:rsidRPr="00A10B11">
              <w:rPr>
                <w:rFonts w:ascii="Times New Roman" w:hAnsi="Times New Roman" w:cs="Times New Roman"/>
              </w:rPr>
              <w:t xml:space="preserve"> період підтримується (якщо доступно)</w:t>
            </w:r>
          </w:p>
          <w:p w14:paraId="60F5ADF1" w14:textId="4D3218EF" w:rsidR="00A10B11" w:rsidRPr="00A10B11" w:rsidRDefault="0000231F" w:rsidP="00A10B11">
            <w:pPr>
              <w:pStyle w:val="a9"/>
              <w:numPr>
                <w:ilvl w:val="0"/>
                <w:numId w:val="236"/>
              </w:numPr>
              <w:spacing w:line="240" w:lineRule="auto"/>
              <w:ind w:left="410"/>
              <w:jc w:val="both"/>
              <w:rPr>
                <w:rFonts w:ascii="Times New Roman" w:hAnsi="Times New Roman" w:cs="Times New Roman"/>
                <w:lang w:val="en-US"/>
              </w:rPr>
            </w:pPr>
            <w:proofErr w:type="spellStart"/>
            <w:r w:rsidRPr="00A10B11">
              <w:rPr>
                <w:rFonts w:ascii="Times New Roman" w:hAnsi="Times New Roman" w:cs="Times New Roman"/>
              </w:rPr>
              <w:t>Gift</w:t>
            </w:r>
            <w:proofErr w:type="spellEnd"/>
            <w:r w:rsidRPr="00A10B11">
              <w:rPr>
                <w:rFonts w:ascii="Times New Roman" w:hAnsi="Times New Roman" w:cs="Times New Roman"/>
              </w:rPr>
              <w:t xml:space="preserve"> </w:t>
            </w:r>
            <w:proofErr w:type="spellStart"/>
            <w:r w:rsidRPr="00A10B11">
              <w:rPr>
                <w:rFonts w:ascii="Times New Roman" w:hAnsi="Times New Roman" w:cs="Times New Roman"/>
              </w:rPr>
              <w:t>subscriptions</w:t>
            </w:r>
            <w:proofErr w:type="spellEnd"/>
            <w:r w:rsidRPr="00A10B11">
              <w:rPr>
                <w:rFonts w:ascii="Times New Roman" w:hAnsi="Times New Roman" w:cs="Times New Roman"/>
              </w:rPr>
              <w:t xml:space="preserve"> можна оформити та подарувати</w:t>
            </w:r>
          </w:p>
          <w:p w14:paraId="0D960BDB" w14:textId="05DB87DD" w:rsidR="00A10B11" w:rsidRPr="00A10B11" w:rsidRDefault="0000231F" w:rsidP="00A10B11">
            <w:pPr>
              <w:pStyle w:val="a9"/>
              <w:numPr>
                <w:ilvl w:val="0"/>
                <w:numId w:val="236"/>
              </w:numPr>
              <w:spacing w:line="240" w:lineRule="auto"/>
              <w:ind w:left="410"/>
              <w:jc w:val="both"/>
              <w:rPr>
                <w:rFonts w:ascii="Times New Roman" w:hAnsi="Times New Roman" w:cs="Times New Roman"/>
                <w:lang w:val="en-US"/>
              </w:rPr>
            </w:pPr>
            <w:r w:rsidRPr="00A10B11">
              <w:rPr>
                <w:rFonts w:ascii="Times New Roman" w:hAnsi="Times New Roman" w:cs="Times New Roman"/>
              </w:rPr>
              <w:t xml:space="preserve">Клієнтська </w:t>
            </w:r>
            <w:proofErr w:type="spellStart"/>
            <w:r w:rsidRPr="00A10B11">
              <w:rPr>
                <w:rFonts w:ascii="Times New Roman" w:hAnsi="Times New Roman" w:cs="Times New Roman"/>
              </w:rPr>
              <w:t>валідація</w:t>
            </w:r>
            <w:proofErr w:type="spellEnd"/>
            <w:r w:rsidRPr="00A10B11">
              <w:rPr>
                <w:rFonts w:ascii="Times New Roman" w:hAnsi="Times New Roman" w:cs="Times New Roman"/>
              </w:rPr>
              <w:t xml:space="preserve"> форми картки в реальному часі</w:t>
            </w:r>
          </w:p>
          <w:p w14:paraId="2E12092D" w14:textId="7F4712D4" w:rsidR="00A10B11" w:rsidRPr="00A10B11" w:rsidRDefault="0000231F" w:rsidP="00A10B11">
            <w:pPr>
              <w:pStyle w:val="a9"/>
              <w:numPr>
                <w:ilvl w:val="0"/>
                <w:numId w:val="236"/>
              </w:numPr>
              <w:spacing w:line="240" w:lineRule="auto"/>
              <w:ind w:left="410"/>
              <w:jc w:val="both"/>
              <w:rPr>
                <w:rFonts w:ascii="Times New Roman" w:hAnsi="Times New Roman" w:cs="Times New Roman"/>
                <w:lang w:val="en-US"/>
              </w:rPr>
            </w:pPr>
            <w:r w:rsidRPr="00A10B11">
              <w:rPr>
                <w:rFonts w:ascii="Times New Roman" w:hAnsi="Times New Roman" w:cs="Times New Roman"/>
              </w:rPr>
              <w:t xml:space="preserve">PCI DSS </w:t>
            </w:r>
            <w:proofErr w:type="spellStart"/>
            <w:r w:rsidRPr="00A10B11">
              <w:rPr>
                <w:rFonts w:ascii="Times New Roman" w:hAnsi="Times New Roman" w:cs="Times New Roman"/>
              </w:rPr>
              <w:t>compliance</w:t>
            </w:r>
            <w:proofErr w:type="spellEnd"/>
            <w:r w:rsidRPr="00A10B11">
              <w:rPr>
                <w:rFonts w:ascii="Times New Roman" w:hAnsi="Times New Roman" w:cs="Times New Roman"/>
              </w:rPr>
              <w:t xml:space="preserve"> через </w:t>
            </w:r>
            <w:proofErr w:type="spellStart"/>
            <w:r w:rsidRPr="00A10B11">
              <w:rPr>
                <w:rFonts w:ascii="Times New Roman" w:hAnsi="Times New Roman" w:cs="Times New Roman"/>
              </w:rPr>
              <w:t>iframe</w:t>
            </w:r>
            <w:proofErr w:type="spellEnd"/>
            <w:r w:rsidRPr="00A10B11">
              <w:rPr>
                <w:rFonts w:ascii="Times New Roman" w:hAnsi="Times New Roman" w:cs="Times New Roman"/>
              </w:rPr>
              <w:t xml:space="preserve"> платіжного шлюзу (дані картки не проходять через сервери </w:t>
            </w:r>
            <w:proofErr w:type="spellStart"/>
            <w:r w:rsidRPr="00A10B11">
              <w:rPr>
                <w:rFonts w:ascii="Times New Roman" w:hAnsi="Times New Roman" w:cs="Times New Roman"/>
              </w:rPr>
              <w:t>Cinecloud</w:t>
            </w:r>
            <w:proofErr w:type="spellEnd"/>
            <w:r w:rsidRPr="00A10B11">
              <w:rPr>
                <w:rFonts w:ascii="Times New Roman" w:hAnsi="Times New Roman" w:cs="Times New Roman"/>
              </w:rPr>
              <w:t>)</w:t>
            </w:r>
          </w:p>
          <w:p w14:paraId="53867DE8" w14:textId="605F474A" w:rsidR="00A10B11" w:rsidRPr="00A10B11" w:rsidRDefault="0000231F" w:rsidP="00A10B11">
            <w:pPr>
              <w:pStyle w:val="a9"/>
              <w:numPr>
                <w:ilvl w:val="0"/>
                <w:numId w:val="236"/>
              </w:numPr>
              <w:spacing w:line="240" w:lineRule="auto"/>
              <w:ind w:left="410"/>
              <w:jc w:val="both"/>
              <w:rPr>
                <w:rFonts w:ascii="Times New Roman" w:hAnsi="Times New Roman" w:cs="Times New Roman"/>
                <w:lang w:val="en-US"/>
              </w:rPr>
            </w:pPr>
            <w:proofErr w:type="spellStart"/>
            <w:r w:rsidRPr="00A10B11">
              <w:rPr>
                <w:rFonts w:ascii="Times New Roman" w:hAnsi="Times New Roman" w:cs="Times New Roman"/>
              </w:rPr>
              <w:t>Loading</w:t>
            </w:r>
            <w:proofErr w:type="spellEnd"/>
            <w:r w:rsidRPr="00A10B11">
              <w:rPr>
                <w:rFonts w:ascii="Times New Roman" w:hAnsi="Times New Roman" w:cs="Times New Roman"/>
              </w:rPr>
              <w:t xml:space="preserve"> </w:t>
            </w:r>
            <w:proofErr w:type="spellStart"/>
            <w:r w:rsidRPr="00A10B11">
              <w:rPr>
                <w:rFonts w:ascii="Times New Roman" w:hAnsi="Times New Roman" w:cs="Times New Roman"/>
              </w:rPr>
              <w:t>indicators</w:t>
            </w:r>
            <w:proofErr w:type="spellEnd"/>
            <w:r w:rsidRPr="00A10B11">
              <w:rPr>
                <w:rFonts w:ascii="Times New Roman" w:hAnsi="Times New Roman" w:cs="Times New Roman"/>
              </w:rPr>
              <w:t xml:space="preserve"> під час обробки платежу</w:t>
            </w:r>
          </w:p>
          <w:p w14:paraId="149E0182" w14:textId="4B18968B" w:rsidR="00A10B11" w:rsidRPr="00A10B11" w:rsidRDefault="0000231F" w:rsidP="00A10B11">
            <w:pPr>
              <w:pStyle w:val="a9"/>
              <w:numPr>
                <w:ilvl w:val="0"/>
                <w:numId w:val="236"/>
              </w:numPr>
              <w:spacing w:line="240" w:lineRule="auto"/>
              <w:ind w:left="410"/>
              <w:jc w:val="both"/>
              <w:rPr>
                <w:rFonts w:ascii="Times New Roman" w:hAnsi="Times New Roman" w:cs="Times New Roman"/>
                <w:lang w:val="en-US"/>
              </w:rPr>
            </w:pPr>
            <w:r w:rsidRPr="00A10B11">
              <w:rPr>
                <w:rFonts w:ascii="Times New Roman" w:hAnsi="Times New Roman" w:cs="Times New Roman"/>
              </w:rPr>
              <w:t>Сторінка успіху з конфетті анімацією та деталями підписки</w:t>
            </w:r>
          </w:p>
          <w:p w14:paraId="1CEB241A" w14:textId="308A76FA" w:rsidR="00A10B11" w:rsidRPr="00A10B11" w:rsidRDefault="0000231F" w:rsidP="00A10B11">
            <w:pPr>
              <w:pStyle w:val="a9"/>
              <w:numPr>
                <w:ilvl w:val="0"/>
                <w:numId w:val="236"/>
              </w:numPr>
              <w:spacing w:line="240" w:lineRule="auto"/>
              <w:ind w:left="410"/>
              <w:jc w:val="both"/>
              <w:rPr>
                <w:rFonts w:ascii="Times New Roman" w:hAnsi="Times New Roman" w:cs="Times New Roman"/>
                <w:lang w:val="en-US"/>
              </w:rPr>
            </w:pPr>
            <w:r w:rsidRPr="00A10B11">
              <w:rPr>
                <w:rFonts w:ascii="Times New Roman" w:hAnsi="Times New Roman" w:cs="Times New Roman"/>
              </w:rPr>
              <w:t xml:space="preserve">Транзакції </w:t>
            </w:r>
            <w:proofErr w:type="spellStart"/>
            <w:r w:rsidRPr="00A10B11">
              <w:rPr>
                <w:rFonts w:ascii="Times New Roman" w:hAnsi="Times New Roman" w:cs="Times New Roman"/>
              </w:rPr>
              <w:t>логуються</w:t>
            </w:r>
            <w:proofErr w:type="spellEnd"/>
            <w:r w:rsidRPr="00A10B11">
              <w:rPr>
                <w:rFonts w:ascii="Times New Roman" w:hAnsi="Times New Roman" w:cs="Times New Roman"/>
              </w:rPr>
              <w:t xml:space="preserve"> для фінансової звітності та аналітики</w:t>
            </w:r>
          </w:p>
          <w:p w14:paraId="3A25B62C" w14:textId="643A6E9F" w:rsidR="00A10B11" w:rsidRPr="00A10B11" w:rsidRDefault="0000231F" w:rsidP="00A10B11">
            <w:pPr>
              <w:pStyle w:val="a9"/>
              <w:numPr>
                <w:ilvl w:val="0"/>
                <w:numId w:val="236"/>
              </w:numPr>
              <w:spacing w:line="240" w:lineRule="auto"/>
              <w:ind w:left="410"/>
              <w:jc w:val="both"/>
              <w:rPr>
                <w:rFonts w:ascii="Times New Roman" w:hAnsi="Times New Roman" w:cs="Times New Roman"/>
                <w:lang w:val="en-US"/>
              </w:rPr>
            </w:pPr>
            <w:proofErr w:type="spellStart"/>
            <w:r w:rsidRPr="00A10B11">
              <w:rPr>
                <w:rFonts w:ascii="Times New Roman" w:hAnsi="Times New Roman" w:cs="Times New Roman"/>
              </w:rPr>
              <w:t>Abandoned</w:t>
            </w:r>
            <w:proofErr w:type="spellEnd"/>
            <w:r w:rsidRPr="00A10B11">
              <w:rPr>
                <w:rFonts w:ascii="Times New Roman" w:hAnsi="Times New Roman" w:cs="Times New Roman"/>
              </w:rPr>
              <w:t xml:space="preserve"> </w:t>
            </w:r>
            <w:proofErr w:type="spellStart"/>
            <w:r w:rsidRPr="00A10B11">
              <w:rPr>
                <w:rFonts w:ascii="Times New Roman" w:hAnsi="Times New Roman" w:cs="Times New Roman"/>
              </w:rPr>
              <w:t>checkout</w:t>
            </w:r>
            <w:proofErr w:type="spellEnd"/>
            <w:r w:rsidRPr="00A10B11">
              <w:rPr>
                <w:rFonts w:ascii="Times New Roman" w:hAnsi="Times New Roman" w:cs="Times New Roman"/>
              </w:rPr>
              <w:t xml:space="preserve"> </w:t>
            </w:r>
            <w:proofErr w:type="spellStart"/>
            <w:r w:rsidRPr="00A10B11">
              <w:rPr>
                <w:rFonts w:ascii="Times New Roman" w:hAnsi="Times New Roman" w:cs="Times New Roman"/>
              </w:rPr>
              <w:t>tracking</w:t>
            </w:r>
            <w:proofErr w:type="spellEnd"/>
            <w:r w:rsidRPr="00A10B11">
              <w:rPr>
                <w:rFonts w:ascii="Times New Roman" w:hAnsi="Times New Roman" w:cs="Times New Roman"/>
              </w:rPr>
              <w:t xml:space="preserve"> для </w:t>
            </w:r>
            <w:proofErr w:type="spellStart"/>
            <w:r w:rsidRPr="00A10B11">
              <w:rPr>
                <w:rFonts w:ascii="Times New Roman" w:hAnsi="Times New Roman" w:cs="Times New Roman"/>
              </w:rPr>
              <w:t>conversion</w:t>
            </w:r>
            <w:proofErr w:type="spellEnd"/>
            <w:r w:rsidRPr="00A10B11">
              <w:rPr>
                <w:rFonts w:ascii="Times New Roman" w:hAnsi="Times New Roman" w:cs="Times New Roman"/>
              </w:rPr>
              <w:t xml:space="preserve"> </w:t>
            </w:r>
            <w:proofErr w:type="spellStart"/>
            <w:r w:rsidRPr="00A10B11">
              <w:rPr>
                <w:rFonts w:ascii="Times New Roman" w:hAnsi="Times New Roman" w:cs="Times New Roman"/>
              </w:rPr>
              <w:t>optimization</w:t>
            </w:r>
            <w:proofErr w:type="spellEnd"/>
          </w:p>
          <w:p w14:paraId="788A6C57" w14:textId="36A449B4" w:rsidR="00A10B11" w:rsidRPr="00A10B11" w:rsidRDefault="0000231F" w:rsidP="00A10B11">
            <w:pPr>
              <w:pStyle w:val="a9"/>
              <w:numPr>
                <w:ilvl w:val="0"/>
                <w:numId w:val="236"/>
              </w:numPr>
              <w:spacing w:line="240" w:lineRule="auto"/>
              <w:ind w:left="410"/>
              <w:jc w:val="both"/>
              <w:rPr>
                <w:rFonts w:ascii="Times New Roman" w:hAnsi="Times New Roman" w:cs="Times New Roman"/>
                <w:lang w:val="en-US"/>
              </w:rPr>
            </w:pPr>
            <w:proofErr w:type="spellStart"/>
            <w:r w:rsidRPr="00A10B11">
              <w:rPr>
                <w:rFonts w:ascii="Times New Roman" w:hAnsi="Times New Roman" w:cs="Times New Roman"/>
              </w:rPr>
              <w:t>Reminder</w:t>
            </w:r>
            <w:proofErr w:type="spellEnd"/>
            <w:r w:rsidRPr="00A10B11">
              <w:rPr>
                <w:rFonts w:ascii="Times New Roman" w:hAnsi="Times New Roman" w:cs="Times New Roman"/>
              </w:rPr>
              <w:t xml:space="preserve"> </w:t>
            </w:r>
            <w:proofErr w:type="spellStart"/>
            <w:r w:rsidRPr="00A10B11">
              <w:rPr>
                <w:rFonts w:ascii="Times New Roman" w:hAnsi="Times New Roman" w:cs="Times New Roman"/>
              </w:rPr>
              <w:t>emails</w:t>
            </w:r>
            <w:proofErr w:type="spellEnd"/>
            <w:r w:rsidRPr="00A10B11">
              <w:rPr>
                <w:rFonts w:ascii="Times New Roman" w:hAnsi="Times New Roman" w:cs="Times New Roman"/>
              </w:rPr>
              <w:t xml:space="preserve"> для незавершених </w:t>
            </w:r>
            <w:proofErr w:type="spellStart"/>
            <w:r w:rsidRPr="00A10B11">
              <w:rPr>
                <w:rFonts w:ascii="Times New Roman" w:hAnsi="Times New Roman" w:cs="Times New Roman"/>
              </w:rPr>
              <w:t>оплат</w:t>
            </w:r>
            <w:proofErr w:type="spellEnd"/>
          </w:p>
          <w:p w14:paraId="55A91D80" w14:textId="4C930DC1" w:rsidR="00A10B11" w:rsidRPr="00A10B11" w:rsidRDefault="0000231F" w:rsidP="00A10B11">
            <w:pPr>
              <w:pStyle w:val="a9"/>
              <w:numPr>
                <w:ilvl w:val="0"/>
                <w:numId w:val="236"/>
              </w:numPr>
              <w:spacing w:line="240" w:lineRule="auto"/>
              <w:ind w:left="410"/>
              <w:jc w:val="both"/>
              <w:rPr>
                <w:rFonts w:ascii="Times New Roman" w:hAnsi="Times New Roman" w:cs="Times New Roman"/>
                <w:lang w:val="en-US"/>
              </w:rPr>
            </w:pPr>
            <w:proofErr w:type="spellStart"/>
            <w:r w:rsidRPr="00A10B11">
              <w:rPr>
                <w:rFonts w:ascii="Times New Roman" w:hAnsi="Times New Roman" w:cs="Times New Roman"/>
              </w:rPr>
              <w:t>Recovery</w:t>
            </w:r>
            <w:proofErr w:type="spellEnd"/>
            <w:r w:rsidRPr="00A10B11">
              <w:rPr>
                <w:rFonts w:ascii="Times New Roman" w:hAnsi="Times New Roman" w:cs="Times New Roman"/>
              </w:rPr>
              <w:t xml:space="preserve"> </w:t>
            </w:r>
            <w:proofErr w:type="spellStart"/>
            <w:r w:rsidRPr="00A10B11">
              <w:rPr>
                <w:rFonts w:ascii="Times New Roman" w:hAnsi="Times New Roman" w:cs="Times New Roman"/>
              </w:rPr>
              <w:t>mechanism</w:t>
            </w:r>
            <w:proofErr w:type="spellEnd"/>
            <w:r w:rsidRPr="00A10B11">
              <w:rPr>
                <w:rFonts w:ascii="Times New Roman" w:hAnsi="Times New Roman" w:cs="Times New Roman"/>
              </w:rPr>
              <w:t xml:space="preserve"> для </w:t>
            </w:r>
            <w:proofErr w:type="spellStart"/>
            <w:r w:rsidRPr="00A10B11">
              <w:rPr>
                <w:rFonts w:ascii="Times New Roman" w:hAnsi="Times New Roman" w:cs="Times New Roman"/>
              </w:rPr>
              <w:t>failed</w:t>
            </w:r>
            <w:proofErr w:type="spellEnd"/>
            <w:r w:rsidRPr="00A10B11">
              <w:rPr>
                <w:rFonts w:ascii="Times New Roman" w:hAnsi="Times New Roman" w:cs="Times New Roman"/>
              </w:rPr>
              <w:t xml:space="preserve"> </w:t>
            </w:r>
            <w:proofErr w:type="spellStart"/>
            <w:r w:rsidRPr="00A10B11">
              <w:rPr>
                <w:rFonts w:ascii="Times New Roman" w:hAnsi="Times New Roman" w:cs="Times New Roman"/>
              </w:rPr>
              <w:t>database</w:t>
            </w:r>
            <w:proofErr w:type="spellEnd"/>
            <w:r w:rsidRPr="00A10B11">
              <w:rPr>
                <w:rFonts w:ascii="Times New Roman" w:hAnsi="Times New Roman" w:cs="Times New Roman"/>
              </w:rPr>
              <w:t xml:space="preserve"> </w:t>
            </w:r>
            <w:proofErr w:type="spellStart"/>
            <w:r w:rsidRPr="00A10B11">
              <w:rPr>
                <w:rFonts w:ascii="Times New Roman" w:hAnsi="Times New Roman" w:cs="Times New Roman"/>
              </w:rPr>
              <w:t>writes</w:t>
            </w:r>
            <w:proofErr w:type="spellEnd"/>
            <w:r w:rsidRPr="00A10B11">
              <w:rPr>
                <w:rFonts w:ascii="Times New Roman" w:hAnsi="Times New Roman" w:cs="Times New Roman"/>
              </w:rPr>
              <w:t xml:space="preserve"> після успішного платежу</w:t>
            </w:r>
          </w:p>
          <w:p w14:paraId="4951DDF9" w14:textId="62FDB931" w:rsidR="00A10B11" w:rsidRPr="00A10B11" w:rsidRDefault="0000231F" w:rsidP="00A10B11">
            <w:pPr>
              <w:pStyle w:val="a9"/>
              <w:numPr>
                <w:ilvl w:val="0"/>
                <w:numId w:val="236"/>
              </w:numPr>
              <w:spacing w:line="240" w:lineRule="auto"/>
              <w:ind w:left="410"/>
              <w:jc w:val="both"/>
              <w:rPr>
                <w:rFonts w:ascii="Times New Roman" w:hAnsi="Times New Roman" w:cs="Times New Roman"/>
                <w:lang w:val="en-US"/>
              </w:rPr>
            </w:pPr>
            <w:proofErr w:type="spellStart"/>
            <w:r w:rsidRPr="00A10B11">
              <w:rPr>
                <w:rFonts w:ascii="Times New Roman" w:hAnsi="Times New Roman" w:cs="Times New Roman"/>
              </w:rPr>
              <w:t>Automatic</w:t>
            </w:r>
            <w:proofErr w:type="spellEnd"/>
            <w:r w:rsidRPr="00A10B11">
              <w:rPr>
                <w:rFonts w:ascii="Times New Roman" w:hAnsi="Times New Roman" w:cs="Times New Roman"/>
              </w:rPr>
              <w:t xml:space="preserve"> </w:t>
            </w:r>
            <w:proofErr w:type="spellStart"/>
            <w:r w:rsidRPr="00A10B11">
              <w:rPr>
                <w:rFonts w:ascii="Times New Roman" w:hAnsi="Times New Roman" w:cs="Times New Roman"/>
              </w:rPr>
              <w:t>renewal</w:t>
            </w:r>
            <w:proofErr w:type="spellEnd"/>
            <w:r w:rsidRPr="00A10B11">
              <w:rPr>
                <w:rFonts w:ascii="Times New Roman" w:hAnsi="Times New Roman" w:cs="Times New Roman"/>
              </w:rPr>
              <w:t xml:space="preserve"> можна вимкнути через </w:t>
            </w:r>
            <w:proofErr w:type="spellStart"/>
            <w:r w:rsidRPr="00A10B11">
              <w:rPr>
                <w:rFonts w:ascii="Times New Roman" w:hAnsi="Times New Roman" w:cs="Times New Roman"/>
              </w:rPr>
              <w:t>checkbox</w:t>
            </w:r>
            <w:proofErr w:type="spellEnd"/>
          </w:p>
          <w:p w14:paraId="395C8B54" w14:textId="33C37706" w:rsidR="00A10B11" w:rsidRPr="00A10B11" w:rsidRDefault="0000231F" w:rsidP="00A10B11">
            <w:pPr>
              <w:pStyle w:val="a9"/>
              <w:numPr>
                <w:ilvl w:val="0"/>
                <w:numId w:val="236"/>
              </w:numPr>
              <w:spacing w:line="240" w:lineRule="auto"/>
              <w:ind w:left="410"/>
              <w:jc w:val="both"/>
              <w:rPr>
                <w:rFonts w:ascii="Times New Roman" w:hAnsi="Times New Roman" w:cs="Times New Roman"/>
                <w:lang w:val="en-US"/>
              </w:rPr>
            </w:pPr>
            <w:proofErr w:type="spellStart"/>
            <w:r w:rsidRPr="00A10B11">
              <w:rPr>
                <w:rFonts w:ascii="Times New Roman" w:hAnsi="Times New Roman" w:cs="Times New Roman"/>
              </w:rPr>
              <w:t>Terms</w:t>
            </w:r>
            <w:proofErr w:type="spellEnd"/>
            <w:r w:rsidRPr="00A10B11">
              <w:rPr>
                <w:rFonts w:ascii="Times New Roman" w:hAnsi="Times New Roman" w:cs="Times New Roman"/>
              </w:rPr>
              <w:t xml:space="preserve"> </w:t>
            </w:r>
            <w:proofErr w:type="spellStart"/>
            <w:r w:rsidRPr="00A10B11">
              <w:rPr>
                <w:rFonts w:ascii="Times New Roman" w:hAnsi="Times New Roman" w:cs="Times New Roman"/>
              </w:rPr>
              <w:t>of</w:t>
            </w:r>
            <w:proofErr w:type="spellEnd"/>
            <w:r w:rsidRPr="00A10B11">
              <w:rPr>
                <w:rFonts w:ascii="Times New Roman" w:hAnsi="Times New Roman" w:cs="Times New Roman"/>
              </w:rPr>
              <w:t xml:space="preserve"> </w:t>
            </w:r>
            <w:proofErr w:type="spellStart"/>
            <w:r w:rsidRPr="00A10B11">
              <w:rPr>
                <w:rFonts w:ascii="Times New Roman" w:hAnsi="Times New Roman" w:cs="Times New Roman"/>
              </w:rPr>
              <w:t>Service</w:t>
            </w:r>
            <w:proofErr w:type="spellEnd"/>
            <w:r w:rsidRPr="00A10B11">
              <w:rPr>
                <w:rFonts w:ascii="Times New Roman" w:hAnsi="Times New Roman" w:cs="Times New Roman"/>
              </w:rPr>
              <w:t xml:space="preserve"> та </w:t>
            </w:r>
            <w:proofErr w:type="spellStart"/>
            <w:r w:rsidRPr="00A10B11">
              <w:rPr>
                <w:rFonts w:ascii="Times New Roman" w:hAnsi="Times New Roman" w:cs="Times New Roman"/>
              </w:rPr>
              <w:t>Privacy</w:t>
            </w:r>
            <w:proofErr w:type="spellEnd"/>
            <w:r w:rsidRPr="00A10B11">
              <w:rPr>
                <w:rFonts w:ascii="Times New Roman" w:hAnsi="Times New Roman" w:cs="Times New Roman"/>
              </w:rPr>
              <w:t xml:space="preserve"> </w:t>
            </w:r>
            <w:proofErr w:type="spellStart"/>
            <w:r w:rsidRPr="00A10B11">
              <w:rPr>
                <w:rFonts w:ascii="Times New Roman" w:hAnsi="Times New Roman" w:cs="Times New Roman"/>
              </w:rPr>
              <w:t>Policy</w:t>
            </w:r>
            <w:proofErr w:type="spellEnd"/>
            <w:r w:rsidRPr="00A10B11">
              <w:rPr>
                <w:rFonts w:ascii="Times New Roman" w:hAnsi="Times New Roman" w:cs="Times New Roman"/>
              </w:rPr>
              <w:t xml:space="preserve"> доступні на сторінці оплати</w:t>
            </w:r>
          </w:p>
          <w:p w14:paraId="4F05CFFA" w14:textId="3C052BF4" w:rsidR="00A10B11" w:rsidRPr="00A10B11" w:rsidRDefault="0000231F" w:rsidP="00A10B11">
            <w:pPr>
              <w:pStyle w:val="a9"/>
              <w:numPr>
                <w:ilvl w:val="0"/>
                <w:numId w:val="236"/>
              </w:numPr>
              <w:spacing w:line="240" w:lineRule="auto"/>
              <w:ind w:left="410"/>
              <w:jc w:val="both"/>
              <w:rPr>
                <w:rFonts w:ascii="Times New Roman" w:hAnsi="Times New Roman" w:cs="Times New Roman"/>
                <w:lang w:val="en-US"/>
              </w:rPr>
            </w:pPr>
            <w:proofErr w:type="spellStart"/>
            <w:r w:rsidRPr="00A10B11">
              <w:rPr>
                <w:rFonts w:ascii="Times New Roman" w:hAnsi="Times New Roman" w:cs="Times New Roman"/>
              </w:rPr>
              <w:t>Responsive</w:t>
            </w:r>
            <w:proofErr w:type="spellEnd"/>
            <w:r w:rsidRPr="00A10B11">
              <w:rPr>
                <w:rFonts w:ascii="Times New Roman" w:hAnsi="Times New Roman" w:cs="Times New Roman"/>
              </w:rPr>
              <w:t xml:space="preserve"> </w:t>
            </w:r>
            <w:proofErr w:type="spellStart"/>
            <w:r w:rsidRPr="00A10B11">
              <w:rPr>
                <w:rFonts w:ascii="Times New Roman" w:hAnsi="Times New Roman" w:cs="Times New Roman"/>
              </w:rPr>
              <w:t>design</w:t>
            </w:r>
            <w:proofErr w:type="spellEnd"/>
            <w:r w:rsidRPr="00A10B11">
              <w:rPr>
                <w:rFonts w:ascii="Times New Roman" w:hAnsi="Times New Roman" w:cs="Times New Roman"/>
              </w:rPr>
              <w:t xml:space="preserve"> для мобільних пристроїв</w:t>
            </w:r>
          </w:p>
          <w:p w14:paraId="3F2C2161" w14:textId="0B807CB2" w:rsidR="00A10B11" w:rsidRPr="00A10B11" w:rsidRDefault="0000231F" w:rsidP="00A10B11">
            <w:pPr>
              <w:pStyle w:val="a9"/>
              <w:numPr>
                <w:ilvl w:val="0"/>
                <w:numId w:val="236"/>
              </w:numPr>
              <w:spacing w:line="240" w:lineRule="auto"/>
              <w:ind w:left="410"/>
              <w:jc w:val="both"/>
              <w:rPr>
                <w:rFonts w:ascii="Times New Roman" w:hAnsi="Times New Roman" w:cs="Times New Roman"/>
                <w:lang w:val="en-US"/>
              </w:rPr>
            </w:pPr>
            <w:r w:rsidRPr="00A10B11">
              <w:rPr>
                <w:rFonts w:ascii="Times New Roman" w:hAnsi="Times New Roman" w:cs="Times New Roman"/>
              </w:rPr>
              <w:t xml:space="preserve">Захист від </w:t>
            </w:r>
            <w:proofErr w:type="spellStart"/>
            <w:r w:rsidRPr="00A10B11">
              <w:rPr>
                <w:rFonts w:ascii="Times New Roman" w:hAnsi="Times New Roman" w:cs="Times New Roman"/>
              </w:rPr>
              <w:t>multiple</w:t>
            </w:r>
            <w:proofErr w:type="spellEnd"/>
            <w:r w:rsidRPr="00A10B11">
              <w:rPr>
                <w:rFonts w:ascii="Times New Roman" w:hAnsi="Times New Roman" w:cs="Times New Roman"/>
              </w:rPr>
              <w:t xml:space="preserve"> </w:t>
            </w:r>
            <w:proofErr w:type="spellStart"/>
            <w:r w:rsidRPr="00A10B11">
              <w:rPr>
                <w:rFonts w:ascii="Times New Roman" w:hAnsi="Times New Roman" w:cs="Times New Roman"/>
              </w:rPr>
              <w:t>submission</w:t>
            </w:r>
            <w:proofErr w:type="spellEnd"/>
            <w:r w:rsidRPr="00A10B11">
              <w:rPr>
                <w:rFonts w:ascii="Times New Roman" w:hAnsi="Times New Roman" w:cs="Times New Roman"/>
              </w:rPr>
              <w:t xml:space="preserve"> (</w:t>
            </w:r>
            <w:proofErr w:type="spellStart"/>
            <w:r w:rsidRPr="00A10B11">
              <w:rPr>
                <w:rFonts w:ascii="Times New Roman" w:hAnsi="Times New Roman" w:cs="Times New Roman"/>
              </w:rPr>
              <w:t>button</w:t>
            </w:r>
            <w:proofErr w:type="spellEnd"/>
            <w:r w:rsidRPr="00A10B11">
              <w:rPr>
                <w:rFonts w:ascii="Times New Roman" w:hAnsi="Times New Roman" w:cs="Times New Roman"/>
              </w:rPr>
              <w:t xml:space="preserve"> </w:t>
            </w:r>
            <w:proofErr w:type="spellStart"/>
            <w:r w:rsidRPr="00A10B11">
              <w:rPr>
                <w:rFonts w:ascii="Times New Roman" w:hAnsi="Times New Roman" w:cs="Times New Roman"/>
              </w:rPr>
              <w:t>disabled</w:t>
            </w:r>
            <w:proofErr w:type="spellEnd"/>
            <w:r w:rsidRPr="00A10B11">
              <w:rPr>
                <w:rFonts w:ascii="Times New Roman" w:hAnsi="Times New Roman" w:cs="Times New Roman"/>
              </w:rPr>
              <w:t xml:space="preserve"> після першого кліку)</w:t>
            </w:r>
          </w:p>
          <w:p w14:paraId="1121B339" w14:textId="4575AFC2" w:rsidR="0000231F" w:rsidRPr="00A10B11" w:rsidRDefault="0000231F" w:rsidP="00A10B11">
            <w:pPr>
              <w:pStyle w:val="a9"/>
              <w:numPr>
                <w:ilvl w:val="0"/>
                <w:numId w:val="236"/>
              </w:numPr>
              <w:spacing w:line="240" w:lineRule="auto"/>
              <w:ind w:left="410"/>
              <w:jc w:val="both"/>
              <w:rPr>
                <w:rFonts w:ascii="Times New Roman" w:hAnsi="Times New Roman" w:cs="Times New Roman"/>
              </w:rPr>
            </w:pPr>
            <w:r w:rsidRPr="00A10B11">
              <w:rPr>
                <w:rFonts w:ascii="Times New Roman" w:hAnsi="Times New Roman" w:cs="Times New Roman"/>
              </w:rPr>
              <w:t xml:space="preserve">Всі помилки детально </w:t>
            </w:r>
            <w:proofErr w:type="spellStart"/>
            <w:r w:rsidRPr="00A10B11">
              <w:rPr>
                <w:rFonts w:ascii="Times New Roman" w:hAnsi="Times New Roman" w:cs="Times New Roman"/>
              </w:rPr>
              <w:t>логуються</w:t>
            </w:r>
            <w:proofErr w:type="spellEnd"/>
            <w:r w:rsidRPr="00A10B11">
              <w:rPr>
                <w:rFonts w:ascii="Times New Roman" w:hAnsi="Times New Roman" w:cs="Times New Roman"/>
              </w:rPr>
              <w:t xml:space="preserve"> згідно FR 17</w:t>
            </w:r>
          </w:p>
        </w:tc>
      </w:tr>
      <w:tr w:rsidR="0000231F" w:rsidRPr="000311AE" w14:paraId="245862A5" w14:textId="77777777" w:rsidTr="0000231F">
        <w:tc>
          <w:tcPr>
            <w:tcW w:w="0" w:type="auto"/>
            <w:hideMark/>
          </w:tcPr>
          <w:p w14:paraId="7A00B4BA"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lastRenderedPageBreak/>
              <w:t>Зв'язок із бізнес-вимогами</w:t>
            </w:r>
          </w:p>
        </w:tc>
        <w:tc>
          <w:tcPr>
            <w:tcW w:w="0" w:type="auto"/>
            <w:hideMark/>
          </w:tcPr>
          <w:p w14:paraId="199109CB" w14:textId="77777777" w:rsidR="00A10B11" w:rsidRDefault="0000231F" w:rsidP="004375E2">
            <w:pPr>
              <w:spacing w:line="240" w:lineRule="auto"/>
              <w:jc w:val="both"/>
              <w:rPr>
                <w:rFonts w:ascii="Times New Roman" w:hAnsi="Times New Roman" w:cs="Times New Roman"/>
                <w:lang w:val="en-US"/>
              </w:rPr>
            </w:pPr>
            <w:r w:rsidRPr="000311AE">
              <w:rPr>
                <w:rFonts w:ascii="Times New Roman" w:hAnsi="Times New Roman" w:cs="Times New Roman"/>
                <w:b/>
                <w:bCs/>
              </w:rPr>
              <w:t>HLR 05 (Підтримувати систему монетизації через підписки або інші моделі):</w:t>
            </w:r>
            <w:r w:rsidRPr="000311AE">
              <w:rPr>
                <w:rFonts w:ascii="Times New Roman" w:hAnsi="Times New Roman" w:cs="Times New Roman"/>
              </w:rPr>
              <w:t xml:space="preserve"> Оформлення підписки є </w:t>
            </w:r>
            <w:proofErr w:type="spellStart"/>
            <w:r w:rsidRPr="000311AE">
              <w:rPr>
                <w:rFonts w:ascii="Times New Roman" w:hAnsi="Times New Roman" w:cs="Times New Roman"/>
              </w:rPr>
              <w:t>core</w:t>
            </w:r>
            <w:proofErr w:type="spellEnd"/>
            <w:r w:rsidRPr="000311AE">
              <w:rPr>
                <w:rFonts w:ascii="Times New Roman" w:hAnsi="Times New Roman" w:cs="Times New Roman"/>
              </w:rPr>
              <w:t xml:space="preserve"> </w:t>
            </w:r>
            <w:proofErr w:type="spellStart"/>
            <w:r w:rsidRPr="000311AE">
              <w:rPr>
                <w:rFonts w:ascii="Times New Roman" w:hAnsi="Times New Roman" w:cs="Times New Roman"/>
              </w:rPr>
              <w:t>revenue-generating</w:t>
            </w:r>
            <w:proofErr w:type="spellEnd"/>
            <w:r w:rsidRPr="000311AE">
              <w:rPr>
                <w:rFonts w:ascii="Times New Roman" w:hAnsi="Times New Roman" w:cs="Times New Roman"/>
              </w:rPr>
              <w:t xml:space="preserve"> функцією платформи</w:t>
            </w:r>
          </w:p>
          <w:p w14:paraId="08223BAF" w14:textId="07566C9A"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t>HLR 10 (Підтримувати сучасний, зручний інтерфейс):</w:t>
            </w:r>
            <w:r w:rsidRPr="000311AE">
              <w:rPr>
                <w:rFonts w:ascii="Times New Roman" w:hAnsi="Times New Roman" w:cs="Times New Roman"/>
              </w:rPr>
              <w:t xml:space="preserve"> </w:t>
            </w:r>
            <w:proofErr w:type="spellStart"/>
            <w:r w:rsidRPr="000311AE">
              <w:rPr>
                <w:rFonts w:ascii="Times New Roman" w:hAnsi="Times New Roman" w:cs="Times New Roman"/>
              </w:rPr>
              <w:t>Checkout</w:t>
            </w:r>
            <w:proofErr w:type="spellEnd"/>
            <w:r w:rsidRPr="000311AE">
              <w:rPr>
                <w:rFonts w:ascii="Times New Roman" w:hAnsi="Times New Roman" w:cs="Times New Roman"/>
              </w:rPr>
              <w:t xml:space="preserve"> </w:t>
            </w:r>
            <w:proofErr w:type="spellStart"/>
            <w:r w:rsidRPr="000311AE">
              <w:rPr>
                <w:rFonts w:ascii="Times New Roman" w:hAnsi="Times New Roman" w:cs="Times New Roman"/>
              </w:rPr>
              <w:t>process</w:t>
            </w:r>
            <w:proofErr w:type="spellEnd"/>
            <w:r w:rsidRPr="000311AE">
              <w:rPr>
                <w:rFonts w:ascii="Times New Roman" w:hAnsi="Times New Roman" w:cs="Times New Roman"/>
              </w:rPr>
              <w:t xml:space="preserve"> має простий та інтуїтивний інтерфейс з прозорими цінами, множинними методами оплати та </w:t>
            </w:r>
            <w:proofErr w:type="spellStart"/>
            <w:r w:rsidRPr="000311AE">
              <w:rPr>
                <w:rFonts w:ascii="Times New Roman" w:hAnsi="Times New Roman" w:cs="Times New Roman"/>
              </w:rPr>
              <w:t>clear</w:t>
            </w:r>
            <w:proofErr w:type="spellEnd"/>
            <w:r w:rsidRPr="000311AE">
              <w:rPr>
                <w:rFonts w:ascii="Times New Roman" w:hAnsi="Times New Roman" w:cs="Times New Roman"/>
              </w:rPr>
              <w:t xml:space="preserve"> повідомленнями про помилки</w:t>
            </w:r>
          </w:p>
        </w:tc>
      </w:tr>
    </w:tbl>
    <w:p w14:paraId="03F7DB11" w14:textId="612CCC36" w:rsidR="0000231F" w:rsidRPr="00A10B11" w:rsidRDefault="00A10B11" w:rsidP="00A10B11">
      <w:pPr>
        <w:spacing w:after="160" w:line="278" w:lineRule="auto"/>
        <w:rPr>
          <w:rFonts w:ascii="Times New Roman" w:hAnsi="Times New Roman" w:cs="Times New Roman"/>
          <w:lang w:val="en-US"/>
        </w:rPr>
      </w:pPr>
      <w:r>
        <w:rPr>
          <w:rFonts w:ascii="Times New Roman" w:hAnsi="Times New Roman" w:cs="Times New Roman"/>
        </w:rPr>
        <w:br w:type="page"/>
      </w:r>
    </w:p>
    <w:p w14:paraId="72B45D33" w14:textId="77777777" w:rsidR="0000231F" w:rsidRPr="000311AE" w:rsidRDefault="0000231F" w:rsidP="004375E2">
      <w:pPr>
        <w:spacing w:line="240" w:lineRule="auto"/>
        <w:jc w:val="both"/>
        <w:rPr>
          <w:rFonts w:ascii="Times New Roman" w:hAnsi="Times New Roman" w:cs="Times New Roman"/>
          <w:b/>
          <w:bCs/>
        </w:rPr>
      </w:pPr>
      <w:r w:rsidRPr="000311AE">
        <w:rPr>
          <w:rFonts w:ascii="Times New Roman" w:hAnsi="Times New Roman" w:cs="Times New Roman"/>
          <w:b/>
          <w:bCs/>
        </w:rPr>
        <w:lastRenderedPageBreak/>
        <w:t>USE CASE 11: УПРАВЛІННЯ ПІДПИСКОЮ</w:t>
      </w:r>
    </w:p>
    <w:tbl>
      <w:tblPr>
        <w:tblStyle w:val="af0"/>
        <w:tblW w:w="0" w:type="auto"/>
        <w:tblLook w:val="04A0" w:firstRow="1" w:lastRow="0" w:firstColumn="1" w:lastColumn="0" w:noHBand="0" w:noVBand="1"/>
      </w:tblPr>
      <w:tblGrid>
        <w:gridCol w:w="1979"/>
        <w:gridCol w:w="7597"/>
      </w:tblGrid>
      <w:tr w:rsidR="0000231F" w:rsidRPr="000311AE" w14:paraId="5E490BA9" w14:textId="77777777" w:rsidTr="00FD4693">
        <w:tc>
          <w:tcPr>
            <w:tcW w:w="0" w:type="auto"/>
            <w:hideMark/>
          </w:tcPr>
          <w:p w14:paraId="0C685648" w14:textId="77777777" w:rsidR="0000231F" w:rsidRPr="000311AE" w:rsidRDefault="0000231F" w:rsidP="004375E2">
            <w:pPr>
              <w:spacing w:line="240" w:lineRule="auto"/>
              <w:jc w:val="both"/>
              <w:rPr>
                <w:rFonts w:ascii="Times New Roman" w:hAnsi="Times New Roman" w:cs="Times New Roman"/>
                <w:b/>
                <w:bCs/>
              </w:rPr>
            </w:pPr>
            <w:r w:rsidRPr="000311AE">
              <w:rPr>
                <w:rFonts w:ascii="Times New Roman" w:hAnsi="Times New Roman" w:cs="Times New Roman"/>
                <w:b/>
                <w:bCs/>
              </w:rPr>
              <w:t>Елемент UC</w:t>
            </w:r>
          </w:p>
        </w:tc>
        <w:tc>
          <w:tcPr>
            <w:tcW w:w="0" w:type="auto"/>
            <w:hideMark/>
          </w:tcPr>
          <w:p w14:paraId="19C2B93D" w14:textId="77777777" w:rsidR="0000231F" w:rsidRPr="000311AE" w:rsidRDefault="0000231F" w:rsidP="004375E2">
            <w:pPr>
              <w:spacing w:line="240" w:lineRule="auto"/>
              <w:jc w:val="both"/>
              <w:rPr>
                <w:rFonts w:ascii="Times New Roman" w:hAnsi="Times New Roman" w:cs="Times New Roman"/>
                <w:b/>
                <w:bCs/>
              </w:rPr>
            </w:pPr>
            <w:r w:rsidRPr="000311AE">
              <w:rPr>
                <w:rFonts w:ascii="Times New Roman" w:hAnsi="Times New Roman" w:cs="Times New Roman"/>
                <w:b/>
                <w:bCs/>
              </w:rPr>
              <w:t>Опис елемента</w:t>
            </w:r>
          </w:p>
        </w:tc>
      </w:tr>
      <w:tr w:rsidR="0000231F" w:rsidRPr="000311AE" w14:paraId="22F2C026" w14:textId="77777777" w:rsidTr="00FD4693">
        <w:tc>
          <w:tcPr>
            <w:tcW w:w="0" w:type="auto"/>
            <w:hideMark/>
          </w:tcPr>
          <w:p w14:paraId="33513C92"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t xml:space="preserve">Назва </w:t>
            </w:r>
            <w:proofErr w:type="spellStart"/>
            <w:r w:rsidRPr="000311AE">
              <w:rPr>
                <w:rFonts w:ascii="Times New Roman" w:hAnsi="Times New Roman" w:cs="Times New Roman"/>
                <w:b/>
                <w:bCs/>
              </w:rPr>
              <w:t>Use</w:t>
            </w:r>
            <w:proofErr w:type="spellEnd"/>
            <w:r w:rsidRPr="000311AE">
              <w:rPr>
                <w:rFonts w:ascii="Times New Roman" w:hAnsi="Times New Roman" w:cs="Times New Roman"/>
                <w:b/>
                <w:bCs/>
              </w:rPr>
              <w:t xml:space="preserve"> </w:t>
            </w:r>
            <w:proofErr w:type="spellStart"/>
            <w:r w:rsidRPr="000311AE">
              <w:rPr>
                <w:rFonts w:ascii="Times New Roman" w:hAnsi="Times New Roman" w:cs="Times New Roman"/>
                <w:b/>
                <w:bCs/>
              </w:rPr>
              <w:t>Case</w:t>
            </w:r>
            <w:proofErr w:type="spellEnd"/>
          </w:p>
        </w:tc>
        <w:tc>
          <w:tcPr>
            <w:tcW w:w="0" w:type="auto"/>
            <w:hideMark/>
          </w:tcPr>
          <w:p w14:paraId="4E8D6F46"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rPr>
              <w:t xml:space="preserve">Управління активною підпискою та налаштуваннями </w:t>
            </w:r>
            <w:proofErr w:type="spellStart"/>
            <w:r w:rsidRPr="000311AE">
              <w:rPr>
                <w:rFonts w:ascii="Times New Roman" w:hAnsi="Times New Roman" w:cs="Times New Roman"/>
              </w:rPr>
              <w:t>білінгу</w:t>
            </w:r>
            <w:proofErr w:type="spellEnd"/>
          </w:p>
        </w:tc>
      </w:tr>
      <w:tr w:rsidR="0000231F" w:rsidRPr="000311AE" w14:paraId="6FDAF227" w14:textId="77777777" w:rsidTr="00FD4693">
        <w:tc>
          <w:tcPr>
            <w:tcW w:w="0" w:type="auto"/>
            <w:hideMark/>
          </w:tcPr>
          <w:p w14:paraId="55C244F9"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t>Пріоритет</w:t>
            </w:r>
          </w:p>
        </w:tc>
        <w:tc>
          <w:tcPr>
            <w:tcW w:w="0" w:type="auto"/>
            <w:hideMark/>
          </w:tcPr>
          <w:p w14:paraId="18DCF620" w14:textId="1E736EDA"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rPr>
              <w:t xml:space="preserve">Високий </w:t>
            </w:r>
          </w:p>
        </w:tc>
      </w:tr>
      <w:tr w:rsidR="0000231F" w:rsidRPr="000311AE" w14:paraId="1564C5F5" w14:textId="77777777" w:rsidTr="00FD4693">
        <w:tc>
          <w:tcPr>
            <w:tcW w:w="0" w:type="auto"/>
            <w:hideMark/>
          </w:tcPr>
          <w:p w14:paraId="3D88BBC7"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t>Опис (короткий опис сценарію)</w:t>
            </w:r>
          </w:p>
        </w:tc>
        <w:tc>
          <w:tcPr>
            <w:tcW w:w="0" w:type="auto"/>
            <w:hideMark/>
          </w:tcPr>
          <w:p w14:paraId="419893A4"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rPr>
              <w:t xml:space="preserve">Підписник </w:t>
            </w:r>
            <w:proofErr w:type="spellStart"/>
            <w:r w:rsidRPr="000311AE">
              <w:rPr>
                <w:rFonts w:ascii="Times New Roman" w:hAnsi="Times New Roman" w:cs="Times New Roman"/>
              </w:rPr>
              <w:t>Cinecloud</w:t>
            </w:r>
            <w:proofErr w:type="spellEnd"/>
            <w:r w:rsidRPr="000311AE">
              <w:rPr>
                <w:rFonts w:ascii="Times New Roman" w:hAnsi="Times New Roman" w:cs="Times New Roman"/>
              </w:rPr>
              <w:t xml:space="preserve"> переглядає та управляє своєю активною підпискою, включаючи перегляд деталей </w:t>
            </w:r>
            <w:proofErr w:type="spellStart"/>
            <w:r w:rsidRPr="000311AE">
              <w:rPr>
                <w:rFonts w:ascii="Times New Roman" w:hAnsi="Times New Roman" w:cs="Times New Roman"/>
              </w:rPr>
              <w:t>білінгу</w:t>
            </w:r>
            <w:proofErr w:type="spellEnd"/>
            <w:r w:rsidRPr="000311AE">
              <w:rPr>
                <w:rFonts w:ascii="Times New Roman" w:hAnsi="Times New Roman" w:cs="Times New Roman"/>
              </w:rPr>
              <w:t xml:space="preserve">, зміну тарифного плану, оновлення платіжної інформації та скасування підписки згідно US 11. Мета сценарію - надати користувачам повний контроль над їхньою підпискою з прозорістю щодо платежів та простим процесом управління. Прозоре управління підпискою згідно US 11 (критерій 1-2) підвищує довіру користувачів до платформи та зменшує фрустрацію. Можливість легко змінювати плани згідно US 11 (критерій 3) або скасовувати згідно US 11 (критерій 5) без складнощів є важливим фактором утримання користувачів та позитивного </w:t>
            </w:r>
            <w:proofErr w:type="spellStart"/>
            <w:r w:rsidRPr="000311AE">
              <w:rPr>
                <w:rFonts w:ascii="Times New Roman" w:hAnsi="Times New Roman" w:cs="Times New Roman"/>
              </w:rPr>
              <w:t>brand</w:t>
            </w:r>
            <w:proofErr w:type="spellEnd"/>
            <w:r w:rsidRPr="000311AE">
              <w:rPr>
                <w:rFonts w:ascii="Times New Roman" w:hAnsi="Times New Roman" w:cs="Times New Roman"/>
              </w:rPr>
              <w:t xml:space="preserve"> </w:t>
            </w:r>
            <w:proofErr w:type="spellStart"/>
            <w:r w:rsidRPr="000311AE">
              <w:rPr>
                <w:rFonts w:ascii="Times New Roman" w:hAnsi="Times New Roman" w:cs="Times New Roman"/>
              </w:rPr>
              <w:t>perception</w:t>
            </w:r>
            <w:proofErr w:type="spellEnd"/>
            <w:r w:rsidRPr="000311AE">
              <w:rPr>
                <w:rFonts w:ascii="Times New Roman" w:hAnsi="Times New Roman" w:cs="Times New Roman"/>
              </w:rPr>
              <w:t>.</w:t>
            </w:r>
          </w:p>
        </w:tc>
      </w:tr>
      <w:tr w:rsidR="0000231F" w:rsidRPr="000311AE" w14:paraId="22C1828F" w14:textId="77777777" w:rsidTr="00FD4693">
        <w:tc>
          <w:tcPr>
            <w:tcW w:w="0" w:type="auto"/>
            <w:hideMark/>
          </w:tcPr>
          <w:p w14:paraId="560B1780"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t>Актори (діюча особа чи особи)</w:t>
            </w:r>
          </w:p>
        </w:tc>
        <w:tc>
          <w:tcPr>
            <w:tcW w:w="0" w:type="auto"/>
            <w:hideMark/>
          </w:tcPr>
          <w:p w14:paraId="5AB459BC" w14:textId="77777777" w:rsidR="00AA41D2" w:rsidRDefault="0000231F" w:rsidP="004375E2">
            <w:pPr>
              <w:spacing w:line="240" w:lineRule="auto"/>
              <w:jc w:val="both"/>
              <w:rPr>
                <w:rFonts w:ascii="Times New Roman" w:hAnsi="Times New Roman" w:cs="Times New Roman"/>
                <w:lang w:val="en-US"/>
              </w:rPr>
            </w:pPr>
            <w:r w:rsidRPr="000311AE">
              <w:rPr>
                <w:rFonts w:ascii="Times New Roman" w:hAnsi="Times New Roman" w:cs="Times New Roman"/>
                <w:b/>
                <w:bCs/>
              </w:rPr>
              <w:t>Основний актор:</w:t>
            </w:r>
            <w:r w:rsidRPr="000311AE">
              <w:rPr>
                <w:rFonts w:ascii="Times New Roman" w:hAnsi="Times New Roman" w:cs="Times New Roman"/>
              </w:rPr>
              <w:t xml:space="preserve"> Підписник </w:t>
            </w:r>
            <w:proofErr w:type="spellStart"/>
            <w:r w:rsidRPr="000311AE">
              <w:rPr>
                <w:rFonts w:ascii="Times New Roman" w:hAnsi="Times New Roman" w:cs="Times New Roman"/>
              </w:rPr>
              <w:t>Cinecloud</w:t>
            </w:r>
            <w:proofErr w:type="spellEnd"/>
            <w:r w:rsidRPr="000311AE">
              <w:rPr>
                <w:rFonts w:ascii="Times New Roman" w:hAnsi="Times New Roman" w:cs="Times New Roman"/>
              </w:rPr>
              <w:t xml:space="preserve"> (користувач з активною підпискою)</w:t>
            </w:r>
          </w:p>
          <w:p w14:paraId="02917EFE" w14:textId="5039F68D"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t>Вторинні актори:</w:t>
            </w:r>
            <w:r w:rsidRPr="000311AE">
              <w:rPr>
                <w:rFonts w:ascii="Times New Roman" w:hAnsi="Times New Roman" w:cs="Times New Roman"/>
              </w:rPr>
              <w:t xml:space="preserve"> Система управління підписками з автоматичним </w:t>
            </w:r>
            <w:proofErr w:type="spellStart"/>
            <w:r w:rsidRPr="000311AE">
              <w:rPr>
                <w:rFonts w:ascii="Times New Roman" w:hAnsi="Times New Roman" w:cs="Times New Roman"/>
              </w:rPr>
              <w:t>білінгом</w:t>
            </w:r>
            <w:proofErr w:type="spellEnd"/>
            <w:r w:rsidRPr="000311AE">
              <w:rPr>
                <w:rFonts w:ascii="Times New Roman" w:hAnsi="Times New Roman" w:cs="Times New Roman"/>
              </w:rPr>
              <w:t xml:space="preserve"> згідно </w:t>
            </w:r>
            <w:proofErr w:type="spellStart"/>
            <w:r w:rsidRPr="000311AE">
              <w:rPr>
                <w:rFonts w:ascii="Times New Roman" w:hAnsi="Times New Roman" w:cs="Times New Roman"/>
              </w:rPr>
              <w:t>залежностей</w:t>
            </w:r>
            <w:proofErr w:type="spellEnd"/>
            <w:r w:rsidRPr="000311AE">
              <w:rPr>
                <w:rFonts w:ascii="Times New Roman" w:hAnsi="Times New Roman" w:cs="Times New Roman"/>
              </w:rPr>
              <w:t xml:space="preserve"> US 11, Платіжний шлюз для оновлення платіжних методів, База даних підписок та транзакцій, </w:t>
            </w:r>
            <w:proofErr w:type="spellStart"/>
            <w:r w:rsidRPr="000311AE">
              <w:rPr>
                <w:rFonts w:ascii="Times New Roman" w:hAnsi="Times New Roman" w:cs="Times New Roman"/>
              </w:rPr>
              <w:t>Email</w:t>
            </w:r>
            <w:proofErr w:type="spellEnd"/>
            <w:r w:rsidRPr="000311AE">
              <w:rPr>
                <w:rFonts w:ascii="Times New Roman" w:hAnsi="Times New Roman" w:cs="Times New Roman"/>
              </w:rPr>
              <w:t xml:space="preserve"> сервіс для сповіщень про зміни, Система обробки скасувань та </w:t>
            </w:r>
            <w:proofErr w:type="spellStart"/>
            <w:r w:rsidRPr="000311AE">
              <w:rPr>
                <w:rFonts w:ascii="Times New Roman" w:hAnsi="Times New Roman" w:cs="Times New Roman"/>
              </w:rPr>
              <w:t>refund</w:t>
            </w:r>
            <w:proofErr w:type="spellEnd"/>
            <w:r w:rsidRPr="000311AE">
              <w:rPr>
                <w:rFonts w:ascii="Times New Roman" w:hAnsi="Times New Roman" w:cs="Times New Roman"/>
              </w:rPr>
              <w:t xml:space="preserve"> згідно </w:t>
            </w:r>
            <w:proofErr w:type="spellStart"/>
            <w:r w:rsidRPr="000311AE">
              <w:rPr>
                <w:rFonts w:ascii="Times New Roman" w:hAnsi="Times New Roman" w:cs="Times New Roman"/>
              </w:rPr>
              <w:t>залежностей</w:t>
            </w:r>
            <w:proofErr w:type="spellEnd"/>
            <w:r w:rsidRPr="000311AE">
              <w:rPr>
                <w:rFonts w:ascii="Times New Roman" w:hAnsi="Times New Roman" w:cs="Times New Roman"/>
              </w:rPr>
              <w:t xml:space="preserve"> US 11</w:t>
            </w:r>
          </w:p>
        </w:tc>
      </w:tr>
      <w:tr w:rsidR="0000231F" w:rsidRPr="000311AE" w14:paraId="07A7512F" w14:textId="77777777" w:rsidTr="00FD4693">
        <w:tc>
          <w:tcPr>
            <w:tcW w:w="0" w:type="auto"/>
            <w:hideMark/>
          </w:tcPr>
          <w:p w14:paraId="74BA68D6"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t>Вимоги / Пов'язані вимоги</w:t>
            </w:r>
          </w:p>
        </w:tc>
        <w:tc>
          <w:tcPr>
            <w:tcW w:w="0" w:type="auto"/>
            <w:hideMark/>
          </w:tcPr>
          <w:p w14:paraId="68D77C32" w14:textId="77777777" w:rsidR="00AA41D2" w:rsidRDefault="0000231F" w:rsidP="004375E2">
            <w:pPr>
              <w:spacing w:line="240" w:lineRule="auto"/>
              <w:jc w:val="both"/>
              <w:rPr>
                <w:rFonts w:ascii="Times New Roman" w:hAnsi="Times New Roman" w:cs="Times New Roman"/>
                <w:lang w:val="en-US"/>
              </w:rPr>
            </w:pPr>
            <w:proofErr w:type="spellStart"/>
            <w:r w:rsidRPr="000311AE">
              <w:rPr>
                <w:rFonts w:ascii="Times New Roman" w:hAnsi="Times New Roman" w:cs="Times New Roman"/>
                <w:b/>
                <w:bCs/>
              </w:rPr>
              <w:t>User</w:t>
            </w:r>
            <w:proofErr w:type="spellEnd"/>
            <w:r w:rsidRPr="000311AE">
              <w:rPr>
                <w:rFonts w:ascii="Times New Roman" w:hAnsi="Times New Roman" w:cs="Times New Roman"/>
                <w:b/>
                <w:bCs/>
              </w:rPr>
              <w:t xml:space="preserve"> </w:t>
            </w:r>
            <w:proofErr w:type="spellStart"/>
            <w:r w:rsidRPr="000311AE">
              <w:rPr>
                <w:rFonts w:ascii="Times New Roman" w:hAnsi="Times New Roman" w:cs="Times New Roman"/>
                <w:b/>
                <w:bCs/>
              </w:rPr>
              <w:t>Requirements</w:t>
            </w:r>
            <w:proofErr w:type="spellEnd"/>
            <w:r w:rsidRPr="000311AE">
              <w:rPr>
                <w:rFonts w:ascii="Times New Roman" w:hAnsi="Times New Roman" w:cs="Times New Roman"/>
                <w:b/>
                <w:bCs/>
              </w:rPr>
              <w:t>:</w:t>
            </w:r>
            <w:r w:rsidRPr="000311AE">
              <w:rPr>
                <w:rFonts w:ascii="Times New Roman" w:hAnsi="Times New Roman" w:cs="Times New Roman"/>
              </w:rPr>
              <w:t xml:space="preserve"> UR 11 (Управляти підпискою: переглядати деталі, змінювати план, скасовувати)</w:t>
            </w:r>
          </w:p>
          <w:p w14:paraId="230E0715" w14:textId="6C3282F9" w:rsidR="00AA41D2" w:rsidRDefault="0000231F" w:rsidP="004375E2">
            <w:pPr>
              <w:spacing w:line="240" w:lineRule="auto"/>
              <w:jc w:val="both"/>
              <w:rPr>
                <w:rFonts w:ascii="Times New Roman" w:hAnsi="Times New Roman" w:cs="Times New Roman"/>
                <w:lang w:val="en-US"/>
              </w:rPr>
            </w:pPr>
            <w:proofErr w:type="spellStart"/>
            <w:r w:rsidRPr="000311AE">
              <w:rPr>
                <w:rFonts w:ascii="Times New Roman" w:hAnsi="Times New Roman" w:cs="Times New Roman"/>
                <w:b/>
                <w:bCs/>
              </w:rPr>
              <w:t>Functional</w:t>
            </w:r>
            <w:proofErr w:type="spellEnd"/>
            <w:r w:rsidRPr="000311AE">
              <w:rPr>
                <w:rFonts w:ascii="Times New Roman" w:hAnsi="Times New Roman" w:cs="Times New Roman"/>
                <w:b/>
                <w:bCs/>
              </w:rPr>
              <w:t xml:space="preserve"> </w:t>
            </w:r>
            <w:proofErr w:type="spellStart"/>
            <w:r w:rsidRPr="000311AE">
              <w:rPr>
                <w:rFonts w:ascii="Times New Roman" w:hAnsi="Times New Roman" w:cs="Times New Roman"/>
                <w:b/>
                <w:bCs/>
              </w:rPr>
              <w:t>Requirements</w:t>
            </w:r>
            <w:proofErr w:type="spellEnd"/>
            <w:r w:rsidRPr="000311AE">
              <w:rPr>
                <w:rFonts w:ascii="Times New Roman" w:hAnsi="Times New Roman" w:cs="Times New Roman"/>
                <w:b/>
                <w:bCs/>
              </w:rPr>
              <w:t>:</w:t>
            </w:r>
            <w:r w:rsidRPr="000311AE">
              <w:rPr>
                <w:rFonts w:ascii="Times New Roman" w:hAnsi="Times New Roman" w:cs="Times New Roman"/>
              </w:rPr>
              <w:t xml:space="preserve"> FR 11 (Платна підписка), FR 17 (</w:t>
            </w:r>
            <w:proofErr w:type="spellStart"/>
            <w:r w:rsidRPr="000311AE">
              <w:rPr>
                <w:rFonts w:ascii="Times New Roman" w:hAnsi="Times New Roman" w:cs="Times New Roman"/>
              </w:rPr>
              <w:t>Логування</w:t>
            </w:r>
            <w:proofErr w:type="spellEnd"/>
            <w:r w:rsidRPr="000311AE">
              <w:rPr>
                <w:rFonts w:ascii="Times New Roman" w:hAnsi="Times New Roman" w:cs="Times New Roman"/>
              </w:rPr>
              <w:t xml:space="preserve"> помилок), FR 18 (Повідомлення про помилки)</w:t>
            </w:r>
          </w:p>
          <w:p w14:paraId="56990374" w14:textId="47264ABD" w:rsidR="00AA41D2" w:rsidRDefault="0000231F" w:rsidP="004375E2">
            <w:pPr>
              <w:spacing w:line="240" w:lineRule="auto"/>
              <w:jc w:val="both"/>
              <w:rPr>
                <w:rFonts w:ascii="Times New Roman" w:hAnsi="Times New Roman" w:cs="Times New Roman"/>
                <w:lang w:val="en-US"/>
              </w:rPr>
            </w:pPr>
            <w:proofErr w:type="spellStart"/>
            <w:r w:rsidRPr="000311AE">
              <w:rPr>
                <w:rFonts w:ascii="Times New Roman" w:hAnsi="Times New Roman" w:cs="Times New Roman"/>
                <w:b/>
                <w:bCs/>
              </w:rPr>
              <w:t>High-Level</w:t>
            </w:r>
            <w:proofErr w:type="spellEnd"/>
            <w:r w:rsidRPr="000311AE">
              <w:rPr>
                <w:rFonts w:ascii="Times New Roman" w:hAnsi="Times New Roman" w:cs="Times New Roman"/>
                <w:b/>
                <w:bCs/>
              </w:rPr>
              <w:t xml:space="preserve"> </w:t>
            </w:r>
            <w:proofErr w:type="spellStart"/>
            <w:r w:rsidRPr="000311AE">
              <w:rPr>
                <w:rFonts w:ascii="Times New Roman" w:hAnsi="Times New Roman" w:cs="Times New Roman"/>
                <w:b/>
                <w:bCs/>
              </w:rPr>
              <w:t>Requirements</w:t>
            </w:r>
            <w:proofErr w:type="spellEnd"/>
            <w:r w:rsidRPr="000311AE">
              <w:rPr>
                <w:rFonts w:ascii="Times New Roman" w:hAnsi="Times New Roman" w:cs="Times New Roman"/>
                <w:b/>
                <w:bCs/>
              </w:rPr>
              <w:t>:</w:t>
            </w:r>
            <w:r w:rsidRPr="000311AE">
              <w:rPr>
                <w:rFonts w:ascii="Times New Roman" w:hAnsi="Times New Roman" w:cs="Times New Roman"/>
              </w:rPr>
              <w:t xml:space="preserve"> HLR 05 (Підтримувати систему монетизації через підписки), HLR 10 (Сучасний, зручний інтерфейс)</w:t>
            </w:r>
          </w:p>
          <w:p w14:paraId="2E54D620" w14:textId="53E36B52" w:rsidR="0000231F" w:rsidRPr="000311AE" w:rsidRDefault="0000231F" w:rsidP="004375E2">
            <w:pPr>
              <w:spacing w:line="240" w:lineRule="auto"/>
              <w:jc w:val="both"/>
              <w:rPr>
                <w:rFonts w:ascii="Times New Roman" w:hAnsi="Times New Roman" w:cs="Times New Roman"/>
              </w:rPr>
            </w:pPr>
            <w:proofErr w:type="spellStart"/>
            <w:r w:rsidRPr="000311AE">
              <w:rPr>
                <w:rFonts w:ascii="Times New Roman" w:hAnsi="Times New Roman" w:cs="Times New Roman"/>
                <w:b/>
                <w:bCs/>
              </w:rPr>
              <w:t>User</w:t>
            </w:r>
            <w:proofErr w:type="spellEnd"/>
            <w:r w:rsidRPr="000311AE">
              <w:rPr>
                <w:rFonts w:ascii="Times New Roman" w:hAnsi="Times New Roman" w:cs="Times New Roman"/>
                <w:b/>
                <w:bCs/>
              </w:rPr>
              <w:t xml:space="preserve"> </w:t>
            </w:r>
            <w:proofErr w:type="spellStart"/>
            <w:r w:rsidRPr="000311AE">
              <w:rPr>
                <w:rFonts w:ascii="Times New Roman" w:hAnsi="Times New Roman" w:cs="Times New Roman"/>
                <w:b/>
                <w:bCs/>
              </w:rPr>
              <w:t>Story</w:t>
            </w:r>
            <w:proofErr w:type="spellEnd"/>
            <w:r w:rsidRPr="000311AE">
              <w:rPr>
                <w:rFonts w:ascii="Times New Roman" w:hAnsi="Times New Roman" w:cs="Times New Roman"/>
                <w:b/>
                <w:bCs/>
              </w:rPr>
              <w:t>:</w:t>
            </w:r>
            <w:r w:rsidRPr="000311AE">
              <w:rPr>
                <w:rFonts w:ascii="Times New Roman" w:hAnsi="Times New Roman" w:cs="Times New Roman"/>
              </w:rPr>
              <w:t xml:space="preserve"> US 11 (Управління підпискою)</w:t>
            </w:r>
          </w:p>
        </w:tc>
      </w:tr>
      <w:tr w:rsidR="0000231F" w:rsidRPr="000311AE" w14:paraId="2C7FB373" w14:textId="77777777" w:rsidTr="00FD4693">
        <w:tc>
          <w:tcPr>
            <w:tcW w:w="0" w:type="auto"/>
            <w:hideMark/>
          </w:tcPr>
          <w:p w14:paraId="38E23D75"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t>Передумови (початковий стан)</w:t>
            </w:r>
          </w:p>
        </w:tc>
        <w:tc>
          <w:tcPr>
            <w:tcW w:w="0" w:type="auto"/>
            <w:hideMark/>
          </w:tcPr>
          <w:p w14:paraId="057D8AD5" w14:textId="35AC0C24" w:rsidR="00AA41D2" w:rsidRPr="00AA41D2" w:rsidRDefault="0000231F" w:rsidP="00AA41D2">
            <w:pPr>
              <w:pStyle w:val="a9"/>
              <w:numPr>
                <w:ilvl w:val="0"/>
                <w:numId w:val="237"/>
              </w:numPr>
              <w:spacing w:line="240" w:lineRule="auto"/>
              <w:ind w:left="390"/>
              <w:jc w:val="both"/>
              <w:rPr>
                <w:rFonts w:ascii="Times New Roman" w:hAnsi="Times New Roman" w:cs="Times New Roman"/>
                <w:lang w:val="en-US"/>
              </w:rPr>
            </w:pPr>
            <w:r w:rsidRPr="00AA41D2">
              <w:rPr>
                <w:rFonts w:ascii="Times New Roman" w:hAnsi="Times New Roman" w:cs="Times New Roman"/>
              </w:rPr>
              <w:t>Користувач авторизований у системі</w:t>
            </w:r>
          </w:p>
          <w:p w14:paraId="1A05553E" w14:textId="31AE8692" w:rsidR="00AA41D2" w:rsidRPr="00AA41D2" w:rsidRDefault="0000231F" w:rsidP="00AA41D2">
            <w:pPr>
              <w:pStyle w:val="a9"/>
              <w:numPr>
                <w:ilvl w:val="0"/>
                <w:numId w:val="237"/>
              </w:numPr>
              <w:spacing w:line="240" w:lineRule="auto"/>
              <w:ind w:left="390"/>
              <w:jc w:val="both"/>
              <w:rPr>
                <w:rFonts w:ascii="Times New Roman" w:hAnsi="Times New Roman" w:cs="Times New Roman"/>
                <w:lang w:val="en-US"/>
              </w:rPr>
            </w:pPr>
            <w:r w:rsidRPr="00AA41D2">
              <w:rPr>
                <w:rFonts w:ascii="Times New Roman" w:hAnsi="Times New Roman" w:cs="Times New Roman"/>
              </w:rPr>
              <w:t xml:space="preserve">Користувач має активну підписку (статус: </w:t>
            </w:r>
            <w:proofErr w:type="spellStart"/>
            <w:r w:rsidRPr="00AA41D2">
              <w:rPr>
                <w:rFonts w:ascii="Times New Roman" w:hAnsi="Times New Roman" w:cs="Times New Roman"/>
              </w:rPr>
              <w:t>active</w:t>
            </w:r>
            <w:proofErr w:type="spellEnd"/>
            <w:r w:rsidRPr="00AA41D2">
              <w:rPr>
                <w:rFonts w:ascii="Times New Roman" w:hAnsi="Times New Roman" w:cs="Times New Roman"/>
              </w:rPr>
              <w:t xml:space="preserve"> або </w:t>
            </w:r>
            <w:proofErr w:type="spellStart"/>
            <w:r w:rsidRPr="00AA41D2">
              <w:rPr>
                <w:rFonts w:ascii="Times New Roman" w:hAnsi="Times New Roman" w:cs="Times New Roman"/>
              </w:rPr>
              <w:t>trial</w:t>
            </w:r>
            <w:proofErr w:type="spellEnd"/>
            <w:r w:rsidRPr="00AA41D2">
              <w:rPr>
                <w:rFonts w:ascii="Times New Roman" w:hAnsi="Times New Roman" w:cs="Times New Roman"/>
              </w:rPr>
              <w:t>)</w:t>
            </w:r>
          </w:p>
          <w:p w14:paraId="393D79F1" w14:textId="18E064F7" w:rsidR="00AA41D2" w:rsidRPr="00AA41D2" w:rsidRDefault="0000231F" w:rsidP="00AA41D2">
            <w:pPr>
              <w:pStyle w:val="a9"/>
              <w:numPr>
                <w:ilvl w:val="0"/>
                <w:numId w:val="237"/>
              </w:numPr>
              <w:spacing w:line="240" w:lineRule="auto"/>
              <w:ind w:left="390"/>
              <w:jc w:val="both"/>
              <w:rPr>
                <w:rFonts w:ascii="Times New Roman" w:hAnsi="Times New Roman" w:cs="Times New Roman"/>
                <w:lang w:val="en-US"/>
              </w:rPr>
            </w:pPr>
            <w:r w:rsidRPr="00AA41D2">
              <w:rPr>
                <w:rFonts w:ascii="Times New Roman" w:hAnsi="Times New Roman" w:cs="Times New Roman"/>
              </w:rPr>
              <w:t xml:space="preserve">Система управління підписками доступна згідно </w:t>
            </w:r>
            <w:proofErr w:type="spellStart"/>
            <w:r w:rsidRPr="00AA41D2">
              <w:rPr>
                <w:rFonts w:ascii="Times New Roman" w:hAnsi="Times New Roman" w:cs="Times New Roman"/>
              </w:rPr>
              <w:t>залежностей</w:t>
            </w:r>
            <w:proofErr w:type="spellEnd"/>
            <w:r w:rsidRPr="00AA41D2">
              <w:rPr>
                <w:rFonts w:ascii="Times New Roman" w:hAnsi="Times New Roman" w:cs="Times New Roman"/>
              </w:rPr>
              <w:t xml:space="preserve"> US 11</w:t>
            </w:r>
          </w:p>
          <w:p w14:paraId="271010E0" w14:textId="56260334" w:rsidR="00AA41D2" w:rsidRPr="00AA41D2" w:rsidRDefault="0000231F" w:rsidP="00AA41D2">
            <w:pPr>
              <w:pStyle w:val="a9"/>
              <w:numPr>
                <w:ilvl w:val="0"/>
                <w:numId w:val="237"/>
              </w:numPr>
              <w:spacing w:line="240" w:lineRule="auto"/>
              <w:ind w:left="390"/>
              <w:jc w:val="both"/>
              <w:rPr>
                <w:rFonts w:ascii="Times New Roman" w:hAnsi="Times New Roman" w:cs="Times New Roman"/>
                <w:lang w:val="en-US"/>
              </w:rPr>
            </w:pPr>
            <w:r w:rsidRPr="00AA41D2">
              <w:rPr>
                <w:rFonts w:ascii="Times New Roman" w:hAnsi="Times New Roman" w:cs="Times New Roman"/>
              </w:rPr>
              <w:t>База даних підписок містить актуальну інформацію</w:t>
            </w:r>
          </w:p>
          <w:p w14:paraId="2AE5F1BA" w14:textId="12906D7B" w:rsidR="00AA41D2" w:rsidRPr="00AA41D2" w:rsidRDefault="0000231F" w:rsidP="00AA41D2">
            <w:pPr>
              <w:pStyle w:val="a9"/>
              <w:numPr>
                <w:ilvl w:val="0"/>
                <w:numId w:val="237"/>
              </w:numPr>
              <w:spacing w:line="240" w:lineRule="auto"/>
              <w:ind w:left="390"/>
              <w:jc w:val="both"/>
              <w:rPr>
                <w:rFonts w:ascii="Times New Roman" w:hAnsi="Times New Roman" w:cs="Times New Roman"/>
                <w:lang w:val="en-US"/>
              </w:rPr>
            </w:pPr>
            <w:r w:rsidRPr="00AA41D2">
              <w:rPr>
                <w:rFonts w:ascii="Times New Roman" w:hAnsi="Times New Roman" w:cs="Times New Roman"/>
              </w:rPr>
              <w:t>Платіжний шлюз доступний для оновлення методів оплати</w:t>
            </w:r>
          </w:p>
          <w:p w14:paraId="5A5C92FC" w14:textId="5032BEAC" w:rsidR="0000231F" w:rsidRPr="00AA41D2" w:rsidRDefault="0000231F" w:rsidP="00AA41D2">
            <w:pPr>
              <w:pStyle w:val="a9"/>
              <w:numPr>
                <w:ilvl w:val="0"/>
                <w:numId w:val="237"/>
              </w:numPr>
              <w:spacing w:line="240" w:lineRule="auto"/>
              <w:ind w:left="390"/>
              <w:jc w:val="both"/>
              <w:rPr>
                <w:rFonts w:ascii="Times New Roman" w:hAnsi="Times New Roman" w:cs="Times New Roman"/>
              </w:rPr>
            </w:pPr>
            <w:proofErr w:type="spellStart"/>
            <w:r w:rsidRPr="00AA41D2">
              <w:rPr>
                <w:rFonts w:ascii="Times New Roman" w:hAnsi="Times New Roman" w:cs="Times New Roman"/>
              </w:rPr>
              <w:t>Email</w:t>
            </w:r>
            <w:proofErr w:type="spellEnd"/>
            <w:r w:rsidRPr="00AA41D2">
              <w:rPr>
                <w:rFonts w:ascii="Times New Roman" w:hAnsi="Times New Roman" w:cs="Times New Roman"/>
              </w:rPr>
              <w:t xml:space="preserve"> сервіс функціонує для сповіщень</w:t>
            </w:r>
          </w:p>
        </w:tc>
      </w:tr>
      <w:tr w:rsidR="0000231F" w:rsidRPr="000311AE" w14:paraId="1D08492E" w14:textId="77777777" w:rsidTr="00FD4693">
        <w:tc>
          <w:tcPr>
            <w:tcW w:w="0" w:type="auto"/>
            <w:hideMark/>
          </w:tcPr>
          <w:p w14:paraId="3A141DD1"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t>Тригер</w:t>
            </w:r>
          </w:p>
        </w:tc>
        <w:tc>
          <w:tcPr>
            <w:tcW w:w="0" w:type="auto"/>
            <w:hideMark/>
          </w:tcPr>
          <w:p w14:paraId="30C8A901"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rPr>
              <w:t xml:space="preserve">Користувач переходить до розділу "Моя підписка", "Налаштування </w:t>
            </w:r>
            <w:proofErr w:type="spellStart"/>
            <w:r w:rsidRPr="000311AE">
              <w:rPr>
                <w:rFonts w:ascii="Times New Roman" w:hAnsi="Times New Roman" w:cs="Times New Roman"/>
              </w:rPr>
              <w:t>білінгу</w:t>
            </w:r>
            <w:proofErr w:type="spellEnd"/>
            <w:r w:rsidRPr="000311AE">
              <w:rPr>
                <w:rFonts w:ascii="Times New Roman" w:hAnsi="Times New Roman" w:cs="Times New Roman"/>
              </w:rPr>
              <w:t>" або "Управління акаунтом" через меню профілю</w:t>
            </w:r>
          </w:p>
        </w:tc>
      </w:tr>
      <w:tr w:rsidR="0000231F" w:rsidRPr="000311AE" w14:paraId="7EC6A9C7" w14:textId="77777777" w:rsidTr="00FD4693">
        <w:tc>
          <w:tcPr>
            <w:tcW w:w="0" w:type="auto"/>
            <w:hideMark/>
          </w:tcPr>
          <w:p w14:paraId="61EC3DEE"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t>Результат (</w:t>
            </w:r>
            <w:proofErr w:type="spellStart"/>
            <w:r w:rsidRPr="000311AE">
              <w:rPr>
                <w:rFonts w:ascii="Times New Roman" w:hAnsi="Times New Roman" w:cs="Times New Roman"/>
                <w:b/>
                <w:bCs/>
              </w:rPr>
              <w:t>післяумова</w:t>
            </w:r>
            <w:proofErr w:type="spellEnd"/>
            <w:r w:rsidRPr="000311AE">
              <w:rPr>
                <w:rFonts w:ascii="Times New Roman" w:hAnsi="Times New Roman" w:cs="Times New Roman"/>
                <w:b/>
                <w:bCs/>
              </w:rPr>
              <w:t>)</w:t>
            </w:r>
          </w:p>
        </w:tc>
        <w:tc>
          <w:tcPr>
            <w:tcW w:w="0" w:type="auto"/>
            <w:hideMark/>
          </w:tcPr>
          <w:p w14:paraId="32D14713" w14:textId="77777777" w:rsidR="00A30AF8" w:rsidRDefault="0000231F" w:rsidP="004375E2">
            <w:pPr>
              <w:spacing w:line="240" w:lineRule="auto"/>
              <w:jc w:val="both"/>
              <w:rPr>
                <w:rFonts w:ascii="Times New Roman" w:hAnsi="Times New Roman" w:cs="Times New Roman"/>
                <w:lang w:val="en-US"/>
              </w:rPr>
            </w:pPr>
            <w:r w:rsidRPr="000311AE">
              <w:rPr>
                <w:rFonts w:ascii="Times New Roman" w:hAnsi="Times New Roman" w:cs="Times New Roman"/>
                <w:b/>
                <w:bCs/>
              </w:rPr>
              <w:t>Успішний сценарій:</w:t>
            </w:r>
            <w:r w:rsidRPr="000311AE">
              <w:rPr>
                <w:rFonts w:ascii="Times New Roman" w:hAnsi="Times New Roman" w:cs="Times New Roman"/>
              </w:rPr>
              <w:t xml:space="preserve"> Користувач переглянув повну інформацію про підписку згідно US 11 (критерій 1), історію платежів доступна згідно US 11 (критерій 2), зміни у підписці успішно застосовані (зміна плану, оновлення картки), автоматичне продовження змінено згідно US 11 (критерій 4), </w:t>
            </w:r>
            <w:proofErr w:type="spellStart"/>
            <w:r w:rsidRPr="000311AE">
              <w:rPr>
                <w:rFonts w:ascii="Times New Roman" w:hAnsi="Times New Roman" w:cs="Times New Roman"/>
              </w:rPr>
              <w:t>email</w:t>
            </w:r>
            <w:proofErr w:type="spellEnd"/>
            <w:r w:rsidRPr="000311AE">
              <w:rPr>
                <w:rFonts w:ascii="Times New Roman" w:hAnsi="Times New Roman" w:cs="Times New Roman"/>
              </w:rPr>
              <w:t xml:space="preserve"> підтвердження надіслано</w:t>
            </w:r>
          </w:p>
          <w:p w14:paraId="22C8AD6F" w14:textId="77777777" w:rsidR="00A30AF8" w:rsidRDefault="0000231F" w:rsidP="004375E2">
            <w:pPr>
              <w:spacing w:line="240" w:lineRule="auto"/>
              <w:jc w:val="both"/>
              <w:rPr>
                <w:rFonts w:ascii="Times New Roman" w:hAnsi="Times New Roman" w:cs="Times New Roman"/>
                <w:lang w:val="en-US"/>
              </w:rPr>
            </w:pPr>
            <w:r w:rsidRPr="000311AE">
              <w:rPr>
                <w:rFonts w:ascii="Times New Roman" w:hAnsi="Times New Roman" w:cs="Times New Roman"/>
                <w:b/>
                <w:bCs/>
              </w:rPr>
              <w:lastRenderedPageBreak/>
              <w:t>Альтернативний сценарій:</w:t>
            </w:r>
            <w:r w:rsidRPr="000311AE">
              <w:rPr>
                <w:rFonts w:ascii="Times New Roman" w:hAnsi="Times New Roman" w:cs="Times New Roman"/>
              </w:rPr>
              <w:t xml:space="preserve"> План змінено на вищий/нижчий згідно US 11 (критерій 3), платіжна інформація оновлена, підписка скасована згідно US 11 (критерій 5), інвойси завантажені</w:t>
            </w:r>
          </w:p>
          <w:p w14:paraId="3F10B398" w14:textId="21A06ED5"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t>Негативний сценарій:</w:t>
            </w:r>
            <w:r w:rsidRPr="000311AE">
              <w:rPr>
                <w:rFonts w:ascii="Times New Roman" w:hAnsi="Times New Roman" w:cs="Times New Roman"/>
              </w:rPr>
              <w:t xml:space="preserve"> Помилка при оновленні інформації оброблена з повідомленням, зміни не застосовані, стан підписки залишився незмінним</w:t>
            </w:r>
          </w:p>
        </w:tc>
      </w:tr>
      <w:tr w:rsidR="0000231F" w:rsidRPr="000311AE" w14:paraId="0795506E" w14:textId="77777777" w:rsidTr="00FD4693">
        <w:tc>
          <w:tcPr>
            <w:tcW w:w="0" w:type="auto"/>
            <w:hideMark/>
          </w:tcPr>
          <w:p w14:paraId="266C3626"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lastRenderedPageBreak/>
              <w:t>Основний успішний сценарій</w:t>
            </w:r>
          </w:p>
        </w:tc>
        <w:tc>
          <w:tcPr>
            <w:tcW w:w="0" w:type="auto"/>
            <w:hideMark/>
          </w:tcPr>
          <w:p w14:paraId="0E876348" w14:textId="5CD0FAE8" w:rsidR="00A30AF8" w:rsidRPr="00A30AF8" w:rsidRDefault="0000231F" w:rsidP="00A30AF8">
            <w:pPr>
              <w:pStyle w:val="a9"/>
              <w:numPr>
                <w:ilvl w:val="0"/>
                <w:numId w:val="239"/>
              </w:numPr>
              <w:spacing w:line="240" w:lineRule="auto"/>
              <w:ind w:left="380"/>
              <w:jc w:val="both"/>
              <w:rPr>
                <w:rFonts w:ascii="Times New Roman" w:hAnsi="Times New Roman" w:cs="Times New Roman"/>
                <w:lang w:val="en-US"/>
              </w:rPr>
            </w:pPr>
            <w:r w:rsidRPr="00A30AF8">
              <w:rPr>
                <w:rFonts w:ascii="Times New Roman" w:hAnsi="Times New Roman" w:cs="Times New Roman"/>
              </w:rPr>
              <w:t xml:space="preserve">Користувач натискає на свій профіль у </w:t>
            </w:r>
            <w:proofErr w:type="spellStart"/>
            <w:r w:rsidRPr="00A30AF8">
              <w:rPr>
                <w:rFonts w:ascii="Times New Roman" w:hAnsi="Times New Roman" w:cs="Times New Roman"/>
              </w:rPr>
              <w:t>header</w:t>
            </w:r>
            <w:proofErr w:type="spellEnd"/>
            <w:r w:rsidRPr="00A30AF8">
              <w:rPr>
                <w:rFonts w:ascii="Times New Roman" w:hAnsi="Times New Roman" w:cs="Times New Roman"/>
              </w:rPr>
              <w:t xml:space="preserve"> та обирає "Моя підписка" або "Налаштування"</w:t>
            </w:r>
          </w:p>
          <w:p w14:paraId="4CCE3375" w14:textId="58A4529B" w:rsidR="00A30AF8" w:rsidRPr="00A30AF8" w:rsidRDefault="0000231F" w:rsidP="00A30AF8">
            <w:pPr>
              <w:pStyle w:val="a9"/>
              <w:numPr>
                <w:ilvl w:val="0"/>
                <w:numId w:val="239"/>
              </w:numPr>
              <w:spacing w:line="240" w:lineRule="auto"/>
              <w:ind w:left="380"/>
              <w:jc w:val="both"/>
              <w:rPr>
                <w:rFonts w:ascii="Times New Roman" w:hAnsi="Times New Roman" w:cs="Times New Roman"/>
                <w:lang w:val="en-US"/>
              </w:rPr>
            </w:pPr>
            <w:r w:rsidRPr="00A30AF8">
              <w:rPr>
                <w:rFonts w:ascii="Times New Roman" w:hAnsi="Times New Roman" w:cs="Times New Roman"/>
              </w:rPr>
              <w:t>Система завантажує поточну інформацію про підписку з бази даних</w:t>
            </w:r>
          </w:p>
          <w:p w14:paraId="060AF2DA" w14:textId="6D13594D" w:rsidR="00A30AF8" w:rsidRPr="00A30AF8" w:rsidRDefault="0000231F" w:rsidP="00A30AF8">
            <w:pPr>
              <w:pStyle w:val="a9"/>
              <w:numPr>
                <w:ilvl w:val="0"/>
                <w:numId w:val="239"/>
              </w:numPr>
              <w:spacing w:line="240" w:lineRule="auto"/>
              <w:ind w:left="380"/>
              <w:jc w:val="both"/>
              <w:rPr>
                <w:lang w:val="en-US"/>
              </w:rPr>
            </w:pPr>
            <w:r w:rsidRPr="00A30AF8">
              <w:rPr>
                <w:rFonts w:ascii="Times New Roman" w:hAnsi="Times New Roman" w:cs="Times New Roman"/>
              </w:rPr>
              <w:t>Система відображає сторінку "Управління підпискою" з повною інформацією згідно US 11 (критерій 1):</w:t>
            </w:r>
          </w:p>
          <w:p w14:paraId="5A4593F9" w14:textId="7F29D0CB" w:rsidR="00A30AF8" w:rsidRDefault="0000231F" w:rsidP="00A30AF8">
            <w:pPr>
              <w:pStyle w:val="a9"/>
              <w:numPr>
                <w:ilvl w:val="0"/>
                <w:numId w:val="240"/>
              </w:numPr>
              <w:spacing w:line="240" w:lineRule="auto"/>
              <w:jc w:val="both"/>
              <w:rPr>
                <w:rFonts w:ascii="Times New Roman" w:hAnsi="Times New Roman" w:cs="Times New Roman"/>
                <w:lang w:val="en-US"/>
              </w:rPr>
            </w:pPr>
            <w:r w:rsidRPr="00A30AF8">
              <w:rPr>
                <w:rFonts w:ascii="Times New Roman" w:hAnsi="Times New Roman" w:cs="Times New Roman"/>
                <w:b/>
                <w:bCs/>
              </w:rPr>
              <w:t>Поточний план:</w:t>
            </w:r>
            <w:r w:rsidRPr="00A30AF8">
              <w:rPr>
                <w:rFonts w:ascii="Times New Roman" w:hAnsi="Times New Roman" w:cs="Times New Roman"/>
              </w:rPr>
              <w:t xml:space="preserve"> - Назва плану (наприклад, "Standard </w:t>
            </w:r>
            <w:proofErr w:type="spellStart"/>
            <w:r w:rsidRPr="00A30AF8">
              <w:rPr>
                <w:rFonts w:ascii="Times New Roman" w:hAnsi="Times New Roman" w:cs="Times New Roman"/>
              </w:rPr>
              <w:t>Plan</w:t>
            </w:r>
            <w:proofErr w:type="spellEnd"/>
            <w:r w:rsidRPr="00A30AF8">
              <w:rPr>
                <w:rFonts w:ascii="Times New Roman" w:hAnsi="Times New Roman" w:cs="Times New Roman"/>
              </w:rPr>
              <w:t xml:space="preserve">") - Статус: Активна / </w:t>
            </w:r>
            <w:proofErr w:type="spellStart"/>
            <w:r w:rsidRPr="00A30AF8">
              <w:rPr>
                <w:rFonts w:ascii="Times New Roman" w:hAnsi="Times New Roman" w:cs="Times New Roman"/>
              </w:rPr>
              <w:t>Trial</w:t>
            </w:r>
            <w:proofErr w:type="spellEnd"/>
            <w:r w:rsidRPr="00A30AF8">
              <w:rPr>
                <w:rFonts w:ascii="Times New Roman" w:hAnsi="Times New Roman" w:cs="Times New Roman"/>
              </w:rPr>
              <w:t xml:space="preserve"> / Скасована - Ціна: 249 грн/місяць - Дата початку підписки - Дата наступного платежу: 15 листопада 2025 - Сума наступного платежу: 249 грн</w:t>
            </w:r>
          </w:p>
          <w:p w14:paraId="67A8571C" w14:textId="023C0432" w:rsidR="00A30AF8" w:rsidRDefault="0000231F" w:rsidP="00A30AF8">
            <w:pPr>
              <w:pStyle w:val="a9"/>
              <w:numPr>
                <w:ilvl w:val="0"/>
                <w:numId w:val="240"/>
              </w:numPr>
              <w:spacing w:line="240" w:lineRule="auto"/>
              <w:jc w:val="both"/>
              <w:rPr>
                <w:rFonts w:ascii="Times New Roman" w:hAnsi="Times New Roman" w:cs="Times New Roman"/>
                <w:lang w:val="en-US"/>
              </w:rPr>
            </w:pPr>
            <w:r w:rsidRPr="00A30AF8">
              <w:rPr>
                <w:rFonts w:ascii="Times New Roman" w:hAnsi="Times New Roman" w:cs="Times New Roman"/>
                <w:b/>
                <w:bCs/>
              </w:rPr>
              <w:t>Переваги плану:</w:t>
            </w:r>
            <w:r w:rsidRPr="00A30AF8">
              <w:rPr>
                <w:rFonts w:ascii="Times New Roman" w:hAnsi="Times New Roman" w:cs="Times New Roman"/>
              </w:rPr>
              <w:t xml:space="preserve"> - </w:t>
            </w:r>
            <w:proofErr w:type="spellStart"/>
            <w:r w:rsidRPr="00A30AF8">
              <w:rPr>
                <w:rFonts w:ascii="Times New Roman" w:hAnsi="Times New Roman" w:cs="Times New Roman"/>
              </w:rPr>
              <w:t>Full</w:t>
            </w:r>
            <w:proofErr w:type="spellEnd"/>
            <w:r w:rsidRPr="00A30AF8">
              <w:rPr>
                <w:rFonts w:ascii="Times New Roman" w:hAnsi="Times New Roman" w:cs="Times New Roman"/>
              </w:rPr>
              <w:t xml:space="preserve"> HD якість (1080p) - 2 одночасних перегляди - Завантаження для </w:t>
            </w:r>
            <w:proofErr w:type="spellStart"/>
            <w:r w:rsidRPr="00A30AF8">
              <w:rPr>
                <w:rFonts w:ascii="Times New Roman" w:hAnsi="Times New Roman" w:cs="Times New Roman"/>
              </w:rPr>
              <w:t>офлайн</w:t>
            </w:r>
            <w:proofErr w:type="spellEnd"/>
            <w:r w:rsidRPr="00A30AF8">
              <w:rPr>
                <w:rFonts w:ascii="Times New Roman" w:hAnsi="Times New Roman" w:cs="Times New Roman"/>
              </w:rPr>
              <w:t xml:space="preserve"> (до 10 фільмів) - Без реклами</w:t>
            </w:r>
          </w:p>
          <w:p w14:paraId="45B28F8F" w14:textId="53799CCC" w:rsidR="00A30AF8" w:rsidRPr="00A30AF8" w:rsidRDefault="0000231F" w:rsidP="00A30AF8">
            <w:pPr>
              <w:pStyle w:val="a9"/>
              <w:numPr>
                <w:ilvl w:val="0"/>
                <w:numId w:val="240"/>
              </w:numPr>
              <w:spacing w:line="240" w:lineRule="auto"/>
              <w:jc w:val="both"/>
              <w:rPr>
                <w:lang w:val="en-US"/>
              </w:rPr>
            </w:pPr>
            <w:r w:rsidRPr="00A30AF8">
              <w:rPr>
                <w:rFonts w:ascii="Times New Roman" w:hAnsi="Times New Roman" w:cs="Times New Roman"/>
                <w:b/>
                <w:bCs/>
              </w:rPr>
              <w:t>Налаштування:</w:t>
            </w:r>
            <w:r w:rsidRPr="00A30AF8">
              <w:rPr>
                <w:rFonts w:ascii="Times New Roman" w:hAnsi="Times New Roman" w:cs="Times New Roman"/>
              </w:rPr>
              <w:t xml:space="preserve"> - Автоматичне продовження: </w:t>
            </w:r>
            <w:proofErr w:type="spellStart"/>
            <w:r w:rsidRPr="00A30AF8">
              <w:rPr>
                <w:rFonts w:ascii="Times New Roman" w:hAnsi="Times New Roman" w:cs="Times New Roman"/>
              </w:rPr>
              <w:t>Увімкнено</w:t>
            </w:r>
            <w:proofErr w:type="spellEnd"/>
            <w:r w:rsidRPr="00A30AF8">
              <w:rPr>
                <w:rFonts w:ascii="Times New Roman" w:hAnsi="Times New Roman" w:cs="Times New Roman"/>
              </w:rPr>
              <w:t xml:space="preserve"> / Вимкнено - Метод оплати: </w:t>
            </w:r>
            <w:proofErr w:type="spellStart"/>
            <w:r w:rsidRPr="00A30AF8">
              <w:rPr>
                <w:rFonts w:ascii="Times New Roman" w:hAnsi="Times New Roman" w:cs="Times New Roman"/>
              </w:rPr>
              <w:t>Visa</w:t>
            </w:r>
            <w:proofErr w:type="spellEnd"/>
            <w:r w:rsidRPr="00A30AF8">
              <w:rPr>
                <w:rFonts w:ascii="Times New Roman" w:hAnsi="Times New Roman" w:cs="Times New Roman"/>
              </w:rPr>
              <w:t xml:space="preserve"> ****1234 (закінчується 12/26) - </w:t>
            </w:r>
            <w:proofErr w:type="spellStart"/>
            <w:r w:rsidRPr="00A30AF8">
              <w:rPr>
                <w:rFonts w:ascii="Times New Roman" w:hAnsi="Times New Roman" w:cs="Times New Roman"/>
              </w:rPr>
              <w:t>Email</w:t>
            </w:r>
            <w:proofErr w:type="spellEnd"/>
            <w:r w:rsidRPr="00A30AF8">
              <w:rPr>
                <w:rFonts w:ascii="Times New Roman" w:hAnsi="Times New Roman" w:cs="Times New Roman"/>
              </w:rPr>
              <w:t xml:space="preserve"> для рахунків: </w:t>
            </w:r>
            <w:hyperlink r:id="rId10" w:history="1">
              <w:r w:rsidRPr="00A30AF8">
                <w:rPr>
                  <w:rStyle w:val="ae"/>
                  <w:rFonts w:ascii="Times New Roman" w:hAnsi="Times New Roman" w:cs="Times New Roman"/>
                </w:rPr>
                <w:t>user@example.com</w:t>
              </w:r>
            </w:hyperlink>
          </w:p>
          <w:p w14:paraId="797AC803" w14:textId="77777777" w:rsidR="00A30AF8" w:rsidRDefault="0000231F" w:rsidP="00A30AF8">
            <w:pPr>
              <w:pStyle w:val="a9"/>
              <w:numPr>
                <w:ilvl w:val="0"/>
                <w:numId w:val="239"/>
              </w:numPr>
              <w:spacing w:line="240" w:lineRule="auto"/>
              <w:ind w:left="380"/>
              <w:jc w:val="both"/>
              <w:rPr>
                <w:rFonts w:ascii="Times New Roman" w:hAnsi="Times New Roman" w:cs="Times New Roman"/>
                <w:lang w:val="en-US"/>
              </w:rPr>
            </w:pPr>
            <w:r w:rsidRPr="00A30AF8">
              <w:rPr>
                <w:rFonts w:ascii="Times New Roman" w:hAnsi="Times New Roman" w:cs="Times New Roman"/>
              </w:rPr>
              <w:t>Система відображає розділ "Історія платежів" згідно US 11 (критерій 2) з таблицею:</w:t>
            </w:r>
          </w:p>
          <w:p w14:paraId="0E1F1D78" w14:textId="09E652EE" w:rsidR="00A30AF8" w:rsidRDefault="0000231F" w:rsidP="00A30AF8">
            <w:pPr>
              <w:pStyle w:val="a9"/>
              <w:numPr>
                <w:ilvl w:val="0"/>
                <w:numId w:val="241"/>
              </w:numPr>
              <w:spacing w:line="240" w:lineRule="auto"/>
              <w:jc w:val="both"/>
              <w:rPr>
                <w:rFonts w:ascii="Times New Roman" w:hAnsi="Times New Roman" w:cs="Times New Roman"/>
                <w:lang w:val="en-US"/>
              </w:rPr>
            </w:pPr>
            <w:r w:rsidRPr="00A30AF8">
              <w:rPr>
                <w:rFonts w:ascii="Times New Roman" w:hAnsi="Times New Roman" w:cs="Times New Roman"/>
              </w:rPr>
              <w:t>Дата платежу</w:t>
            </w:r>
          </w:p>
          <w:p w14:paraId="25507D9A" w14:textId="6408319A" w:rsidR="00A30AF8" w:rsidRDefault="0000231F" w:rsidP="00A30AF8">
            <w:pPr>
              <w:pStyle w:val="a9"/>
              <w:numPr>
                <w:ilvl w:val="0"/>
                <w:numId w:val="241"/>
              </w:numPr>
              <w:spacing w:line="240" w:lineRule="auto"/>
              <w:jc w:val="both"/>
              <w:rPr>
                <w:rFonts w:ascii="Times New Roman" w:hAnsi="Times New Roman" w:cs="Times New Roman"/>
                <w:lang w:val="en-US"/>
              </w:rPr>
            </w:pPr>
            <w:r w:rsidRPr="00A30AF8">
              <w:rPr>
                <w:rFonts w:ascii="Times New Roman" w:hAnsi="Times New Roman" w:cs="Times New Roman"/>
              </w:rPr>
              <w:t xml:space="preserve">Опис (Standard </w:t>
            </w:r>
            <w:proofErr w:type="spellStart"/>
            <w:r w:rsidRPr="00A30AF8">
              <w:rPr>
                <w:rFonts w:ascii="Times New Roman" w:hAnsi="Times New Roman" w:cs="Times New Roman"/>
              </w:rPr>
              <w:t>Plan</w:t>
            </w:r>
            <w:proofErr w:type="spellEnd"/>
            <w:r w:rsidRPr="00A30AF8">
              <w:rPr>
                <w:rFonts w:ascii="Times New Roman" w:hAnsi="Times New Roman" w:cs="Times New Roman"/>
              </w:rPr>
              <w:t xml:space="preserve"> - Місячна підписка)</w:t>
            </w:r>
          </w:p>
          <w:p w14:paraId="6A641B99" w14:textId="2963C32E" w:rsidR="00A30AF8" w:rsidRDefault="0000231F" w:rsidP="00A30AF8">
            <w:pPr>
              <w:pStyle w:val="a9"/>
              <w:numPr>
                <w:ilvl w:val="0"/>
                <w:numId w:val="241"/>
              </w:numPr>
              <w:spacing w:line="240" w:lineRule="auto"/>
              <w:jc w:val="both"/>
              <w:rPr>
                <w:rFonts w:ascii="Times New Roman" w:hAnsi="Times New Roman" w:cs="Times New Roman"/>
                <w:lang w:val="en-US"/>
              </w:rPr>
            </w:pPr>
            <w:r w:rsidRPr="00A30AF8">
              <w:rPr>
                <w:rFonts w:ascii="Times New Roman" w:hAnsi="Times New Roman" w:cs="Times New Roman"/>
              </w:rPr>
              <w:t>Сума</w:t>
            </w:r>
          </w:p>
          <w:p w14:paraId="497B843C" w14:textId="73437434" w:rsidR="00A30AF8" w:rsidRDefault="0000231F" w:rsidP="00A30AF8">
            <w:pPr>
              <w:pStyle w:val="a9"/>
              <w:numPr>
                <w:ilvl w:val="0"/>
                <w:numId w:val="241"/>
              </w:numPr>
              <w:spacing w:line="240" w:lineRule="auto"/>
              <w:jc w:val="both"/>
              <w:rPr>
                <w:rFonts w:ascii="Times New Roman" w:hAnsi="Times New Roman" w:cs="Times New Roman"/>
                <w:lang w:val="en-US"/>
              </w:rPr>
            </w:pPr>
            <w:r w:rsidRPr="00A30AF8">
              <w:rPr>
                <w:rFonts w:ascii="Times New Roman" w:hAnsi="Times New Roman" w:cs="Times New Roman"/>
              </w:rPr>
              <w:t>Метод оплати</w:t>
            </w:r>
          </w:p>
          <w:p w14:paraId="37374CA1" w14:textId="7DCDED71" w:rsidR="00A30AF8" w:rsidRDefault="0000231F" w:rsidP="00A30AF8">
            <w:pPr>
              <w:pStyle w:val="a9"/>
              <w:numPr>
                <w:ilvl w:val="0"/>
                <w:numId w:val="241"/>
              </w:numPr>
              <w:spacing w:line="240" w:lineRule="auto"/>
              <w:jc w:val="both"/>
              <w:rPr>
                <w:rFonts w:ascii="Times New Roman" w:hAnsi="Times New Roman" w:cs="Times New Roman"/>
                <w:lang w:val="en-US"/>
              </w:rPr>
            </w:pPr>
            <w:r w:rsidRPr="00A30AF8">
              <w:rPr>
                <w:rFonts w:ascii="Times New Roman" w:hAnsi="Times New Roman" w:cs="Times New Roman"/>
              </w:rPr>
              <w:t>Статус (</w:t>
            </w:r>
            <w:proofErr w:type="spellStart"/>
            <w:r w:rsidRPr="00A30AF8">
              <w:rPr>
                <w:rFonts w:ascii="Times New Roman" w:hAnsi="Times New Roman" w:cs="Times New Roman"/>
              </w:rPr>
              <w:t>Оплачено</w:t>
            </w:r>
            <w:proofErr w:type="spellEnd"/>
            <w:r w:rsidRPr="00A30AF8">
              <w:rPr>
                <w:rFonts w:ascii="Times New Roman" w:hAnsi="Times New Roman" w:cs="Times New Roman"/>
              </w:rPr>
              <w:t xml:space="preserve"> / Не вдалося / </w:t>
            </w:r>
            <w:proofErr w:type="spellStart"/>
            <w:r w:rsidRPr="00A30AF8">
              <w:rPr>
                <w:rFonts w:ascii="Times New Roman" w:hAnsi="Times New Roman" w:cs="Times New Roman"/>
              </w:rPr>
              <w:t>Повернено</w:t>
            </w:r>
            <w:proofErr w:type="spellEnd"/>
            <w:r w:rsidRPr="00A30AF8">
              <w:rPr>
                <w:rFonts w:ascii="Times New Roman" w:hAnsi="Times New Roman" w:cs="Times New Roman"/>
              </w:rPr>
              <w:t>)</w:t>
            </w:r>
          </w:p>
          <w:p w14:paraId="06668770" w14:textId="601B004F" w:rsidR="00A30AF8" w:rsidRPr="00A30AF8" w:rsidRDefault="0000231F" w:rsidP="00A30AF8">
            <w:pPr>
              <w:pStyle w:val="a9"/>
              <w:numPr>
                <w:ilvl w:val="0"/>
                <w:numId w:val="241"/>
              </w:numPr>
              <w:spacing w:line="240" w:lineRule="auto"/>
              <w:jc w:val="both"/>
              <w:rPr>
                <w:rFonts w:ascii="Times New Roman" w:hAnsi="Times New Roman" w:cs="Times New Roman"/>
                <w:lang w:val="en-US"/>
              </w:rPr>
            </w:pPr>
            <w:r w:rsidRPr="00A30AF8">
              <w:rPr>
                <w:rFonts w:ascii="Times New Roman" w:hAnsi="Times New Roman" w:cs="Times New Roman"/>
              </w:rPr>
              <w:t>Посилання "Завантажити інвойс" (PDF) для кожної транзакції</w:t>
            </w:r>
          </w:p>
          <w:p w14:paraId="5CF08899" w14:textId="77777777" w:rsidR="00A30AF8" w:rsidRDefault="0000231F" w:rsidP="00A30AF8">
            <w:pPr>
              <w:pStyle w:val="a9"/>
              <w:numPr>
                <w:ilvl w:val="0"/>
                <w:numId w:val="239"/>
              </w:numPr>
              <w:spacing w:line="240" w:lineRule="auto"/>
              <w:ind w:left="380"/>
              <w:jc w:val="both"/>
              <w:rPr>
                <w:rFonts w:ascii="Times New Roman" w:hAnsi="Times New Roman" w:cs="Times New Roman"/>
                <w:lang w:val="en-US"/>
              </w:rPr>
            </w:pPr>
            <w:r w:rsidRPr="00A30AF8">
              <w:rPr>
                <w:rFonts w:ascii="Times New Roman" w:hAnsi="Times New Roman" w:cs="Times New Roman"/>
              </w:rPr>
              <w:t>Система показує доступні дії:</w:t>
            </w:r>
          </w:p>
          <w:p w14:paraId="18356E89" w14:textId="4690FDAE" w:rsidR="00A30AF8" w:rsidRDefault="0000231F" w:rsidP="00A30AF8">
            <w:pPr>
              <w:pStyle w:val="a9"/>
              <w:numPr>
                <w:ilvl w:val="0"/>
                <w:numId w:val="242"/>
              </w:numPr>
              <w:spacing w:line="240" w:lineRule="auto"/>
              <w:jc w:val="both"/>
              <w:rPr>
                <w:rFonts w:ascii="Times New Roman" w:hAnsi="Times New Roman" w:cs="Times New Roman"/>
                <w:lang w:val="en-US"/>
              </w:rPr>
            </w:pPr>
            <w:r w:rsidRPr="00A30AF8">
              <w:rPr>
                <w:rFonts w:ascii="Times New Roman" w:hAnsi="Times New Roman" w:cs="Times New Roman"/>
              </w:rPr>
              <w:t>Кнопка "Змінити план" (</w:t>
            </w:r>
            <w:proofErr w:type="spellStart"/>
            <w:r w:rsidRPr="00A30AF8">
              <w:rPr>
                <w:rFonts w:ascii="Times New Roman" w:hAnsi="Times New Roman" w:cs="Times New Roman"/>
              </w:rPr>
              <w:t>upgrade</w:t>
            </w:r>
            <w:proofErr w:type="spellEnd"/>
            <w:r w:rsidRPr="00A30AF8">
              <w:rPr>
                <w:rFonts w:ascii="Times New Roman" w:hAnsi="Times New Roman" w:cs="Times New Roman"/>
              </w:rPr>
              <w:t>/</w:t>
            </w:r>
            <w:proofErr w:type="spellStart"/>
            <w:r w:rsidRPr="00A30AF8">
              <w:rPr>
                <w:rFonts w:ascii="Times New Roman" w:hAnsi="Times New Roman" w:cs="Times New Roman"/>
              </w:rPr>
              <w:t>downgrade</w:t>
            </w:r>
            <w:proofErr w:type="spellEnd"/>
            <w:r w:rsidRPr="00A30AF8">
              <w:rPr>
                <w:rFonts w:ascii="Times New Roman" w:hAnsi="Times New Roman" w:cs="Times New Roman"/>
              </w:rPr>
              <w:t>)</w:t>
            </w:r>
          </w:p>
          <w:p w14:paraId="49AB2E9B" w14:textId="4360DB25" w:rsidR="00A30AF8" w:rsidRDefault="0000231F" w:rsidP="00A30AF8">
            <w:pPr>
              <w:pStyle w:val="a9"/>
              <w:numPr>
                <w:ilvl w:val="0"/>
                <w:numId w:val="242"/>
              </w:numPr>
              <w:spacing w:line="240" w:lineRule="auto"/>
              <w:jc w:val="both"/>
              <w:rPr>
                <w:rFonts w:ascii="Times New Roman" w:hAnsi="Times New Roman" w:cs="Times New Roman"/>
                <w:lang w:val="en-US"/>
              </w:rPr>
            </w:pPr>
            <w:r w:rsidRPr="00A30AF8">
              <w:rPr>
                <w:rFonts w:ascii="Times New Roman" w:hAnsi="Times New Roman" w:cs="Times New Roman"/>
              </w:rPr>
              <w:t>Кнопка "Оновити платіжну інформацію"</w:t>
            </w:r>
          </w:p>
          <w:p w14:paraId="211AC4CC" w14:textId="75C3F999" w:rsidR="00A30AF8" w:rsidRDefault="0000231F" w:rsidP="00A30AF8">
            <w:pPr>
              <w:pStyle w:val="a9"/>
              <w:numPr>
                <w:ilvl w:val="0"/>
                <w:numId w:val="242"/>
              </w:numPr>
              <w:spacing w:line="240" w:lineRule="auto"/>
              <w:jc w:val="both"/>
              <w:rPr>
                <w:rFonts w:ascii="Times New Roman" w:hAnsi="Times New Roman" w:cs="Times New Roman"/>
                <w:lang w:val="en-US"/>
              </w:rPr>
            </w:pPr>
            <w:proofErr w:type="spellStart"/>
            <w:r w:rsidRPr="00A30AF8">
              <w:rPr>
                <w:rFonts w:ascii="Times New Roman" w:hAnsi="Times New Roman" w:cs="Times New Roman"/>
              </w:rPr>
              <w:t>Toggle</w:t>
            </w:r>
            <w:proofErr w:type="spellEnd"/>
            <w:r w:rsidRPr="00A30AF8">
              <w:rPr>
                <w:rFonts w:ascii="Times New Roman" w:hAnsi="Times New Roman" w:cs="Times New Roman"/>
              </w:rPr>
              <w:t xml:space="preserve"> "Автоматичне продовження"</w:t>
            </w:r>
          </w:p>
          <w:p w14:paraId="48D64DED" w14:textId="7A4B56A5" w:rsidR="00A30AF8" w:rsidRPr="00A30AF8" w:rsidRDefault="0000231F" w:rsidP="00A30AF8">
            <w:pPr>
              <w:pStyle w:val="a9"/>
              <w:numPr>
                <w:ilvl w:val="0"/>
                <w:numId w:val="242"/>
              </w:numPr>
              <w:spacing w:line="240" w:lineRule="auto"/>
              <w:jc w:val="both"/>
              <w:rPr>
                <w:rFonts w:ascii="Times New Roman" w:hAnsi="Times New Roman" w:cs="Times New Roman"/>
                <w:lang w:val="en-US"/>
              </w:rPr>
            </w:pPr>
            <w:r w:rsidRPr="00A30AF8">
              <w:rPr>
                <w:rFonts w:ascii="Times New Roman" w:hAnsi="Times New Roman" w:cs="Times New Roman"/>
              </w:rPr>
              <w:t>Посилання "Скасувати підписку" (внизу сторінки)</w:t>
            </w:r>
          </w:p>
          <w:p w14:paraId="612D5412" w14:textId="2743FFBC" w:rsidR="00A30AF8" w:rsidRPr="00A30AF8" w:rsidRDefault="0000231F" w:rsidP="00A30AF8">
            <w:pPr>
              <w:pStyle w:val="a9"/>
              <w:numPr>
                <w:ilvl w:val="0"/>
                <w:numId w:val="239"/>
              </w:numPr>
              <w:spacing w:line="240" w:lineRule="auto"/>
              <w:ind w:left="380"/>
              <w:jc w:val="both"/>
              <w:rPr>
                <w:rFonts w:ascii="Times New Roman" w:hAnsi="Times New Roman" w:cs="Times New Roman"/>
                <w:lang w:val="en-US"/>
              </w:rPr>
            </w:pPr>
            <w:r w:rsidRPr="00A30AF8">
              <w:rPr>
                <w:rFonts w:ascii="Times New Roman" w:hAnsi="Times New Roman" w:cs="Times New Roman"/>
              </w:rPr>
              <w:t>Користувач переглядає інформацію про свою підписку та історію платежів</w:t>
            </w:r>
          </w:p>
          <w:p w14:paraId="20661737" w14:textId="632E0765" w:rsidR="0000231F" w:rsidRPr="00A30AF8" w:rsidRDefault="0000231F" w:rsidP="00A30AF8">
            <w:pPr>
              <w:pStyle w:val="a9"/>
              <w:numPr>
                <w:ilvl w:val="0"/>
                <w:numId w:val="239"/>
              </w:numPr>
              <w:spacing w:line="240" w:lineRule="auto"/>
              <w:ind w:left="380"/>
              <w:jc w:val="both"/>
              <w:rPr>
                <w:rFonts w:ascii="Times New Roman" w:hAnsi="Times New Roman" w:cs="Times New Roman"/>
              </w:rPr>
            </w:pPr>
            <w:r w:rsidRPr="00A30AF8">
              <w:rPr>
                <w:rFonts w:ascii="Times New Roman" w:hAnsi="Times New Roman" w:cs="Times New Roman"/>
              </w:rPr>
              <w:t xml:space="preserve">Система </w:t>
            </w:r>
            <w:proofErr w:type="spellStart"/>
            <w:r w:rsidRPr="00A30AF8">
              <w:rPr>
                <w:rFonts w:ascii="Times New Roman" w:hAnsi="Times New Roman" w:cs="Times New Roman"/>
              </w:rPr>
              <w:t>логує</w:t>
            </w:r>
            <w:proofErr w:type="spellEnd"/>
            <w:r w:rsidRPr="00A30AF8">
              <w:rPr>
                <w:rFonts w:ascii="Times New Roman" w:hAnsi="Times New Roman" w:cs="Times New Roman"/>
              </w:rPr>
              <w:t xml:space="preserve"> перегляд сторінки управління підпискою для аналітики</w:t>
            </w:r>
          </w:p>
        </w:tc>
      </w:tr>
      <w:tr w:rsidR="0000231F" w:rsidRPr="000311AE" w14:paraId="4F0EBCA2" w14:textId="77777777" w:rsidTr="00FD4693">
        <w:tc>
          <w:tcPr>
            <w:tcW w:w="0" w:type="auto"/>
            <w:hideMark/>
          </w:tcPr>
          <w:p w14:paraId="063B4F53"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t>Альтернативні сценарії</w:t>
            </w:r>
          </w:p>
        </w:tc>
        <w:tc>
          <w:tcPr>
            <w:tcW w:w="0" w:type="auto"/>
            <w:hideMark/>
          </w:tcPr>
          <w:p w14:paraId="5B5E5F59" w14:textId="4E7CBA70" w:rsidR="00A30AF8" w:rsidRDefault="0000231F" w:rsidP="00A30AF8">
            <w:pPr>
              <w:spacing w:after="0" w:line="240" w:lineRule="auto"/>
              <w:jc w:val="both"/>
              <w:rPr>
                <w:rFonts w:ascii="Times New Roman" w:hAnsi="Times New Roman" w:cs="Times New Roman"/>
                <w:lang w:val="en-US"/>
              </w:rPr>
            </w:pPr>
            <w:r w:rsidRPr="000311AE">
              <w:rPr>
                <w:rFonts w:ascii="Times New Roman" w:hAnsi="Times New Roman" w:cs="Times New Roman"/>
                <w:b/>
                <w:bCs/>
              </w:rPr>
              <w:t>А1: Зміна тарифного плану (</w:t>
            </w:r>
            <w:proofErr w:type="spellStart"/>
            <w:r w:rsidRPr="000311AE">
              <w:rPr>
                <w:rFonts w:ascii="Times New Roman" w:hAnsi="Times New Roman" w:cs="Times New Roman"/>
                <w:b/>
                <w:bCs/>
              </w:rPr>
              <w:t>Upgrade</w:t>
            </w:r>
            <w:proofErr w:type="spellEnd"/>
            <w:r w:rsidRPr="000311AE">
              <w:rPr>
                <w:rFonts w:ascii="Times New Roman" w:hAnsi="Times New Roman" w:cs="Times New Roman"/>
                <w:b/>
                <w:bCs/>
              </w:rPr>
              <w:t>)</w:t>
            </w:r>
          </w:p>
          <w:p w14:paraId="47C57F21" w14:textId="526D443B" w:rsidR="00A30AF8" w:rsidRPr="00A30AF8" w:rsidRDefault="0000231F" w:rsidP="00A30AF8">
            <w:pPr>
              <w:pStyle w:val="a9"/>
              <w:numPr>
                <w:ilvl w:val="0"/>
                <w:numId w:val="243"/>
              </w:numPr>
              <w:spacing w:line="240" w:lineRule="auto"/>
              <w:jc w:val="both"/>
              <w:rPr>
                <w:rFonts w:ascii="Times New Roman" w:hAnsi="Times New Roman" w:cs="Times New Roman"/>
                <w:lang w:val="en-US"/>
              </w:rPr>
            </w:pPr>
            <w:r w:rsidRPr="00A30AF8">
              <w:rPr>
                <w:rFonts w:ascii="Times New Roman" w:hAnsi="Times New Roman" w:cs="Times New Roman"/>
              </w:rPr>
              <w:t>На кроці 5: Користувач має Standard план та хоче перейти на Premium</w:t>
            </w:r>
          </w:p>
          <w:p w14:paraId="704D1699" w14:textId="43A9E292" w:rsidR="00A30AF8" w:rsidRPr="00A30AF8" w:rsidRDefault="0000231F" w:rsidP="00A30AF8">
            <w:pPr>
              <w:pStyle w:val="a9"/>
              <w:numPr>
                <w:ilvl w:val="0"/>
                <w:numId w:val="243"/>
              </w:numPr>
              <w:spacing w:line="240" w:lineRule="auto"/>
              <w:jc w:val="both"/>
              <w:rPr>
                <w:rFonts w:ascii="Times New Roman" w:hAnsi="Times New Roman" w:cs="Times New Roman"/>
                <w:lang w:val="en-US"/>
              </w:rPr>
            </w:pPr>
            <w:r w:rsidRPr="00A30AF8">
              <w:rPr>
                <w:rFonts w:ascii="Times New Roman" w:hAnsi="Times New Roman" w:cs="Times New Roman"/>
              </w:rPr>
              <w:t>Користувач натискає "Змінити план"</w:t>
            </w:r>
          </w:p>
          <w:p w14:paraId="7326053C" w14:textId="20FAF49B" w:rsidR="00A30AF8" w:rsidRPr="00A30AF8" w:rsidRDefault="0000231F" w:rsidP="00A30AF8">
            <w:pPr>
              <w:pStyle w:val="a9"/>
              <w:numPr>
                <w:ilvl w:val="0"/>
                <w:numId w:val="243"/>
              </w:numPr>
              <w:spacing w:line="240" w:lineRule="auto"/>
              <w:jc w:val="both"/>
              <w:rPr>
                <w:rFonts w:ascii="Times New Roman" w:hAnsi="Times New Roman" w:cs="Times New Roman"/>
                <w:lang w:val="en-US"/>
              </w:rPr>
            </w:pPr>
            <w:r w:rsidRPr="00A30AF8">
              <w:rPr>
                <w:rFonts w:ascii="Times New Roman" w:hAnsi="Times New Roman" w:cs="Times New Roman"/>
              </w:rPr>
              <w:t xml:space="preserve">Система відображає доступні плани з порівнянням згідно US 11 (критерій 3): - Поточний план: Standard (249 грн/місяць) - виділений - Доступні плани: </w:t>
            </w:r>
            <w:proofErr w:type="spellStart"/>
            <w:r w:rsidRPr="00A30AF8">
              <w:rPr>
                <w:rFonts w:ascii="Times New Roman" w:hAnsi="Times New Roman" w:cs="Times New Roman"/>
              </w:rPr>
              <w:t>Basic</w:t>
            </w:r>
            <w:proofErr w:type="spellEnd"/>
            <w:r w:rsidRPr="00A30AF8">
              <w:rPr>
                <w:rFonts w:ascii="Times New Roman" w:hAnsi="Times New Roman" w:cs="Times New Roman"/>
              </w:rPr>
              <w:t xml:space="preserve"> (149 грн/місяць) - кнопка "</w:t>
            </w:r>
            <w:proofErr w:type="spellStart"/>
            <w:r w:rsidRPr="00A30AF8">
              <w:rPr>
                <w:rFonts w:ascii="Times New Roman" w:hAnsi="Times New Roman" w:cs="Times New Roman"/>
              </w:rPr>
              <w:t>Downgrade</w:t>
            </w:r>
            <w:proofErr w:type="spellEnd"/>
            <w:r w:rsidRPr="00A30AF8">
              <w:rPr>
                <w:rFonts w:ascii="Times New Roman" w:hAnsi="Times New Roman" w:cs="Times New Roman"/>
              </w:rPr>
              <w:t>", Premium (349 грн/місяць) - кнопка "</w:t>
            </w:r>
            <w:proofErr w:type="spellStart"/>
            <w:r w:rsidRPr="00A30AF8">
              <w:rPr>
                <w:rFonts w:ascii="Times New Roman" w:hAnsi="Times New Roman" w:cs="Times New Roman"/>
              </w:rPr>
              <w:t>Upgrade</w:t>
            </w:r>
            <w:proofErr w:type="spellEnd"/>
            <w:r w:rsidRPr="00A30AF8">
              <w:rPr>
                <w:rFonts w:ascii="Times New Roman" w:hAnsi="Times New Roman" w:cs="Times New Roman"/>
              </w:rPr>
              <w:t>"</w:t>
            </w:r>
          </w:p>
          <w:p w14:paraId="146FCC28" w14:textId="0A2D6DE0" w:rsidR="00A30AF8" w:rsidRPr="00A30AF8" w:rsidRDefault="0000231F" w:rsidP="00A30AF8">
            <w:pPr>
              <w:pStyle w:val="a9"/>
              <w:numPr>
                <w:ilvl w:val="0"/>
                <w:numId w:val="243"/>
              </w:numPr>
              <w:spacing w:line="240" w:lineRule="auto"/>
              <w:jc w:val="both"/>
              <w:rPr>
                <w:rFonts w:ascii="Times New Roman" w:hAnsi="Times New Roman" w:cs="Times New Roman"/>
                <w:lang w:val="en-US"/>
              </w:rPr>
            </w:pPr>
            <w:r w:rsidRPr="00A30AF8">
              <w:rPr>
                <w:rFonts w:ascii="Times New Roman" w:hAnsi="Times New Roman" w:cs="Times New Roman"/>
              </w:rPr>
              <w:t>Користувач обирає Premium план та натискає "</w:t>
            </w:r>
            <w:proofErr w:type="spellStart"/>
            <w:r w:rsidRPr="00A30AF8">
              <w:rPr>
                <w:rFonts w:ascii="Times New Roman" w:hAnsi="Times New Roman" w:cs="Times New Roman"/>
              </w:rPr>
              <w:t>Upgrade</w:t>
            </w:r>
            <w:proofErr w:type="spellEnd"/>
            <w:r w:rsidRPr="00A30AF8">
              <w:rPr>
                <w:rFonts w:ascii="Times New Roman" w:hAnsi="Times New Roman" w:cs="Times New Roman"/>
              </w:rPr>
              <w:t>"</w:t>
            </w:r>
          </w:p>
          <w:p w14:paraId="77FF2374" w14:textId="09DBD03E" w:rsidR="00A30AF8" w:rsidRPr="00A30AF8" w:rsidRDefault="0000231F" w:rsidP="00A30AF8">
            <w:pPr>
              <w:pStyle w:val="a9"/>
              <w:numPr>
                <w:ilvl w:val="0"/>
                <w:numId w:val="243"/>
              </w:numPr>
              <w:spacing w:line="240" w:lineRule="auto"/>
              <w:jc w:val="both"/>
              <w:rPr>
                <w:rFonts w:ascii="Times New Roman" w:hAnsi="Times New Roman" w:cs="Times New Roman"/>
                <w:lang w:val="en-US"/>
              </w:rPr>
            </w:pPr>
            <w:r w:rsidRPr="00A30AF8">
              <w:rPr>
                <w:rFonts w:ascii="Times New Roman" w:hAnsi="Times New Roman" w:cs="Times New Roman"/>
              </w:rPr>
              <w:t xml:space="preserve">Система розраховує </w:t>
            </w:r>
            <w:proofErr w:type="spellStart"/>
            <w:r w:rsidRPr="00A30AF8">
              <w:rPr>
                <w:rFonts w:ascii="Times New Roman" w:hAnsi="Times New Roman" w:cs="Times New Roman"/>
              </w:rPr>
              <w:t>pro-rated</w:t>
            </w:r>
            <w:proofErr w:type="spellEnd"/>
            <w:r w:rsidRPr="00A30AF8">
              <w:rPr>
                <w:rFonts w:ascii="Times New Roman" w:hAnsi="Times New Roman" w:cs="Times New Roman"/>
              </w:rPr>
              <w:t xml:space="preserve"> вартість: - Залишилось 20 днів поточного місяця - Кредит за невикористані дні Standard: (249/30) × 20 = 166 грн - Вартість Premium за 20 днів: (349/30) × 20 = 233 грн - </w:t>
            </w:r>
            <w:r w:rsidRPr="00A30AF8">
              <w:rPr>
                <w:rFonts w:ascii="Times New Roman" w:hAnsi="Times New Roman" w:cs="Times New Roman"/>
              </w:rPr>
              <w:lastRenderedPageBreak/>
              <w:t>До оплати зараз: 233 - 166 = 67 грн</w:t>
            </w:r>
          </w:p>
          <w:p w14:paraId="783EC6EA" w14:textId="62A35624" w:rsidR="00A30AF8" w:rsidRPr="00A30AF8" w:rsidRDefault="0000231F" w:rsidP="00A30AF8">
            <w:pPr>
              <w:pStyle w:val="a9"/>
              <w:numPr>
                <w:ilvl w:val="0"/>
                <w:numId w:val="243"/>
              </w:numPr>
              <w:spacing w:line="240" w:lineRule="auto"/>
              <w:jc w:val="both"/>
              <w:rPr>
                <w:rFonts w:ascii="Times New Roman" w:hAnsi="Times New Roman" w:cs="Times New Roman"/>
                <w:lang w:val="en-US"/>
              </w:rPr>
            </w:pPr>
            <w:r w:rsidRPr="00A30AF8">
              <w:rPr>
                <w:rFonts w:ascii="Times New Roman" w:hAnsi="Times New Roman" w:cs="Times New Roman"/>
              </w:rPr>
              <w:t>Система показує підтвердження: - "</w:t>
            </w:r>
            <w:proofErr w:type="spellStart"/>
            <w:r w:rsidRPr="00A30AF8">
              <w:rPr>
                <w:rFonts w:ascii="Times New Roman" w:hAnsi="Times New Roman" w:cs="Times New Roman"/>
              </w:rPr>
              <w:t>Upgrade</w:t>
            </w:r>
            <w:proofErr w:type="spellEnd"/>
            <w:r w:rsidRPr="00A30AF8">
              <w:rPr>
                <w:rFonts w:ascii="Times New Roman" w:hAnsi="Times New Roman" w:cs="Times New Roman"/>
              </w:rPr>
              <w:t xml:space="preserve"> до Premium </w:t>
            </w:r>
            <w:proofErr w:type="spellStart"/>
            <w:r w:rsidRPr="00A30AF8">
              <w:rPr>
                <w:rFonts w:ascii="Times New Roman" w:hAnsi="Times New Roman" w:cs="Times New Roman"/>
              </w:rPr>
              <w:t>Plan</w:t>
            </w:r>
            <w:proofErr w:type="spellEnd"/>
            <w:r w:rsidRPr="00A30AF8">
              <w:rPr>
                <w:rFonts w:ascii="Times New Roman" w:hAnsi="Times New Roman" w:cs="Times New Roman"/>
              </w:rPr>
              <w:t>" - "Сьогодні до оплати: 67 грн (</w:t>
            </w:r>
            <w:proofErr w:type="spellStart"/>
            <w:r w:rsidRPr="00A30AF8">
              <w:rPr>
                <w:rFonts w:ascii="Times New Roman" w:hAnsi="Times New Roman" w:cs="Times New Roman"/>
              </w:rPr>
              <w:t>pro-rated</w:t>
            </w:r>
            <w:proofErr w:type="spellEnd"/>
            <w:r w:rsidRPr="00A30AF8">
              <w:rPr>
                <w:rFonts w:ascii="Times New Roman" w:hAnsi="Times New Roman" w:cs="Times New Roman"/>
              </w:rPr>
              <w:t xml:space="preserve"> за решту місяця)" - "Наступний повний платіж: 349 грн [дата наступного місяця]" - "Нові переваги: </w:t>
            </w:r>
            <w:proofErr w:type="spellStart"/>
            <w:r w:rsidRPr="00A30AF8">
              <w:rPr>
                <w:rFonts w:ascii="Times New Roman" w:hAnsi="Times New Roman" w:cs="Times New Roman"/>
              </w:rPr>
              <w:t>Ultra</w:t>
            </w:r>
            <w:proofErr w:type="spellEnd"/>
            <w:r w:rsidRPr="00A30AF8">
              <w:rPr>
                <w:rFonts w:ascii="Times New Roman" w:hAnsi="Times New Roman" w:cs="Times New Roman"/>
              </w:rPr>
              <w:t xml:space="preserve"> HD 4K, 4 одночасних перегляди, необмежені завантаження"</w:t>
            </w:r>
          </w:p>
          <w:p w14:paraId="6F8922DB" w14:textId="67A49AD7" w:rsidR="00A30AF8" w:rsidRPr="00A30AF8" w:rsidRDefault="0000231F" w:rsidP="00A30AF8">
            <w:pPr>
              <w:pStyle w:val="a9"/>
              <w:numPr>
                <w:ilvl w:val="0"/>
                <w:numId w:val="243"/>
              </w:numPr>
              <w:spacing w:line="240" w:lineRule="auto"/>
              <w:jc w:val="both"/>
              <w:rPr>
                <w:rFonts w:ascii="Times New Roman" w:hAnsi="Times New Roman" w:cs="Times New Roman"/>
                <w:lang w:val="en-US"/>
              </w:rPr>
            </w:pPr>
            <w:r w:rsidRPr="00A30AF8">
              <w:rPr>
                <w:rFonts w:ascii="Times New Roman" w:hAnsi="Times New Roman" w:cs="Times New Roman"/>
              </w:rPr>
              <w:t>Користувач підтверджує</w:t>
            </w:r>
          </w:p>
          <w:p w14:paraId="2AB2FC7B" w14:textId="6696CA89" w:rsidR="00A30AF8" w:rsidRPr="00A30AF8" w:rsidRDefault="0000231F" w:rsidP="00A30AF8">
            <w:pPr>
              <w:pStyle w:val="a9"/>
              <w:numPr>
                <w:ilvl w:val="0"/>
                <w:numId w:val="243"/>
              </w:numPr>
              <w:spacing w:line="240" w:lineRule="auto"/>
              <w:jc w:val="both"/>
              <w:rPr>
                <w:rFonts w:ascii="Times New Roman" w:hAnsi="Times New Roman" w:cs="Times New Roman"/>
                <w:lang w:val="en-US"/>
              </w:rPr>
            </w:pPr>
            <w:r w:rsidRPr="00A30AF8">
              <w:rPr>
                <w:rFonts w:ascii="Times New Roman" w:hAnsi="Times New Roman" w:cs="Times New Roman"/>
              </w:rPr>
              <w:t>Система обробляє платіж через збережений метод оплати</w:t>
            </w:r>
          </w:p>
          <w:p w14:paraId="097B1B96" w14:textId="422A0C53" w:rsidR="00A30AF8" w:rsidRPr="00A30AF8" w:rsidRDefault="0000231F" w:rsidP="00A30AF8">
            <w:pPr>
              <w:pStyle w:val="a9"/>
              <w:numPr>
                <w:ilvl w:val="0"/>
                <w:numId w:val="243"/>
              </w:numPr>
              <w:spacing w:line="240" w:lineRule="auto"/>
              <w:jc w:val="both"/>
              <w:rPr>
                <w:rFonts w:ascii="Times New Roman" w:hAnsi="Times New Roman" w:cs="Times New Roman"/>
                <w:lang w:val="en-US"/>
              </w:rPr>
            </w:pPr>
            <w:r w:rsidRPr="00A30AF8">
              <w:rPr>
                <w:rFonts w:ascii="Times New Roman" w:hAnsi="Times New Roman" w:cs="Times New Roman"/>
              </w:rPr>
              <w:t>Підписка миттєво оновлюється на Premium</w:t>
            </w:r>
          </w:p>
          <w:p w14:paraId="3B1AC00E" w14:textId="6A2575DC" w:rsidR="00A30AF8" w:rsidRPr="00A30AF8" w:rsidRDefault="0000231F" w:rsidP="00A30AF8">
            <w:pPr>
              <w:pStyle w:val="a9"/>
              <w:numPr>
                <w:ilvl w:val="0"/>
                <w:numId w:val="243"/>
              </w:numPr>
              <w:spacing w:line="240" w:lineRule="auto"/>
              <w:jc w:val="both"/>
              <w:rPr>
                <w:rFonts w:ascii="Times New Roman" w:hAnsi="Times New Roman" w:cs="Times New Roman"/>
                <w:lang w:val="en-US"/>
              </w:rPr>
            </w:pPr>
            <w:r w:rsidRPr="00A30AF8">
              <w:rPr>
                <w:rFonts w:ascii="Times New Roman" w:hAnsi="Times New Roman" w:cs="Times New Roman"/>
              </w:rPr>
              <w:t xml:space="preserve">Права доступу розширюються (4K, 4 </w:t>
            </w:r>
            <w:proofErr w:type="spellStart"/>
            <w:r w:rsidRPr="00A30AF8">
              <w:rPr>
                <w:rFonts w:ascii="Times New Roman" w:hAnsi="Times New Roman" w:cs="Times New Roman"/>
              </w:rPr>
              <w:t>streams</w:t>
            </w:r>
            <w:proofErr w:type="spellEnd"/>
            <w:r w:rsidRPr="00A30AF8">
              <w:rPr>
                <w:rFonts w:ascii="Times New Roman" w:hAnsi="Times New Roman" w:cs="Times New Roman"/>
              </w:rPr>
              <w:t xml:space="preserve">, </w:t>
            </w:r>
            <w:proofErr w:type="spellStart"/>
            <w:r w:rsidRPr="00A30AF8">
              <w:rPr>
                <w:rFonts w:ascii="Times New Roman" w:hAnsi="Times New Roman" w:cs="Times New Roman"/>
              </w:rPr>
              <w:t>unlimited</w:t>
            </w:r>
            <w:proofErr w:type="spellEnd"/>
            <w:r w:rsidRPr="00A30AF8">
              <w:rPr>
                <w:rFonts w:ascii="Times New Roman" w:hAnsi="Times New Roman" w:cs="Times New Roman"/>
              </w:rPr>
              <w:t xml:space="preserve"> </w:t>
            </w:r>
            <w:proofErr w:type="spellStart"/>
            <w:r w:rsidRPr="00A30AF8">
              <w:rPr>
                <w:rFonts w:ascii="Times New Roman" w:hAnsi="Times New Roman" w:cs="Times New Roman"/>
              </w:rPr>
              <w:t>downloads</w:t>
            </w:r>
            <w:proofErr w:type="spellEnd"/>
            <w:r w:rsidRPr="00A30AF8">
              <w:rPr>
                <w:rFonts w:ascii="Times New Roman" w:hAnsi="Times New Roman" w:cs="Times New Roman"/>
              </w:rPr>
              <w:t>)</w:t>
            </w:r>
          </w:p>
          <w:p w14:paraId="39E6C32B" w14:textId="3435EA17" w:rsidR="00A30AF8" w:rsidRPr="00A30AF8" w:rsidRDefault="0000231F" w:rsidP="00A30AF8">
            <w:pPr>
              <w:pStyle w:val="a9"/>
              <w:numPr>
                <w:ilvl w:val="0"/>
                <w:numId w:val="243"/>
              </w:numPr>
              <w:spacing w:line="240" w:lineRule="auto"/>
              <w:jc w:val="both"/>
              <w:rPr>
                <w:rFonts w:ascii="Times New Roman" w:hAnsi="Times New Roman" w:cs="Times New Roman"/>
                <w:lang w:val="en-US"/>
              </w:rPr>
            </w:pPr>
            <w:proofErr w:type="spellStart"/>
            <w:r w:rsidRPr="00A30AF8">
              <w:rPr>
                <w:rFonts w:ascii="Times New Roman" w:hAnsi="Times New Roman" w:cs="Times New Roman"/>
              </w:rPr>
              <w:t>Email</w:t>
            </w:r>
            <w:proofErr w:type="spellEnd"/>
            <w:r w:rsidRPr="00A30AF8">
              <w:rPr>
                <w:rFonts w:ascii="Times New Roman" w:hAnsi="Times New Roman" w:cs="Times New Roman"/>
              </w:rPr>
              <w:t xml:space="preserve"> підтвердження: "Ваш план оновлено до Premium!"</w:t>
            </w:r>
          </w:p>
          <w:p w14:paraId="12CCF292" w14:textId="05EA2D04" w:rsidR="00A30AF8" w:rsidRPr="00A30AF8" w:rsidRDefault="0000231F" w:rsidP="00A30AF8">
            <w:pPr>
              <w:pStyle w:val="a9"/>
              <w:numPr>
                <w:ilvl w:val="0"/>
                <w:numId w:val="243"/>
              </w:numPr>
              <w:spacing w:line="240" w:lineRule="auto"/>
              <w:jc w:val="both"/>
              <w:rPr>
                <w:rFonts w:ascii="Times New Roman" w:hAnsi="Times New Roman" w:cs="Times New Roman"/>
                <w:lang w:val="en-US"/>
              </w:rPr>
            </w:pPr>
            <w:r w:rsidRPr="00A30AF8">
              <w:rPr>
                <w:rFonts w:ascii="Times New Roman" w:hAnsi="Times New Roman" w:cs="Times New Roman"/>
              </w:rPr>
              <w:t xml:space="preserve">Система </w:t>
            </w:r>
            <w:proofErr w:type="spellStart"/>
            <w:r w:rsidRPr="00A30AF8">
              <w:rPr>
                <w:rFonts w:ascii="Times New Roman" w:hAnsi="Times New Roman" w:cs="Times New Roman"/>
              </w:rPr>
              <w:t>логує</w:t>
            </w:r>
            <w:proofErr w:type="spellEnd"/>
            <w:r w:rsidRPr="00A30AF8">
              <w:rPr>
                <w:rFonts w:ascii="Times New Roman" w:hAnsi="Times New Roman" w:cs="Times New Roman"/>
              </w:rPr>
              <w:t xml:space="preserve"> </w:t>
            </w:r>
            <w:proofErr w:type="spellStart"/>
            <w:r w:rsidRPr="00A30AF8">
              <w:rPr>
                <w:rFonts w:ascii="Times New Roman" w:hAnsi="Times New Roman" w:cs="Times New Roman"/>
              </w:rPr>
              <w:t>upgrade</w:t>
            </w:r>
            <w:proofErr w:type="spellEnd"/>
            <w:r w:rsidRPr="00A30AF8">
              <w:rPr>
                <w:rFonts w:ascii="Times New Roman" w:hAnsi="Times New Roman" w:cs="Times New Roman"/>
              </w:rPr>
              <w:t xml:space="preserve"> для аналітики</w:t>
            </w:r>
          </w:p>
          <w:p w14:paraId="1C7EFF56" w14:textId="7C2E2190" w:rsidR="00A30AF8" w:rsidRPr="00A30AF8" w:rsidRDefault="0000231F" w:rsidP="00A30AF8">
            <w:pPr>
              <w:pStyle w:val="a9"/>
              <w:numPr>
                <w:ilvl w:val="0"/>
                <w:numId w:val="243"/>
              </w:numPr>
              <w:spacing w:line="240" w:lineRule="auto"/>
              <w:jc w:val="both"/>
              <w:rPr>
                <w:rFonts w:ascii="Times New Roman" w:hAnsi="Times New Roman" w:cs="Times New Roman"/>
                <w:lang w:val="en-US"/>
              </w:rPr>
            </w:pPr>
            <w:proofErr w:type="spellStart"/>
            <w:r w:rsidRPr="00A30AF8">
              <w:rPr>
                <w:rFonts w:ascii="Times New Roman" w:hAnsi="Times New Roman" w:cs="Times New Roman"/>
              </w:rPr>
              <w:t>Use</w:t>
            </w:r>
            <w:proofErr w:type="spellEnd"/>
            <w:r w:rsidRPr="00A30AF8">
              <w:rPr>
                <w:rFonts w:ascii="Times New Roman" w:hAnsi="Times New Roman" w:cs="Times New Roman"/>
              </w:rPr>
              <w:t xml:space="preserve"> </w:t>
            </w:r>
            <w:proofErr w:type="spellStart"/>
            <w:r w:rsidRPr="00A30AF8">
              <w:rPr>
                <w:rFonts w:ascii="Times New Roman" w:hAnsi="Times New Roman" w:cs="Times New Roman"/>
              </w:rPr>
              <w:t>case</w:t>
            </w:r>
            <w:proofErr w:type="spellEnd"/>
            <w:r w:rsidRPr="00A30AF8">
              <w:rPr>
                <w:rFonts w:ascii="Times New Roman" w:hAnsi="Times New Roman" w:cs="Times New Roman"/>
              </w:rPr>
              <w:t xml:space="preserve"> завершено з оновленою підпискою</w:t>
            </w:r>
          </w:p>
          <w:p w14:paraId="3E781EB2" w14:textId="034C2DA0" w:rsidR="00A30AF8" w:rsidRDefault="0000231F" w:rsidP="00A30AF8">
            <w:pPr>
              <w:spacing w:after="0" w:line="240" w:lineRule="auto"/>
              <w:jc w:val="both"/>
              <w:rPr>
                <w:rFonts w:ascii="Times New Roman" w:hAnsi="Times New Roman" w:cs="Times New Roman"/>
                <w:lang w:val="en-US"/>
              </w:rPr>
            </w:pPr>
            <w:r w:rsidRPr="000311AE">
              <w:rPr>
                <w:rFonts w:ascii="Times New Roman" w:hAnsi="Times New Roman" w:cs="Times New Roman"/>
                <w:b/>
                <w:bCs/>
              </w:rPr>
              <w:t>А2: Зміна тарифного плану (</w:t>
            </w:r>
            <w:proofErr w:type="spellStart"/>
            <w:r w:rsidRPr="000311AE">
              <w:rPr>
                <w:rFonts w:ascii="Times New Roman" w:hAnsi="Times New Roman" w:cs="Times New Roman"/>
                <w:b/>
                <w:bCs/>
              </w:rPr>
              <w:t>Downgrade</w:t>
            </w:r>
            <w:proofErr w:type="spellEnd"/>
            <w:r w:rsidRPr="000311AE">
              <w:rPr>
                <w:rFonts w:ascii="Times New Roman" w:hAnsi="Times New Roman" w:cs="Times New Roman"/>
                <w:b/>
                <w:bCs/>
              </w:rPr>
              <w:t>)</w:t>
            </w:r>
          </w:p>
          <w:p w14:paraId="10AD570F" w14:textId="68E45D64" w:rsidR="00A30AF8" w:rsidRPr="00A30AF8" w:rsidRDefault="0000231F" w:rsidP="00A30AF8">
            <w:pPr>
              <w:pStyle w:val="a9"/>
              <w:numPr>
                <w:ilvl w:val="0"/>
                <w:numId w:val="244"/>
              </w:numPr>
              <w:spacing w:line="240" w:lineRule="auto"/>
              <w:jc w:val="both"/>
              <w:rPr>
                <w:rFonts w:ascii="Times New Roman" w:hAnsi="Times New Roman" w:cs="Times New Roman"/>
                <w:lang w:val="en-US"/>
              </w:rPr>
            </w:pPr>
            <w:r w:rsidRPr="00A30AF8">
              <w:rPr>
                <w:rFonts w:ascii="Times New Roman" w:hAnsi="Times New Roman" w:cs="Times New Roman"/>
              </w:rPr>
              <w:t>Користувач має Premium план та хоче перейти на Standard для економії</w:t>
            </w:r>
          </w:p>
          <w:p w14:paraId="5497AF24" w14:textId="055BF83E" w:rsidR="00A30AF8" w:rsidRPr="00A30AF8" w:rsidRDefault="0000231F" w:rsidP="00A30AF8">
            <w:pPr>
              <w:pStyle w:val="a9"/>
              <w:numPr>
                <w:ilvl w:val="0"/>
                <w:numId w:val="244"/>
              </w:numPr>
              <w:spacing w:line="240" w:lineRule="auto"/>
              <w:jc w:val="both"/>
              <w:rPr>
                <w:rFonts w:ascii="Times New Roman" w:hAnsi="Times New Roman" w:cs="Times New Roman"/>
                <w:lang w:val="en-US"/>
              </w:rPr>
            </w:pPr>
            <w:r w:rsidRPr="00A30AF8">
              <w:rPr>
                <w:rFonts w:ascii="Times New Roman" w:hAnsi="Times New Roman" w:cs="Times New Roman"/>
              </w:rPr>
              <w:t>Аналогічно до А1, але обирає нижчий план</w:t>
            </w:r>
          </w:p>
          <w:p w14:paraId="314F2B4A" w14:textId="7EC329FF" w:rsidR="00A30AF8" w:rsidRPr="00A30AF8" w:rsidRDefault="0000231F" w:rsidP="00A30AF8">
            <w:pPr>
              <w:pStyle w:val="a9"/>
              <w:numPr>
                <w:ilvl w:val="0"/>
                <w:numId w:val="244"/>
              </w:numPr>
              <w:spacing w:line="240" w:lineRule="auto"/>
              <w:jc w:val="both"/>
              <w:rPr>
                <w:rFonts w:ascii="Times New Roman" w:hAnsi="Times New Roman" w:cs="Times New Roman"/>
                <w:lang w:val="en-US"/>
              </w:rPr>
            </w:pPr>
            <w:r w:rsidRPr="00A30AF8">
              <w:rPr>
                <w:rFonts w:ascii="Times New Roman" w:hAnsi="Times New Roman" w:cs="Times New Roman"/>
              </w:rPr>
              <w:t>Система пояснює: - "</w:t>
            </w:r>
            <w:proofErr w:type="spellStart"/>
            <w:r w:rsidRPr="00A30AF8">
              <w:rPr>
                <w:rFonts w:ascii="Times New Roman" w:hAnsi="Times New Roman" w:cs="Times New Roman"/>
              </w:rPr>
              <w:t>Downgrade</w:t>
            </w:r>
            <w:proofErr w:type="spellEnd"/>
            <w:r w:rsidRPr="00A30AF8">
              <w:rPr>
                <w:rFonts w:ascii="Times New Roman" w:hAnsi="Times New Roman" w:cs="Times New Roman"/>
              </w:rPr>
              <w:t xml:space="preserve"> до Standard </w:t>
            </w:r>
            <w:proofErr w:type="spellStart"/>
            <w:r w:rsidRPr="00A30AF8">
              <w:rPr>
                <w:rFonts w:ascii="Times New Roman" w:hAnsi="Times New Roman" w:cs="Times New Roman"/>
              </w:rPr>
              <w:t>Plan</w:t>
            </w:r>
            <w:proofErr w:type="spellEnd"/>
            <w:r w:rsidRPr="00A30AF8">
              <w:rPr>
                <w:rFonts w:ascii="Times New Roman" w:hAnsi="Times New Roman" w:cs="Times New Roman"/>
              </w:rPr>
              <w:t xml:space="preserve">" - "Зміна набуде чинності з наступного циклу </w:t>
            </w:r>
            <w:proofErr w:type="spellStart"/>
            <w:r w:rsidRPr="00A30AF8">
              <w:rPr>
                <w:rFonts w:ascii="Times New Roman" w:hAnsi="Times New Roman" w:cs="Times New Roman"/>
              </w:rPr>
              <w:t>білінгу</w:t>
            </w:r>
            <w:proofErr w:type="spellEnd"/>
            <w:r w:rsidRPr="00A30AF8">
              <w:rPr>
                <w:rFonts w:ascii="Times New Roman" w:hAnsi="Times New Roman" w:cs="Times New Roman"/>
              </w:rPr>
              <w:t xml:space="preserve"> [дата]" - "Ви збережете Premium переваги до [дата закінчення поточного періоду]" - "Наступний платіж: 249 грн замість 349 грн (економія 100 грн/місяць)" - "Зміни після </w:t>
            </w:r>
            <w:proofErr w:type="spellStart"/>
            <w:r w:rsidRPr="00A30AF8">
              <w:rPr>
                <w:rFonts w:ascii="Times New Roman" w:hAnsi="Times New Roman" w:cs="Times New Roman"/>
              </w:rPr>
              <w:t>downgrade</w:t>
            </w:r>
            <w:proofErr w:type="spellEnd"/>
            <w:r w:rsidRPr="00A30AF8">
              <w:rPr>
                <w:rFonts w:ascii="Times New Roman" w:hAnsi="Times New Roman" w:cs="Times New Roman"/>
              </w:rPr>
              <w:t xml:space="preserve">: </w:t>
            </w:r>
            <w:proofErr w:type="spellStart"/>
            <w:r w:rsidRPr="00A30AF8">
              <w:rPr>
                <w:rFonts w:ascii="Times New Roman" w:hAnsi="Times New Roman" w:cs="Times New Roman"/>
              </w:rPr>
              <w:t>Full</w:t>
            </w:r>
            <w:proofErr w:type="spellEnd"/>
            <w:r w:rsidRPr="00A30AF8">
              <w:rPr>
                <w:rFonts w:ascii="Times New Roman" w:hAnsi="Times New Roman" w:cs="Times New Roman"/>
              </w:rPr>
              <w:t xml:space="preserve"> HD замість 4K, 2 замість 4 одночасних переглядів, обмежені завантаження"</w:t>
            </w:r>
          </w:p>
          <w:p w14:paraId="5CD80A84" w14:textId="399CCAB0" w:rsidR="00A30AF8" w:rsidRPr="00A30AF8" w:rsidRDefault="0000231F" w:rsidP="00A30AF8">
            <w:pPr>
              <w:pStyle w:val="a9"/>
              <w:numPr>
                <w:ilvl w:val="0"/>
                <w:numId w:val="244"/>
              </w:numPr>
              <w:spacing w:line="240" w:lineRule="auto"/>
              <w:jc w:val="both"/>
              <w:rPr>
                <w:rFonts w:ascii="Times New Roman" w:hAnsi="Times New Roman" w:cs="Times New Roman"/>
                <w:lang w:val="en-US"/>
              </w:rPr>
            </w:pPr>
            <w:r w:rsidRPr="00A30AF8">
              <w:rPr>
                <w:rFonts w:ascii="Times New Roman" w:hAnsi="Times New Roman" w:cs="Times New Roman"/>
              </w:rPr>
              <w:t>Користувач підтверджує</w:t>
            </w:r>
          </w:p>
          <w:p w14:paraId="4688C342" w14:textId="23D21169" w:rsidR="00A30AF8" w:rsidRPr="00A30AF8" w:rsidRDefault="0000231F" w:rsidP="00A30AF8">
            <w:pPr>
              <w:pStyle w:val="a9"/>
              <w:numPr>
                <w:ilvl w:val="0"/>
                <w:numId w:val="244"/>
              </w:numPr>
              <w:spacing w:line="240" w:lineRule="auto"/>
              <w:jc w:val="both"/>
              <w:rPr>
                <w:rFonts w:ascii="Times New Roman" w:hAnsi="Times New Roman" w:cs="Times New Roman"/>
                <w:lang w:val="en-US"/>
              </w:rPr>
            </w:pPr>
            <w:r w:rsidRPr="00A30AF8">
              <w:rPr>
                <w:rFonts w:ascii="Times New Roman" w:hAnsi="Times New Roman" w:cs="Times New Roman"/>
              </w:rPr>
              <w:t>Система НЕ обробляє платіж зараз (</w:t>
            </w:r>
            <w:proofErr w:type="spellStart"/>
            <w:r w:rsidRPr="00A30AF8">
              <w:rPr>
                <w:rFonts w:ascii="Times New Roman" w:hAnsi="Times New Roman" w:cs="Times New Roman"/>
              </w:rPr>
              <w:t>downgrade</w:t>
            </w:r>
            <w:proofErr w:type="spellEnd"/>
            <w:r w:rsidRPr="00A30AF8">
              <w:rPr>
                <w:rFonts w:ascii="Times New Roman" w:hAnsi="Times New Roman" w:cs="Times New Roman"/>
              </w:rPr>
              <w:t xml:space="preserve"> відбудеться при наступному </w:t>
            </w:r>
            <w:proofErr w:type="spellStart"/>
            <w:r w:rsidRPr="00A30AF8">
              <w:rPr>
                <w:rFonts w:ascii="Times New Roman" w:hAnsi="Times New Roman" w:cs="Times New Roman"/>
              </w:rPr>
              <w:t>білінгу</w:t>
            </w:r>
            <w:proofErr w:type="spellEnd"/>
            <w:r w:rsidRPr="00A30AF8">
              <w:rPr>
                <w:rFonts w:ascii="Times New Roman" w:hAnsi="Times New Roman" w:cs="Times New Roman"/>
              </w:rPr>
              <w:t>)</w:t>
            </w:r>
          </w:p>
          <w:p w14:paraId="4D61CDDA" w14:textId="5CFBA6EC" w:rsidR="00A30AF8" w:rsidRPr="00A30AF8" w:rsidRDefault="0000231F" w:rsidP="00A30AF8">
            <w:pPr>
              <w:pStyle w:val="a9"/>
              <w:numPr>
                <w:ilvl w:val="0"/>
                <w:numId w:val="244"/>
              </w:numPr>
              <w:spacing w:line="240" w:lineRule="auto"/>
              <w:jc w:val="both"/>
              <w:rPr>
                <w:rFonts w:ascii="Times New Roman" w:hAnsi="Times New Roman" w:cs="Times New Roman"/>
                <w:lang w:val="en-US"/>
              </w:rPr>
            </w:pPr>
            <w:r w:rsidRPr="00A30AF8">
              <w:rPr>
                <w:rFonts w:ascii="Times New Roman" w:hAnsi="Times New Roman" w:cs="Times New Roman"/>
              </w:rPr>
              <w:t>Підписка позначається як "</w:t>
            </w:r>
            <w:proofErr w:type="spellStart"/>
            <w:r w:rsidRPr="00A30AF8">
              <w:rPr>
                <w:rFonts w:ascii="Times New Roman" w:hAnsi="Times New Roman" w:cs="Times New Roman"/>
              </w:rPr>
              <w:t>scheduled</w:t>
            </w:r>
            <w:proofErr w:type="spellEnd"/>
            <w:r w:rsidRPr="00A30AF8">
              <w:rPr>
                <w:rFonts w:ascii="Times New Roman" w:hAnsi="Times New Roman" w:cs="Times New Roman"/>
              </w:rPr>
              <w:t xml:space="preserve"> </w:t>
            </w:r>
            <w:proofErr w:type="spellStart"/>
            <w:r w:rsidRPr="00A30AF8">
              <w:rPr>
                <w:rFonts w:ascii="Times New Roman" w:hAnsi="Times New Roman" w:cs="Times New Roman"/>
              </w:rPr>
              <w:t>downgrade</w:t>
            </w:r>
            <w:proofErr w:type="spellEnd"/>
            <w:r w:rsidRPr="00A30AF8">
              <w:rPr>
                <w:rFonts w:ascii="Times New Roman" w:hAnsi="Times New Roman" w:cs="Times New Roman"/>
              </w:rPr>
              <w:t>"</w:t>
            </w:r>
          </w:p>
          <w:p w14:paraId="14284D48" w14:textId="4624A3F7" w:rsidR="00A30AF8" w:rsidRPr="00A30AF8" w:rsidRDefault="0000231F" w:rsidP="00A30AF8">
            <w:pPr>
              <w:pStyle w:val="a9"/>
              <w:numPr>
                <w:ilvl w:val="0"/>
                <w:numId w:val="244"/>
              </w:numPr>
              <w:spacing w:line="240" w:lineRule="auto"/>
              <w:jc w:val="both"/>
              <w:rPr>
                <w:rFonts w:ascii="Times New Roman" w:hAnsi="Times New Roman" w:cs="Times New Roman"/>
                <w:lang w:val="en-US"/>
              </w:rPr>
            </w:pPr>
            <w:r w:rsidRPr="00A30AF8">
              <w:rPr>
                <w:rFonts w:ascii="Times New Roman" w:hAnsi="Times New Roman" w:cs="Times New Roman"/>
              </w:rPr>
              <w:t xml:space="preserve">На сторінці підписки показується: "Заплановано </w:t>
            </w:r>
            <w:proofErr w:type="spellStart"/>
            <w:r w:rsidRPr="00A30AF8">
              <w:rPr>
                <w:rFonts w:ascii="Times New Roman" w:hAnsi="Times New Roman" w:cs="Times New Roman"/>
              </w:rPr>
              <w:t>downgrade</w:t>
            </w:r>
            <w:proofErr w:type="spellEnd"/>
            <w:r w:rsidRPr="00A30AF8">
              <w:rPr>
                <w:rFonts w:ascii="Times New Roman" w:hAnsi="Times New Roman" w:cs="Times New Roman"/>
              </w:rPr>
              <w:t xml:space="preserve"> до Standard з [дата]"</w:t>
            </w:r>
          </w:p>
          <w:p w14:paraId="3C7DDEAB" w14:textId="44B477CB" w:rsidR="00A30AF8" w:rsidRPr="00A30AF8" w:rsidRDefault="0000231F" w:rsidP="00A30AF8">
            <w:pPr>
              <w:pStyle w:val="a9"/>
              <w:numPr>
                <w:ilvl w:val="0"/>
                <w:numId w:val="244"/>
              </w:numPr>
              <w:spacing w:line="240" w:lineRule="auto"/>
              <w:jc w:val="both"/>
              <w:rPr>
                <w:rFonts w:ascii="Times New Roman" w:hAnsi="Times New Roman" w:cs="Times New Roman"/>
                <w:lang w:val="en-US"/>
              </w:rPr>
            </w:pPr>
            <w:proofErr w:type="spellStart"/>
            <w:r w:rsidRPr="00A30AF8">
              <w:rPr>
                <w:rFonts w:ascii="Times New Roman" w:hAnsi="Times New Roman" w:cs="Times New Roman"/>
              </w:rPr>
              <w:t>Email</w:t>
            </w:r>
            <w:proofErr w:type="spellEnd"/>
            <w:r w:rsidRPr="00A30AF8">
              <w:rPr>
                <w:rFonts w:ascii="Times New Roman" w:hAnsi="Times New Roman" w:cs="Times New Roman"/>
              </w:rPr>
              <w:t>: "Ваш план буде змінено на Standard з [дата]"</w:t>
            </w:r>
          </w:p>
          <w:p w14:paraId="23A86566" w14:textId="5490D579" w:rsidR="00A30AF8" w:rsidRPr="00A30AF8" w:rsidRDefault="0000231F" w:rsidP="00A30AF8">
            <w:pPr>
              <w:pStyle w:val="a9"/>
              <w:numPr>
                <w:ilvl w:val="0"/>
                <w:numId w:val="244"/>
              </w:numPr>
              <w:spacing w:line="240" w:lineRule="auto"/>
              <w:jc w:val="both"/>
              <w:rPr>
                <w:rFonts w:ascii="Times New Roman" w:hAnsi="Times New Roman" w:cs="Times New Roman"/>
                <w:lang w:val="en-US"/>
              </w:rPr>
            </w:pPr>
            <w:proofErr w:type="spellStart"/>
            <w:r w:rsidRPr="00A30AF8">
              <w:rPr>
                <w:rFonts w:ascii="Times New Roman" w:hAnsi="Times New Roman" w:cs="Times New Roman"/>
              </w:rPr>
              <w:t>Use</w:t>
            </w:r>
            <w:proofErr w:type="spellEnd"/>
            <w:r w:rsidRPr="00A30AF8">
              <w:rPr>
                <w:rFonts w:ascii="Times New Roman" w:hAnsi="Times New Roman" w:cs="Times New Roman"/>
              </w:rPr>
              <w:t xml:space="preserve"> </w:t>
            </w:r>
            <w:proofErr w:type="spellStart"/>
            <w:r w:rsidRPr="00A30AF8">
              <w:rPr>
                <w:rFonts w:ascii="Times New Roman" w:hAnsi="Times New Roman" w:cs="Times New Roman"/>
              </w:rPr>
              <w:t>case</w:t>
            </w:r>
            <w:proofErr w:type="spellEnd"/>
            <w:r w:rsidRPr="00A30AF8">
              <w:rPr>
                <w:rFonts w:ascii="Times New Roman" w:hAnsi="Times New Roman" w:cs="Times New Roman"/>
              </w:rPr>
              <w:t xml:space="preserve"> завершено з запланованим </w:t>
            </w:r>
            <w:proofErr w:type="spellStart"/>
            <w:r w:rsidRPr="00A30AF8">
              <w:rPr>
                <w:rFonts w:ascii="Times New Roman" w:hAnsi="Times New Roman" w:cs="Times New Roman"/>
              </w:rPr>
              <w:t>downgrade</w:t>
            </w:r>
            <w:proofErr w:type="spellEnd"/>
          </w:p>
          <w:p w14:paraId="309AA4D4" w14:textId="4F16402A" w:rsidR="00A30AF8" w:rsidRDefault="0000231F" w:rsidP="00A30AF8">
            <w:pPr>
              <w:spacing w:after="0" w:line="240" w:lineRule="auto"/>
              <w:jc w:val="both"/>
              <w:rPr>
                <w:rFonts w:ascii="Times New Roman" w:hAnsi="Times New Roman" w:cs="Times New Roman"/>
                <w:lang w:val="en-US"/>
              </w:rPr>
            </w:pPr>
            <w:r w:rsidRPr="000311AE">
              <w:rPr>
                <w:rFonts w:ascii="Times New Roman" w:hAnsi="Times New Roman" w:cs="Times New Roman"/>
                <w:b/>
                <w:bCs/>
              </w:rPr>
              <w:t>А3: Оновлення платіжної інформації (зміна картки)</w:t>
            </w:r>
          </w:p>
          <w:p w14:paraId="612485D3" w14:textId="312F965A" w:rsidR="00A30AF8" w:rsidRPr="00A30AF8" w:rsidRDefault="0000231F" w:rsidP="00A30AF8">
            <w:pPr>
              <w:pStyle w:val="a9"/>
              <w:numPr>
                <w:ilvl w:val="0"/>
                <w:numId w:val="245"/>
              </w:numPr>
              <w:spacing w:line="240" w:lineRule="auto"/>
              <w:jc w:val="both"/>
              <w:rPr>
                <w:rFonts w:ascii="Times New Roman" w:hAnsi="Times New Roman" w:cs="Times New Roman"/>
                <w:lang w:val="en-US"/>
              </w:rPr>
            </w:pPr>
            <w:r w:rsidRPr="00A30AF8">
              <w:rPr>
                <w:rFonts w:ascii="Times New Roman" w:hAnsi="Times New Roman" w:cs="Times New Roman"/>
              </w:rPr>
              <w:t>На кроці 5: Користувач хоче змінити картку (стара картка закінчується, або отримав нову)</w:t>
            </w:r>
          </w:p>
          <w:p w14:paraId="024C95DA" w14:textId="022DE6BB" w:rsidR="00A30AF8" w:rsidRPr="00A30AF8" w:rsidRDefault="0000231F" w:rsidP="00A30AF8">
            <w:pPr>
              <w:pStyle w:val="a9"/>
              <w:numPr>
                <w:ilvl w:val="0"/>
                <w:numId w:val="245"/>
              </w:numPr>
              <w:spacing w:line="240" w:lineRule="auto"/>
              <w:jc w:val="both"/>
              <w:rPr>
                <w:rFonts w:ascii="Times New Roman" w:hAnsi="Times New Roman" w:cs="Times New Roman"/>
                <w:lang w:val="en-US"/>
              </w:rPr>
            </w:pPr>
            <w:r w:rsidRPr="00A30AF8">
              <w:rPr>
                <w:rFonts w:ascii="Times New Roman" w:hAnsi="Times New Roman" w:cs="Times New Roman"/>
              </w:rPr>
              <w:t>Користувач натискає "Оновити платіжну інформацію"</w:t>
            </w:r>
          </w:p>
          <w:p w14:paraId="6A4D7408" w14:textId="4A7030EE" w:rsidR="00A30AF8" w:rsidRPr="00A30AF8" w:rsidRDefault="0000231F" w:rsidP="00A30AF8">
            <w:pPr>
              <w:pStyle w:val="a9"/>
              <w:numPr>
                <w:ilvl w:val="0"/>
                <w:numId w:val="245"/>
              </w:numPr>
              <w:spacing w:line="240" w:lineRule="auto"/>
              <w:jc w:val="both"/>
              <w:rPr>
                <w:rFonts w:ascii="Times New Roman" w:hAnsi="Times New Roman" w:cs="Times New Roman"/>
                <w:lang w:val="en-US"/>
              </w:rPr>
            </w:pPr>
            <w:r w:rsidRPr="00A30AF8">
              <w:rPr>
                <w:rFonts w:ascii="Times New Roman" w:hAnsi="Times New Roman" w:cs="Times New Roman"/>
              </w:rPr>
              <w:t>Система відображає поточну картку: "</w:t>
            </w:r>
            <w:proofErr w:type="spellStart"/>
            <w:r w:rsidRPr="00A30AF8">
              <w:rPr>
                <w:rFonts w:ascii="Times New Roman" w:hAnsi="Times New Roman" w:cs="Times New Roman"/>
              </w:rPr>
              <w:t>Visa</w:t>
            </w:r>
            <w:proofErr w:type="spellEnd"/>
            <w:r w:rsidRPr="00A30AF8">
              <w:rPr>
                <w:rFonts w:ascii="Times New Roman" w:hAnsi="Times New Roman" w:cs="Times New Roman"/>
              </w:rPr>
              <w:t xml:space="preserve"> ****1234 (закінчується 12/26)"</w:t>
            </w:r>
          </w:p>
          <w:p w14:paraId="64736294" w14:textId="7A6A410F" w:rsidR="00A30AF8" w:rsidRPr="00A30AF8" w:rsidRDefault="0000231F" w:rsidP="00A30AF8">
            <w:pPr>
              <w:pStyle w:val="a9"/>
              <w:numPr>
                <w:ilvl w:val="0"/>
                <w:numId w:val="245"/>
              </w:numPr>
              <w:spacing w:line="240" w:lineRule="auto"/>
              <w:jc w:val="both"/>
              <w:rPr>
                <w:rFonts w:ascii="Times New Roman" w:hAnsi="Times New Roman" w:cs="Times New Roman"/>
                <w:lang w:val="en-US"/>
              </w:rPr>
            </w:pPr>
            <w:r w:rsidRPr="00A30AF8">
              <w:rPr>
                <w:rFonts w:ascii="Times New Roman" w:hAnsi="Times New Roman" w:cs="Times New Roman"/>
              </w:rPr>
              <w:t>Кнопка "Додати нову картку" або "Змінити картку"</w:t>
            </w:r>
          </w:p>
          <w:p w14:paraId="4BA2B937" w14:textId="65B28DBB" w:rsidR="00A30AF8" w:rsidRPr="00A30AF8" w:rsidRDefault="0000231F" w:rsidP="00A30AF8">
            <w:pPr>
              <w:pStyle w:val="a9"/>
              <w:numPr>
                <w:ilvl w:val="0"/>
                <w:numId w:val="245"/>
              </w:numPr>
              <w:spacing w:line="240" w:lineRule="auto"/>
              <w:jc w:val="both"/>
              <w:rPr>
                <w:rFonts w:ascii="Times New Roman" w:hAnsi="Times New Roman" w:cs="Times New Roman"/>
                <w:lang w:val="en-US"/>
              </w:rPr>
            </w:pPr>
            <w:r w:rsidRPr="00A30AF8">
              <w:rPr>
                <w:rFonts w:ascii="Times New Roman" w:hAnsi="Times New Roman" w:cs="Times New Roman"/>
              </w:rPr>
              <w:t>Користувач натискає кнопку</w:t>
            </w:r>
          </w:p>
          <w:p w14:paraId="388DEFD8" w14:textId="25863342" w:rsidR="00A30AF8" w:rsidRPr="00A30AF8" w:rsidRDefault="0000231F" w:rsidP="00A30AF8">
            <w:pPr>
              <w:pStyle w:val="a9"/>
              <w:numPr>
                <w:ilvl w:val="0"/>
                <w:numId w:val="245"/>
              </w:numPr>
              <w:spacing w:line="240" w:lineRule="auto"/>
              <w:jc w:val="both"/>
              <w:rPr>
                <w:rFonts w:ascii="Times New Roman" w:hAnsi="Times New Roman" w:cs="Times New Roman"/>
                <w:lang w:val="en-US"/>
              </w:rPr>
            </w:pPr>
            <w:r w:rsidRPr="00A30AF8">
              <w:rPr>
                <w:rFonts w:ascii="Times New Roman" w:hAnsi="Times New Roman" w:cs="Times New Roman"/>
              </w:rPr>
              <w:t xml:space="preserve">Система відкриває форму введення нової картки (через </w:t>
            </w:r>
            <w:proofErr w:type="spellStart"/>
            <w:r w:rsidRPr="00A30AF8">
              <w:rPr>
                <w:rFonts w:ascii="Times New Roman" w:hAnsi="Times New Roman" w:cs="Times New Roman"/>
              </w:rPr>
              <w:t>iframe</w:t>
            </w:r>
            <w:proofErr w:type="spellEnd"/>
            <w:r w:rsidRPr="00A30AF8">
              <w:rPr>
                <w:rFonts w:ascii="Times New Roman" w:hAnsi="Times New Roman" w:cs="Times New Roman"/>
              </w:rPr>
              <w:t xml:space="preserve"> платіжного шлюзу): - Номер картки - Термін дії - CVV - Ім'я власника</w:t>
            </w:r>
          </w:p>
          <w:p w14:paraId="2CFD3C3F" w14:textId="016447A6" w:rsidR="00A30AF8" w:rsidRPr="00A30AF8" w:rsidRDefault="0000231F" w:rsidP="00A30AF8">
            <w:pPr>
              <w:pStyle w:val="a9"/>
              <w:numPr>
                <w:ilvl w:val="0"/>
                <w:numId w:val="245"/>
              </w:numPr>
              <w:spacing w:line="240" w:lineRule="auto"/>
              <w:jc w:val="both"/>
              <w:rPr>
                <w:rFonts w:ascii="Times New Roman" w:hAnsi="Times New Roman" w:cs="Times New Roman"/>
                <w:lang w:val="en-US"/>
              </w:rPr>
            </w:pPr>
            <w:r w:rsidRPr="00A30AF8">
              <w:rPr>
                <w:rFonts w:ascii="Times New Roman" w:hAnsi="Times New Roman" w:cs="Times New Roman"/>
              </w:rPr>
              <w:t>Користувач заповнює дані нової картки</w:t>
            </w:r>
          </w:p>
          <w:p w14:paraId="45B70294" w14:textId="309B97A4" w:rsidR="00A30AF8" w:rsidRPr="00A30AF8" w:rsidRDefault="0000231F" w:rsidP="00A30AF8">
            <w:pPr>
              <w:pStyle w:val="a9"/>
              <w:numPr>
                <w:ilvl w:val="0"/>
                <w:numId w:val="245"/>
              </w:numPr>
              <w:spacing w:line="240" w:lineRule="auto"/>
              <w:jc w:val="both"/>
              <w:rPr>
                <w:rFonts w:ascii="Times New Roman" w:hAnsi="Times New Roman" w:cs="Times New Roman"/>
                <w:lang w:val="en-US"/>
              </w:rPr>
            </w:pPr>
            <w:r w:rsidRPr="00A30AF8">
              <w:rPr>
                <w:rFonts w:ascii="Times New Roman" w:hAnsi="Times New Roman" w:cs="Times New Roman"/>
              </w:rPr>
              <w:t xml:space="preserve">Система виконує </w:t>
            </w:r>
            <w:proofErr w:type="spellStart"/>
            <w:r w:rsidRPr="00A30AF8">
              <w:rPr>
                <w:rFonts w:ascii="Times New Roman" w:hAnsi="Times New Roman" w:cs="Times New Roman"/>
              </w:rPr>
              <w:t>валідацію</w:t>
            </w:r>
            <w:proofErr w:type="spellEnd"/>
          </w:p>
          <w:p w14:paraId="4BD7EBE5" w14:textId="1955BE02" w:rsidR="00A30AF8" w:rsidRPr="00A30AF8" w:rsidRDefault="0000231F" w:rsidP="00A30AF8">
            <w:pPr>
              <w:pStyle w:val="a9"/>
              <w:numPr>
                <w:ilvl w:val="0"/>
                <w:numId w:val="245"/>
              </w:numPr>
              <w:spacing w:line="240" w:lineRule="auto"/>
              <w:jc w:val="both"/>
              <w:rPr>
                <w:rFonts w:ascii="Times New Roman" w:hAnsi="Times New Roman" w:cs="Times New Roman"/>
                <w:lang w:val="en-US"/>
              </w:rPr>
            </w:pPr>
            <w:r w:rsidRPr="00A30AF8">
              <w:rPr>
                <w:rFonts w:ascii="Times New Roman" w:hAnsi="Times New Roman" w:cs="Times New Roman"/>
              </w:rPr>
              <w:t>Платіжний шлюз перевіряє картку (</w:t>
            </w:r>
            <w:proofErr w:type="spellStart"/>
            <w:r w:rsidRPr="00A30AF8">
              <w:rPr>
                <w:rFonts w:ascii="Times New Roman" w:hAnsi="Times New Roman" w:cs="Times New Roman"/>
              </w:rPr>
              <w:t>authorization</w:t>
            </w:r>
            <w:proofErr w:type="spellEnd"/>
            <w:r w:rsidRPr="00A30AF8">
              <w:rPr>
                <w:rFonts w:ascii="Times New Roman" w:hAnsi="Times New Roman" w:cs="Times New Roman"/>
              </w:rPr>
              <w:t xml:space="preserve"> для $1 та скасування)</w:t>
            </w:r>
          </w:p>
          <w:p w14:paraId="48B0CAAC" w14:textId="5C97E974" w:rsidR="00A30AF8" w:rsidRPr="00A30AF8" w:rsidRDefault="0000231F" w:rsidP="00A30AF8">
            <w:pPr>
              <w:pStyle w:val="a9"/>
              <w:numPr>
                <w:ilvl w:val="0"/>
                <w:numId w:val="245"/>
              </w:numPr>
              <w:spacing w:line="240" w:lineRule="auto"/>
              <w:jc w:val="both"/>
              <w:rPr>
                <w:rFonts w:ascii="Times New Roman" w:hAnsi="Times New Roman" w:cs="Times New Roman"/>
                <w:lang w:val="en-US"/>
              </w:rPr>
            </w:pPr>
            <w:r w:rsidRPr="00A30AF8">
              <w:rPr>
                <w:rFonts w:ascii="Times New Roman" w:hAnsi="Times New Roman" w:cs="Times New Roman"/>
              </w:rPr>
              <w:t xml:space="preserve">Якщо картка </w:t>
            </w:r>
            <w:proofErr w:type="spellStart"/>
            <w:r w:rsidRPr="00A30AF8">
              <w:rPr>
                <w:rFonts w:ascii="Times New Roman" w:hAnsi="Times New Roman" w:cs="Times New Roman"/>
              </w:rPr>
              <w:t>валідна</w:t>
            </w:r>
            <w:proofErr w:type="spellEnd"/>
            <w:r w:rsidRPr="00A30AF8">
              <w:rPr>
                <w:rFonts w:ascii="Times New Roman" w:hAnsi="Times New Roman" w:cs="Times New Roman"/>
              </w:rPr>
              <w:t xml:space="preserve">: - Система зберігає нову картку як основний метод оплати - Стара картка зберігається як </w:t>
            </w:r>
            <w:proofErr w:type="spellStart"/>
            <w:r w:rsidRPr="00A30AF8">
              <w:rPr>
                <w:rFonts w:ascii="Times New Roman" w:hAnsi="Times New Roman" w:cs="Times New Roman"/>
              </w:rPr>
              <w:t>backup</w:t>
            </w:r>
            <w:proofErr w:type="spellEnd"/>
            <w:r w:rsidRPr="00A30AF8">
              <w:rPr>
                <w:rFonts w:ascii="Times New Roman" w:hAnsi="Times New Roman" w:cs="Times New Roman"/>
              </w:rPr>
              <w:t xml:space="preserve"> (опціонально) або видаляється - </w:t>
            </w:r>
            <w:proofErr w:type="spellStart"/>
            <w:r w:rsidRPr="00A30AF8">
              <w:rPr>
                <w:rFonts w:ascii="Times New Roman" w:hAnsi="Times New Roman" w:cs="Times New Roman"/>
              </w:rPr>
              <w:t>Toast</w:t>
            </w:r>
            <w:proofErr w:type="spellEnd"/>
            <w:r w:rsidRPr="00A30AF8">
              <w:rPr>
                <w:rFonts w:ascii="Times New Roman" w:hAnsi="Times New Roman" w:cs="Times New Roman"/>
              </w:rPr>
              <w:t xml:space="preserve">: "Платіжна інформація оновлена </w:t>
            </w:r>
            <w:r w:rsidRPr="00A30AF8">
              <w:rPr>
                <w:rFonts w:ascii="Segoe UI Symbol" w:hAnsi="Segoe UI Symbol" w:cs="Segoe UI Symbol"/>
              </w:rPr>
              <w:t>✓</w:t>
            </w:r>
            <w:r w:rsidRPr="00A30AF8">
              <w:rPr>
                <w:rFonts w:ascii="Times New Roman" w:hAnsi="Times New Roman" w:cs="Times New Roman"/>
              </w:rPr>
              <w:t xml:space="preserve">" - </w:t>
            </w:r>
            <w:proofErr w:type="spellStart"/>
            <w:r w:rsidRPr="00A30AF8">
              <w:rPr>
                <w:rFonts w:ascii="Times New Roman" w:hAnsi="Times New Roman" w:cs="Times New Roman"/>
              </w:rPr>
              <w:t>Email</w:t>
            </w:r>
            <w:proofErr w:type="spellEnd"/>
            <w:r w:rsidRPr="00A30AF8">
              <w:rPr>
                <w:rFonts w:ascii="Times New Roman" w:hAnsi="Times New Roman" w:cs="Times New Roman"/>
              </w:rPr>
              <w:t xml:space="preserve">: "Ви оновили метод оплати для підписки </w:t>
            </w:r>
            <w:proofErr w:type="spellStart"/>
            <w:r w:rsidRPr="00A30AF8">
              <w:rPr>
                <w:rFonts w:ascii="Times New Roman" w:hAnsi="Times New Roman" w:cs="Times New Roman"/>
              </w:rPr>
              <w:t>Cinecloud</w:t>
            </w:r>
            <w:proofErr w:type="spellEnd"/>
            <w:r w:rsidRPr="00A30AF8">
              <w:rPr>
                <w:rFonts w:ascii="Times New Roman" w:hAnsi="Times New Roman" w:cs="Times New Roman"/>
              </w:rPr>
              <w:t>"</w:t>
            </w:r>
          </w:p>
          <w:p w14:paraId="79775592" w14:textId="1A519D77" w:rsidR="00A30AF8" w:rsidRPr="00A30AF8" w:rsidRDefault="0000231F" w:rsidP="00A30AF8">
            <w:pPr>
              <w:pStyle w:val="a9"/>
              <w:numPr>
                <w:ilvl w:val="0"/>
                <w:numId w:val="245"/>
              </w:numPr>
              <w:spacing w:line="240" w:lineRule="auto"/>
              <w:jc w:val="both"/>
              <w:rPr>
                <w:rFonts w:ascii="Times New Roman" w:hAnsi="Times New Roman" w:cs="Times New Roman"/>
                <w:lang w:val="en-US"/>
              </w:rPr>
            </w:pPr>
            <w:r w:rsidRPr="00A30AF8">
              <w:rPr>
                <w:rFonts w:ascii="Times New Roman" w:hAnsi="Times New Roman" w:cs="Times New Roman"/>
              </w:rPr>
              <w:t xml:space="preserve">Система </w:t>
            </w:r>
            <w:proofErr w:type="spellStart"/>
            <w:r w:rsidRPr="00A30AF8">
              <w:rPr>
                <w:rFonts w:ascii="Times New Roman" w:hAnsi="Times New Roman" w:cs="Times New Roman"/>
              </w:rPr>
              <w:t>логує</w:t>
            </w:r>
            <w:proofErr w:type="spellEnd"/>
            <w:r w:rsidRPr="00A30AF8">
              <w:rPr>
                <w:rFonts w:ascii="Times New Roman" w:hAnsi="Times New Roman" w:cs="Times New Roman"/>
              </w:rPr>
              <w:t xml:space="preserve"> зміну </w:t>
            </w:r>
            <w:proofErr w:type="spellStart"/>
            <w:r w:rsidRPr="00A30AF8">
              <w:rPr>
                <w:rFonts w:ascii="Times New Roman" w:hAnsi="Times New Roman" w:cs="Times New Roman"/>
              </w:rPr>
              <w:t>payment</w:t>
            </w:r>
            <w:proofErr w:type="spellEnd"/>
            <w:r w:rsidRPr="00A30AF8">
              <w:rPr>
                <w:rFonts w:ascii="Times New Roman" w:hAnsi="Times New Roman" w:cs="Times New Roman"/>
              </w:rPr>
              <w:t xml:space="preserve"> </w:t>
            </w:r>
            <w:proofErr w:type="spellStart"/>
            <w:r w:rsidRPr="00A30AF8">
              <w:rPr>
                <w:rFonts w:ascii="Times New Roman" w:hAnsi="Times New Roman" w:cs="Times New Roman"/>
              </w:rPr>
              <w:t>method</w:t>
            </w:r>
            <w:proofErr w:type="spellEnd"/>
          </w:p>
          <w:p w14:paraId="4B700A11" w14:textId="026637D4" w:rsidR="00A30AF8" w:rsidRPr="00A30AF8" w:rsidRDefault="0000231F" w:rsidP="00A30AF8">
            <w:pPr>
              <w:pStyle w:val="a9"/>
              <w:numPr>
                <w:ilvl w:val="0"/>
                <w:numId w:val="245"/>
              </w:numPr>
              <w:spacing w:line="240" w:lineRule="auto"/>
              <w:jc w:val="both"/>
              <w:rPr>
                <w:rFonts w:ascii="Times New Roman" w:hAnsi="Times New Roman" w:cs="Times New Roman"/>
                <w:lang w:val="en-US"/>
              </w:rPr>
            </w:pPr>
            <w:proofErr w:type="spellStart"/>
            <w:r w:rsidRPr="00A30AF8">
              <w:rPr>
                <w:rFonts w:ascii="Times New Roman" w:hAnsi="Times New Roman" w:cs="Times New Roman"/>
              </w:rPr>
              <w:lastRenderedPageBreak/>
              <w:t>Use</w:t>
            </w:r>
            <w:proofErr w:type="spellEnd"/>
            <w:r w:rsidRPr="00A30AF8">
              <w:rPr>
                <w:rFonts w:ascii="Times New Roman" w:hAnsi="Times New Roman" w:cs="Times New Roman"/>
              </w:rPr>
              <w:t xml:space="preserve"> </w:t>
            </w:r>
            <w:proofErr w:type="spellStart"/>
            <w:r w:rsidRPr="00A30AF8">
              <w:rPr>
                <w:rFonts w:ascii="Times New Roman" w:hAnsi="Times New Roman" w:cs="Times New Roman"/>
              </w:rPr>
              <w:t>case</w:t>
            </w:r>
            <w:proofErr w:type="spellEnd"/>
            <w:r w:rsidRPr="00A30AF8">
              <w:rPr>
                <w:rFonts w:ascii="Times New Roman" w:hAnsi="Times New Roman" w:cs="Times New Roman"/>
              </w:rPr>
              <w:t xml:space="preserve"> завершено з оновленою карткою</w:t>
            </w:r>
          </w:p>
          <w:p w14:paraId="40177969" w14:textId="0E46C13D" w:rsidR="00A30AF8" w:rsidRDefault="0000231F" w:rsidP="00A30AF8">
            <w:pPr>
              <w:spacing w:after="0" w:line="240" w:lineRule="auto"/>
              <w:jc w:val="both"/>
              <w:rPr>
                <w:rFonts w:ascii="Times New Roman" w:hAnsi="Times New Roman" w:cs="Times New Roman"/>
                <w:lang w:val="en-US"/>
              </w:rPr>
            </w:pPr>
            <w:r w:rsidRPr="000311AE">
              <w:rPr>
                <w:rFonts w:ascii="Times New Roman" w:hAnsi="Times New Roman" w:cs="Times New Roman"/>
                <w:b/>
                <w:bCs/>
              </w:rPr>
              <w:t>А4: Увімкнення/Вимкнення автоматичного продовження</w:t>
            </w:r>
          </w:p>
          <w:p w14:paraId="45AD925E" w14:textId="4AA456A1" w:rsidR="00A30AF8" w:rsidRPr="00A30AF8" w:rsidRDefault="0000231F" w:rsidP="00A30AF8">
            <w:pPr>
              <w:pStyle w:val="a9"/>
              <w:numPr>
                <w:ilvl w:val="0"/>
                <w:numId w:val="246"/>
              </w:numPr>
              <w:spacing w:line="240" w:lineRule="auto"/>
              <w:jc w:val="both"/>
              <w:rPr>
                <w:rFonts w:ascii="Times New Roman" w:hAnsi="Times New Roman" w:cs="Times New Roman"/>
                <w:lang w:val="en-US"/>
              </w:rPr>
            </w:pPr>
            <w:r w:rsidRPr="00A30AF8">
              <w:rPr>
                <w:rFonts w:ascii="Times New Roman" w:hAnsi="Times New Roman" w:cs="Times New Roman"/>
              </w:rPr>
              <w:t xml:space="preserve">На кроці 5: Користувач бачить </w:t>
            </w:r>
            <w:proofErr w:type="spellStart"/>
            <w:r w:rsidRPr="00A30AF8">
              <w:rPr>
                <w:rFonts w:ascii="Times New Roman" w:hAnsi="Times New Roman" w:cs="Times New Roman"/>
              </w:rPr>
              <w:t>toggle</w:t>
            </w:r>
            <w:proofErr w:type="spellEnd"/>
            <w:r w:rsidRPr="00A30AF8">
              <w:rPr>
                <w:rFonts w:ascii="Times New Roman" w:hAnsi="Times New Roman" w:cs="Times New Roman"/>
              </w:rPr>
              <w:t xml:space="preserve"> "Автоматичне продовження: </w:t>
            </w:r>
            <w:proofErr w:type="spellStart"/>
            <w:r w:rsidRPr="00A30AF8">
              <w:rPr>
                <w:rFonts w:ascii="Times New Roman" w:hAnsi="Times New Roman" w:cs="Times New Roman"/>
              </w:rPr>
              <w:t>Увімкнено</w:t>
            </w:r>
            <w:proofErr w:type="spellEnd"/>
            <w:r w:rsidRPr="00A30AF8">
              <w:rPr>
                <w:rFonts w:ascii="Times New Roman" w:hAnsi="Times New Roman" w:cs="Times New Roman"/>
              </w:rPr>
              <w:t>"</w:t>
            </w:r>
          </w:p>
          <w:p w14:paraId="00D3AC47" w14:textId="47832E98" w:rsidR="00A30AF8" w:rsidRPr="00A30AF8" w:rsidRDefault="0000231F" w:rsidP="00A30AF8">
            <w:pPr>
              <w:pStyle w:val="a9"/>
              <w:numPr>
                <w:ilvl w:val="0"/>
                <w:numId w:val="246"/>
              </w:numPr>
              <w:spacing w:line="240" w:lineRule="auto"/>
              <w:jc w:val="both"/>
              <w:rPr>
                <w:rFonts w:ascii="Times New Roman" w:hAnsi="Times New Roman" w:cs="Times New Roman"/>
                <w:lang w:val="en-US"/>
              </w:rPr>
            </w:pPr>
            <w:r w:rsidRPr="00A30AF8">
              <w:rPr>
                <w:rFonts w:ascii="Times New Roman" w:hAnsi="Times New Roman" w:cs="Times New Roman"/>
              </w:rPr>
              <w:t xml:space="preserve">Користувач хоче вимкнути </w:t>
            </w:r>
            <w:proofErr w:type="spellStart"/>
            <w:r w:rsidRPr="00A30AF8">
              <w:rPr>
                <w:rFonts w:ascii="Times New Roman" w:hAnsi="Times New Roman" w:cs="Times New Roman"/>
              </w:rPr>
              <w:t>auto-renewal</w:t>
            </w:r>
            <w:proofErr w:type="spellEnd"/>
            <w:r w:rsidRPr="00A30AF8">
              <w:rPr>
                <w:rFonts w:ascii="Times New Roman" w:hAnsi="Times New Roman" w:cs="Times New Roman"/>
              </w:rPr>
              <w:t xml:space="preserve"> згідно US 11 (критерій 4)</w:t>
            </w:r>
          </w:p>
          <w:p w14:paraId="22BB50AF" w14:textId="7EF0DDD5" w:rsidR="00A30AF8" w:rsidRPr="00A30AF8" w:rsidRDefault="0000231F" w:rsidP="00A30AF8">
            <w:pPr>
              <w:pStyle w:val="a9"/>
              <w:numPr>
                <w:ilvl w:val="0"/>
                <w:numId w:val="246"/>
              </w:numPr>
              <w:spacing w:line="240" w:lineRule="auto"/>
              <w:jc w:val="both"/>
              <w:rPr>
                <w:rFonts w:ascii="Times New Roman" w:hAnsi="Times New Roman" w:cs="Times New Roman"/>
                <w:lang w:val="en-US"/>
              </w:rPr>
            </w:pPr>
            <w:r w:rsidRPr="00A30AF8">
              <w:rPr>
                <w:rFonts w:ascii="Times New Roman" w:hAnsi="Times New Roman" w:cs="Times New Roman"/>
              </w:rPr>
              <w:t xml:space="preserve">Користувач перемикає </w:t>
            </w:r>
            <w:proofErr w:type="spellStart"/>
            <w:r w:rsidRPr="00A30AF8">
              <w:rPr>
                <w:rFonts w:ascii="Times New Roman" w:hAnsi="Times New Roman" w:cs="Times New Roman"/>
              </w:rPr>
              <w:t>toggle</w:t>
            </w:r>
            <w:proofErr w:type="spellEnd"/>
            <w:r w:rsidRPr="00A30AF8">
              <w:rPr>
                <w:rFonts w:ascii="Times New Roman" w:hAnsi="Times New Roman" w:cs="Times New Roman"/>
              </w:rPr>
              <w:t xml:space="preserve"> у положення "Вимкнено"</w:t>
            </w:r>
          </w:p>
          <w:p w14:paraId="54976FD1" w14:textId="0BE1BB42" w:rsidR="00A30AF8" w:rsidRPr="00A30AF8" w:rsidRDefault="0000231F" w:rsidP="00A30AF8">
            <w:pPr>
              <w:pStyle w:val="a9"/>
              <w:numPr>
                <w:ilvl w:val="0"/>
                <w:numId w:val="246"/>
              </w:numPr>
              <w:spacing w:line="240" w:lineRule="auto"/>
              <w:jc w:val="both"/>
              <w:rPr>
                <w:rFonts w:ascii="Times New Roman" w:hAnsi="Times New Roman" w:cs="Times New Roman"/>
                <w:lang w:val="en-US"/>
              </w:rPr>
            </w:pPr>
            <w:r w:rsidRPr="00A30AF8">
              <w:rPr>
                <w:rFonts w:ascii="Times New Roman" w:hAnsi="Times New Roman" w:cs="Times New Roman"/>
              </w:rPr>
              <w:t>Система показує підтвердження: - "Ви впевнені, що хочете вимкнути автоматичне продовження?" - "Ваша підписка залишиться активною до [дата закінчення поточного періоду]" - "Після цієї дати вам потрібно буде продовжити підписку вручну" - Кнопки: "Так, вимкнути" та "Скасувати"</w:t>
            </w:r>
          </w:p>
          <w:p w14:paraId="48C0B167" w14:textId="635F9D33" w:rsidR="00A30AF8" w:rsidRPr="00A30AF8" w:rsidRDefault="0000231F" w:rsidP="00A30AF8">
            <w:pPr>
              <w:pStyle w:val="a9"/>
              <w:numPr>
                <w:ilvl w:val="0"/>
                <w:numId w:val="246"/>
              </w:numPr>
              <w:spacing w:line="240" w:lineRule="auto"/>
              <w:jc w:val="both"/>
              <w:rPr>
                <w:rFonts w:ascii="Times New Roman" w:hAnsi="Times New Roman" w:cs="Times New Roman"/>
                <w:lang w:val="en-US"/>
              </w:rPr>
            </w:pPr>
            <w:r w:rsidRPr="00A30AF8">
              <w:rPr>
                <w:rFonts w:ascii="Times New Roman" w:hAnsi="Times New Roman" w:cs="Times New Roman"/>
              </w:rPr>
              <w:t>Користувач підтверджує "Так, вимкнути"</w:t>
            </w:r>
          </w:p>
          <w:p w14:paraId="406456C7" w14:textId="23650D82" w:rsidR="00A30AF8" w:rsidRPr="00A30AF8" w:rsidRDefault="0000231F" w:rsidP="00A30AF8">
            <w:pPr>
              <w:pStyle w:val="a9"/>
              <w:numPr>
                <w:ilvl w:val="0"/>
                <w:numId w:val="246"/>
              </w:numPr>
              <w:spacing w:line="240" w:lineRule="auto"/>
              <w:jc w:val="both"/>
              <w:rPr>
                <w:rFonts w:ascii="Times New Roman" w:hAnsi="Times New Roman" w:cs="Times New Roman"/>
                <w:lang w:val="en-US"/>
              </w:rPr>
            </w:pPr>
            <w:r w:rsidRPr="00A30AF8">
              <w:rPr>
                <w:rFonts w:ascii="Times New Roman" w:hAnsi="Times New Roman" w:cs="Times New Roman"/>
              </w:rPr>
              <w:t xml:space="preserve">Система оновлює налаштування підписки: </w:t>
            </w:r>
            <w:proofErr w:type="spellStart"/>
            <w:r w:rsidRPr="00A30AF8">
              <w:rPr>
                <w:rFonts w:ascii="Times New Roman" w:hAnsi="Times New Roman" w:cs="Times New Roman"/>
              </w:rPr>
              <w:t>auto_renew</w:t>
            </w:r>
            <w:proofErr w:type="spellEnd"/>
            <w:r w:rsidRPr="00A30AF8">
              <w:rPr>
                <w:rFonts w:ascii="Times New Roman" w:hAnsi="Times New Roman" w:cs="Times New Roman"/>
              </w:rPr>
              <w:t xml:space="preserve"> = </w:t>
            </w:r>
            <w:proofErr w:type="spellStart"/>
            <w:r w:rsidRPr="00A30AF8">
              <w:rPr>
                <w:rFonts w:ascii="Times New Roman" w:hAnsi="Times New Roman" w:cs="Times New Roman"/>
              </w:rPr>
              <w:t>false</w:t>
            </w:r>
            <w:proofErr w:type="spellEnd"/>
          </w:p>
          <w:p w14:paraId="3C6004E9" w14:textId="2191912D" w:rsidR="00A30AF8" w:rsidRPr="00A30AF8" w:rsidRDefault="0000231F" w:rsidP="00A30AF8">
            <w:pPr>
              <w:pStyle w:val="a9"/>
              <w:numPr>
                <w:ilvl w:val="0"/>
                <w:numId w:val="246"/>
              </w:numPr>
              <w:spacing w:line="240" w:lineRule="auto"/>
              <w:jc w:val="both"/>
              <w:rPr>
                <w:rFonts w:ascii="Times New Roman" w:hAnsi="Times New Roman" w:cs="Times New Roman"/>
                <w:lang w:val="en-US"/>
              </w:rPr>
            </w:pPr>
            <w:r w:rsidRPr="00A30AF8">
              <w:rPr>
                <w:rFonts w:ascii="Times New Roman" w:hAnsi="Times New Roman" w:cs="Times New Roman"/>
              </w:rPr>
              <w:t>Наступний платіж НЕ буде оброблений автоматично</w:t>
            </w:r>
          </w:p>
          <w:p w14:paraId="7852CBE4" w14:textId="12CB43DF" w:rsidR="00A30AF8" w:rsidRPr="00A30AF8" w:rsidRDefault="0000231F" w:rsidP="00A30AF8">
            <w:pPr>
              <w:pStyle w:val="a9"/>
              <w:numPr>
                <w:ilvl w:val="0"/>
                <w:numId w:val="246"/>
              </w:numPr>
              <w:spacing w:line="240" w:lineRule="auto"/>
              <w:jc w:val="both"/>
              <w:rPr>
                <w:rFonts w:ascii="Times New Roman" w:hAnsi="Times New Roman" w:cs="Times New Roman"/>
                <w:lang w:val="en-US"/>
              </w:rPr>
            </w:pPr>
            <w:r w:rsidRPr="00A30AF8">
              <w:rPr>
                <w:rFonts w:ascii="Times New Roman" w:hAnsi="Times New Roman" w:cs="Times New Roman"/>
              </w:rPr>
              <w:t xml:space="preserve">На сторінці підписки показується: - "Автоматичне продовження: Вимкнено" - </w:t>
            </w:r>
            <w:proofErr w:type="spellStart"/>
            <w:r w:rsidRPr="00A30AF8">
              <w:rPr>
                <w:rFonts w:ascii="Times New Roman" w:hAnsi="Times New Roman" w:cs="Times New Roman"/>
              </w:rPr>
              <w:t>Banner</w:t>
            </w:r>
            <w:proofErr w:type="spellEnd"/>
            <w:r w:rsidRPr="00A30AF8">
              <w:rPr>
                <w:rFonts w:ascii="Times New Roman" w:hAnsi="Times New Roman" w:cs="Times New Roman"/>
              </w:rPr>
              <w:t xml:space="preserve">: "Ваша підписка закінчиться [дата]. </w:t>
            </w:r>
            <w:proofErr w:type="spellStart"/>
            <w:r w:rsidRPr="00A30AF8">
              <w:rPr>
                <w:rFonts w:ascii="Times New Roman" w:hAnsi="Times New Roman" w:cs="Times New Roman"/>
              </w:rPr>
              <w:t>Продовжіть</w:t>
            </w:r>
            <w:proofErr w:type="spellEnd"/>
            <w:r w:rsidRPr="00A30AF8">
              <w:rPr>
                <w:rFonts w:ascii="Times New Roman" w:hAnsi="Times New Roman" w:cs="Times New Roman"/>
              </w:rPr>
              <w:t xml:space="preserve"> підписку для збереження доступу"</w:t>
            </w:r>
          </w:p>
          <w:p w14:paraId="14BB1058" w14:textId="0EE8D794" w:rsidR="00A30AF8" w:rsidRPr="00A30AF8" w:rsidRDefault="0000231F" w:rsidP="00A30AF8">
            <w:pPr>
              <w:pStyle w:val="a9"/>
              <w:numPr>
                <w:ilvl w:val="0"/>
                <w:numId w:val="246"/>
              </w:numPr>
              <w:spacing w:line="240" w:lineRule="auto"/>
              <w:jc w:val="both"/>
              <w:rPr>
                <w:rFonts w:ascii="Times New Roman" w:hAnsi="Times New Roman" w:cs="Times New Roman"/>
                <w:lang w:val="en-US"/>
              </w:rPr>
            </w:pPr>
            <w:proofErr w:type="spellStart"/>
            <w:r w:rsidRPr="00A30AF8">
              <w:rPr>
                <w:rFonts w:ascii="Times New Roman" w:hAnsi="Times New Roman" w:cs="Times New Roman"/>
              </w:rPr>
              <w:t>Email</w:t>
            </w:r>
            <w:proofErr w:type="spellEnd"/>
            <w:r w:rsidRPr="00A30AF8">
              <w:rPr>
                <w:rFonts w:ascii="Times New Roman" w:hAnsi="Times New Roman" w:cs="Times New Roman"/>
              </w:rPr>
              <w:t>: "Автоматичне продовження вимкнено. Підписка закінчиться [дата]"</w:t>
            </w:r>
          </w:p>
          <w:p w14:paraId="440DA6ED" w14:textId="46C6A1A6" w:rsidR="00A30AF8" w:rsidRPr="00A30AF8" w:rsidRDefault="0000231F" w:rsidP="00A30AF8">
            <w:pPr>
              <w:pStyle w:val="a9"/>
              <w:numPr>
                <w:ilvl w:val="0"/>
                <w:numId w:val="246"/>
              </w:numPr>
              <w:spacing w:line="240" w:lineRule="auto"/>
              <w:jc w:val="both"/>
              <w:rPr>
                <w:rFonts w:ascii="Times New Roman" w:hAnsi="Times New Roman" w:cs="Times New Roman"/>
                <w:lang w:val="en-US"/>
              </w:rPr>
            </w:pPr>
            <w:r w:rsidRPr="00A30AF8">
              <w:rPr>
                <w:rFonts w:ascii="Times New Roman" w:hAnsi="Times New Roman" w:cs="Times New Roman"/>
              </w:rPr>
              <w:t xml:space="preserve">За тиждень до закінчення: нагадування </w:t>
            </w:r>
            <w:proofErr w:type="spellStart"/>
            <w:r w:rsidRPr="00A30AF8">
              <w:rPr>
                <w:rFonts w:ascii="Times New Roman" w:hAnsi="Times New Roman" w:cs="Times New Roman"/>
              </w:rPr>
              <w:t>email</w:t>
            </w:r>
            <w:proofErr w:type="spellEnd"/>
            <w:r w:rsidRPr="00A30AF8">
              <w:rPr>
                <w:rFonts w:ascii="Times New Roman" w:hAnsi="Times New Roman" w:cs="Times New Roman"/>
              </w:rPr>
              <w:t xml:space="preserve"> "Ваша підписка закінчується за 7 днів"</w:t>
            </w:r>
          </w:p>
          <w:p w14:paraId="77E880EC" w14:textId="49EBB0D3" w:rsidR="00A30AF8" w:rsidRPr="00A30AF8" w:rsidRDefault="0000231F" w:rsidP="00A30AF8">
            <w:pPr>
              <w:pStyle w:val="a9"/>
              <w:numPr>
                <w:ilvl w:val="0"/>
                <w:numId w:val="246"/>
              </w:numPr>
              <w:spacing w:line="240" w:lineRule="auto"/>
              <w:jc w:val="both"/>
              <w:rPr>
                <w:rFonts w:ascii="Times New Roman" w:hAnsi="Times New Roman" w:cs="Times New Roman"/>
                <w:lang w:val="en-US"/>
              </w:rPr>
            </w:pPr>
            <w:r w:rsidRPr="00A30AF8">
              <w:rPr>
                <w:rFonts w:ascii="Times New Roman" w:hAnsi="Times New Roman" w:cs="Times New Roman"/>
              </w:rPr>
              <w:t xml:space="preserve">Система </w:t>
            </w:r>
            <w:proofErr w:type="spellStart"/>
            <w:r w:rsidRPr="00A30AF8">
              <w:rPr>
                <w:rFonts w:ascii="Times New Roman" w:hAnsi="Times New Roman" w:cs="Times New Roman"/>
              </w:rPr>
              <w:t>логує</w:t>
            </w:r>
            <w:proofErr w:type="spellEnd"/>
            <w:r w:rsidRPr="00A30AF8">
              <w:rPr>
                <w:rFonts w:ascii="Times New Roman" w:hAnsi="Times New Roman" w:cs="Times New Roman"/>
              </w:rPr>
              <w:t xml:space="preserve"> вимкнення </w:t>
            </w:r>
            <w:proofErr w:type="spellStart"/>
            <w:r w:rsidRPr="00A30AF8">
              <w:rPr>
                <w:rFonts w:ascii="Times New Roman" w:hAnsi="Times New Roman" w:cs="Times New Roman"/>
              </w:rPr>
              <w:t>auto-renewal</w:t>
            </w:r>
            <w:proofErr w:type="spellEnd"/>
          </w:p>
          <w:p w14:paraId="1F9F4496" w14:textId="1012C712" w:rsidR="00A30AF8" w:rsidRPr="00A30AF8" w:rsidRDefault="0000231F" w:rsidP="00A30AF8">
            <w:pPr>
              <w:pStyle w:val="a9"/>
              <w:numPr>
                <w:ilvl w:val="0"/>
                <w:numId w:val="246"/>
              </w:numPr>
              <w:spacing w:line="240" w:lineRule="auto"/>
              <w:jc w:val="both"/>
              <w:rPr>
                <w:rFonts w:ascii="Times New Roman" w:hAnsi="Times New Roman" w:cs="Times New Roman"/>
                <w:lang w:val="en-US"/>
              </w:rPr>
            </w:pPr>
            <w:proofErr w:type="spellStart"/>
            <w:r w:rsidRPr="00A30AF8">
              <w:rPr>
                <w:rFonts w:ascii="Times New Roman" w:hAnsi="Times New Roman" w:cs="Times New Roman"/>
              </w:rPr>
              <w:t>Use</w:t>
            </w:r>
            <w:proofErr w:type="spellEnd"/>
            <w:r w:rsidRPr="00A30AF8">
              <w:rPr>
                <w:rFonts w:ascii="Times New Roman" w:hAnsi="Times New Roman" w:cs="Times New Roman"/>
              </w:rPr>
              <w:t xml:space="preserve"> </w:t>
            </w:r>
            <w:proofErr w:type="spellStart"/>
            <w:r w:rsidRPr="00A30AF8">
              <w:rPr>
                <w:rFonts w:ascii="Times New Roman" w:hAnsi="Times New Roman" w:cs="Times New Roman"/>
              </w:rPr>
              <w:t>case</w:t>
            </w:r>
            <w:proofErr w:type="spellEnd"/>
            <w:r w:rsidRPr="00A30AF8">
              <w:rPr>
                <w:rFonts w:ascii="Times New Roman" w:hAnsi="Times New Roman" w:cs="Times New Roman"/>
              </w:rPr>
              <w:t xml:space="preserve"> завершено з вимкненим </w:t>
            </w:r>
            <w:proofErr w:type="spellStart"/>
            <w:r w:rsidRPr="00A30AF8">
              <w:rPr>
                <w:rFonts w:ascii="Times New Roman" w:hAnsi="Times New Roman" w:cs="Times New Roman"/>
              </w:rPr>
              <w:t>auto-renewal</w:t>
            </w:r>
            <w:proofErr w:type="spellEnd"/>
          </w:p>
          <w:p w14:paraId="48FAD030" w14:textId="243EFDE7" w:rsidR="00A30AF8" w:rsidRDefault="0000231F" w:rsidP="00A30AF8">
            <w:pPr>
              <w:spacing w:after="0" w:line="240" w:lineRule="auto"/>
              <w:jc w:val="both"/>
              <w:rPr>
                <w:rFonts w:ascii="Times New Roman" w:hAnsi="Times New Roman" w:cs="Times New Roman"/>
                <w:lang w:val="en-US"/>
              </w:rPr>
            </w:pPr>
            <w:r w:rsidRPr="000311AE">
              <w:rPr>
                <w:rFonts w:ascii="Times New Roman" w:hAnsi="Times New Roman" w:cs="Times New Roman"/>
                <w:b/>
                <w:bCs/>
              </w:rPr>
              <w:t>А5: Скасування підписки</w:t>
            </w:r>
          </w:p>
          <w:p w14:paraId="0B42CB5F" w14:textId="69007C94" w:rsidR="00A30AF8" w:rsidRPr="00A30AF8" w:rsidRDefault="0000231F" w:rsidP="00A30AF8">
            <w:pPr>
              <w:pStyle w:val="a9"/>
              <w:numPr>
                <w:ilvl w:val="0"/>
                <w:numId w:val="247"/>
              </w:numPr>
              <w:spacing w:line="240" w:lineRule="auto"/>
              <w:jc w:val="both"/>
              <w:rPr>
                <w:rFonts w:ascii="Times New Roman" w:hAnsi="Times New Roman" w:cs="Times New Roman"/>
                <w:lang w:val="en-US"/>
              </w:rPr>
            </w:pPr>
            <w:r w:rsidRPr="00A30AF8">
              <w:rPr>
                <w:rFonts w:ascii="Times New Roman" w:hAnsi="Times New Roman" w:cs="Times New Roman"/>
              </w:rPr>
              <w:t>На кроці 5: Користувач вирішує скасувати підписку згідно US 11 (критерій 5)</w:t>
            </w:r>
          </w:p>
          <w:p w14:paraId="31FDF139" w14:textId="36975FBD" w:rsidR="00A30AF8" w:rsidRPr="00A30AF8" w:rsidRDefault="0000231F" w:rsidP="00A30AF8">
            <w:pPr>
              <w:pStyle w:val="a9"/>
              <w:numPr>
                <w:ilvl w:val="0"/>
                <w:numId w:val="247"/>
              </w:numPr>
              <w:spacing w:line="240" w:lineRule="auto"/>
              <w:jc w:val="both"/>
              <w:rPr>
                <w:rFonts w:ascii="Times New Roman" w:hAnsi="Times New Roman" w:cs="Times New Roman"/>
                <w:lang w:val="en-US"/>
              </w:rPr>
            </w:pPr>
            <w:r w:rsidRPr="00A30AF8">
              <w:rPr>
                <w:rFonts w:ascii="Times New Roman" w:hAnsi="Times New Roman" w:cs="Times New Roman"/>
              </w:rPr>
              <w:t>Користувач прокручує вниз та натискає "Скасувати підписку" (посилання червоного кольору)</w:t>
            </w:r>
          </w:p>
          <w:p w14:paraId="44C88440" w14:textId="70EE5C55" w:rsidR="00A30AF8" w:rsidRPr="00A30AF8" w:rsidRDefault="0000231F" w:rsidP="00A30AF8">
            <w:pPr>
              <w:pStyle w:val="a9"/>
              <w:numPr>
                <w:ilvl w:val="0"/>
                <w:numId w:val="247"/>
              </w:numPr>
              <w:spacing w:line="240" w:lineRule="auto"/>
              <w:jc w:val="both"/>
              <w:rPr>
                <w:rFonts w:ascii="Times New Roman" w:hAnsi="Times New Roman" w:cs="Times New Roman"/>
                <w:lang w:val="en-US"/>
              </w:rPr>
            </w:pPr>
            <w:r w:rsidRPr="00A30AF8">
              <w:rPr>
                <w:rFonts w:ascii="Times New Roman" w:hAnsi="Times New Roman" w:cs="Times New Roman"/>
              </w:rPr>
              <w:t xml:space="preserve">Система відображає </w:t>
            </w:r>
            <w:proofErr w:type="spellStart"/>
            <w:r w:rsidRPr="00A30AF8">
              <w:rPr>
                <w:rFonts w:ascii="Times New Roman" w:hAnsi="Times New Roman" w:cs="Times New Roman"/>
              </w:rPr>
              <w:t>retention</w:t>
            </w:r>
            <w:proofErr w:type="spellEnd"/>
            <w:r w:rsidRPr="00A30AF8">
              <w:rPr>
                <w:rFonts w:ascii="Times New Roman" w:hAnsi="Times New Roman" w:cs="Times New Roman"/>
              </w:rPr>
              <w:t xml:space="preserve"> </w:t>
            </w:r>
            <w:proofErr w:type="spellStart"/>
            <w:r w:rsidRPr="00A30AF8">
              <w:rPr>
                <w:rFonts w:ascii="Times New Roman" w:hAnsi="Times New Roman" w:cs="Times New Roman"/>
              </w:rPr>
              <w:t>flow</w:t>
            </w:r>
            <w:proofErr w:type="spellEnd"/>
            <w:r w:rsidRPr="00A30AF8">
              <w:rPr>
                <w:rFonts w:ascii="Times New Roman" w:hAnsi="Times New Roman" w:cs="Times New Roman"/>
              </w:rPr>
              <w:t xml:space="preserve"> для утримання користувача: - "Шкода, що ви йдете </w:t>
            </w:r>
            <w:r w:rsidRPr="00A30AF8">
              <w:rPr>
                <w:rFonts w:ascii="Segoe UI Emoji" w:hAnsi="Segoe UI Emoji" w:cs="Segoe UI Emoji"/>
              </w:rPr>
              <w:t>😢</w:t>
            </w:r>
            <w:r w:rsidRPr="00A30AF8">
              <w:rPr>
                <w:rFonts w:ascii="Times New Roman" w:hAnsi="Times New Roman" w:cs="Times New Roman"/>
              </w:rPr>
              <w:t>" - "Перш ніж ви підете, поділіться чому ви скасовуєте?" (опитування): * Занадто дорого * Недостатньо контенту * Технічні проблеми * Використовую іншу платформу * Тимчасово не потрібно * Інша причина (текстове поле)</w:t>
            </w:r>
          </w:p>
          <w:p w14:paraId="4FF8B03B" w14:textId="4CE0D039" w:rsidR="00A30AF8" w:rsidRPr="00A30AF8" w:rsidRDefault="0000231F" w:rsidP="00A30AF8">
            <w:pPr>
              <w:pStyle w:val="a9"/>
              <w:numPr>
                <w:ilvl w:val="0"/>
                <w:numId w:val="247"/>
              </w:numPr>
              <w:spacing w:line="240" w:lineRule="auto"/>
              <w:jc w:val="both"/>
              <w:rPr>
                <w:rFonts w:ascii="Times New Roman" w:hAnsi="Times New Roman" w:cs="Times New Roman"/>
                <w:lang w:val="en-US"/>
              </w:rPr>
            </w:pPr>
            <w:r w:rsidRPr="00A30AF8">
              <w:rPr>
                <w:rFonts w:ascii="Times New Roman" w:hAnsi="Times New Roman" w:cs="Times New Roman"/>
              </w:rPr>
              <w:t>Користувач обирає причину (опціонально)</w:t>
            </w:r>
          </w:p>
          <w:p w14:paraId="687564A8" w14:textId="1FBDD9B1" w:rsidR="00A30AF8" w:rsidRPr="00A30AF8" w:rsidRDefault="0000231F" w:rsidP="00A30AF8">
            <w:pPr>
              <w:pStyle w:val="a9"/>
              <w:numPr>
                <w:ilvl w:val="0"/>
                <w:numId w:val="247"/>
              </w:numPr>
              <w:spacing w:line="240" w:lineRule="auto"/>
              <w:jc w:val="both"/>
              <w:rPr>
                <w:rFonts w:ascii="Times New Roman" w:hAnsi="Times New Roman" w:cs="Times New Roman"/>
                <w:lang w:val="en-US"/>
              </w:rPr>
            </w:pPr>
            <w:r w:rsidRPr="00A30AF8">
              <w:rPr>
                <w:rFonts w:ascii="Times New Roman" w:hAnsi="Times New Roman" w:cs="Times New Roman"/>
              </w:rPr>
              <w:t xml:space="preserve">Система може пропонувати </w:t>
            </w:r>
            <w:proofErr w:type="spellStart"/>
            <w:r w:rsidRPr="00A30AF8">
              <w:rPr>
                <w:rFonts w:ascii="Times New Roman" w:hAnsi="Times New Roman" w:cs="Times New Roman"/>
              </w:rPr>
              <w:t>retention</w:t>
            </w:r>
            <w:proofErr w:type="spellEnd"/>
            <w:r w:rsidRPr="00A30AF8">
              <w:rPr>
                <w:rFonts w:ascii="Times New Roman" w:hAnsi="Times New Roman" w:cs="Times New Roman"/>
              </w:rPr>
              <w:t xml:space="preserve"> </w:t>
            </w:r>
            <w:proofErr w:type="spellStart"/>
            <w:r w:rsidRPr="00A30AF8">
              <w:rPr>
                <w:rFonts w:ascii="Times New Roman" w:hAnsi="Times New Roman" w:cs="Times New Roman"/>
              </w:rPr>
              <w:t>offers</w:t>
            </w:r>
            <w:proofErr w:type="spellEnd"/>
            <w:r w:rsidRPr="00A30AF8">
              <w:rPr>
                <w:rFonts w:ascii="Times New Roman" w:hAnsi="Times New Roman" w:cs="Times New Roman"/>
              </w:rPr>
              <w:t xml:space="preserve"> на основі причини: - Якщо "Занадто дорого": "Спробуйте </w:t>
            </w:r>
            <w:proofErr w:type="spellStart"/>
            <w:r w:rsidRPr="00A30AF8">
              <w:rPr>
                <w:rFonts w:ascii="Times New Roman" w:hAnsi="Times New Roman" w:cs="Times New Roman"/>
              </w:rPr>
              <w:t>Basic</w:t>
            </w:r>
            <w:proofErr w:type="spellEnd"/>
            <w:r w:rsidRPr="00A30AF8">
              <w:rPr>
                <w:rFonts w:ascii="Times New Roman" w:hAnsi="Times New Roman" w:cs="Times New Roman"/>
              </w:rPr>
              <w:t xml:space="preserve"> план за 149 грн/місяць" або "Отримайте 20% знижку на 3 місяці" - Якщо "Тимчасово не потрібно": "Призупиніть підписку замість скасування"</w:t>
            </w:r>
          </w:p>
          <w:p w14:paraId="52E80C6A" w14:textId="2A6D7356" w:rsidR="00A30AF8" w:rsidRPr="00A30AF8" w:rsidRDefault="0000231F" w:rsidP="00A30AF8">
            <w:pPr>
              <w:pStyle w:val="a9"/>
              <w:numPr>
                <w:ilvl w:val="0"/>
                <w:numId w:val="247"/>
              </w:numPr>
              <w:spacing w:line="240" w:lineRule="auto"/>
              <w:jc w:val="both"/>
              <w:rPr>
                <w:rFonts w:ascii="Times New Roman" w:hAnsi="Times New Roman" w:cs="Times New Roman"/>
                <w:lang w:val="en-US"/>
              </w:rPr>
            </w:pPr>
            <w:r w:rsidRPr="00A30AF8">
              <w:rPr>
                <w:rFonts w:ascii="Times New Roman" w:hAnsi="Times New Roman" w:cs="Times New Roman"/>
              </w:rPr>
              <w:t>Користувач відхиляє пропозиції та натискає "Продовжити скасування"</w:t>
            </w:r>
          </w:p>
          <w:p w14:paraId="226A953B" w14:textId="3E79C66B" w:rsidR="00A30AF8" w:rsidRPr="00A30AF8" w:rsidRDefault="0000231F" w:rsidP="00A30AF8">
            <w:pPr>
              <w:pStyle w:val="a9"/>
              <w:numPr>
                <w:ilvl w:val="0"/>
                <w:numId w:val="247"/>
              </w:numPr>
              <w:spacing w:line="240" w:lineRule="auto"/>
              <w:jc w:val="both"/>
              <w:rPr>
                <w:rFonts w:ascii="Times New Roman" w:hAnsi="Times New Roman" w:cs="Times New Roman"/>
                <w:lang w:val="en-US"/>
              </w:rPr>
            </w:pPr>
            <w:r w:rsidRPr="00A30AF8">
              <w:rPr>
                <w:rFonts w:ascii="Times New Roman" w:hAnsi="Times New Roman" w:cs="Times New Roman"/>
              </w:rPr>
              <w:t xml:space="preserve">Система показує фінальне підтвердження: - "Підтвердьте скасування підписки" - "Ви збережете доступ до [дата закінчення поточного періоду]" - "Після цього ви втратите: доступ до контенту, збережені списки (будуть архівовані), історію переглядів (буде збережена)" - "Ви можете поновити підписку у будь-який час" - </w:t>
            </w:r>
            <w:proofErr w:type="spellStart"/>
            <w:r w:rsidRPr="00A30AF8">
              <w:rPr>
                <w:rFonts w:ascii="Times New Roman" w:hAnsi="Times New Roman" w:cs="Times New Roman"/>
              </w:rPr>
              <w:t>Checkbox</w:t>
            </w:r>
            <w:proofErr w:type="spellEnd"/>
            <w:r w:rsidRPr="00A30AF8">
              <w:rPr>
                <w:rFonts w:ascii="Times New Roman" w:hAnsi="Times New Roman" w:cs="Times New Roman"/>
              </w:rPr>
              <w:t xml:space="preserve">: "Я розумію та хочу скасувати" (обов'язковий) - Кнопки: "Підтвердити скасування" та "Залишитися з </w:t>
            </w:r>
            <w:proofErr w:type="spellStart"/>
            <w:r w:rsidRPr="00A30AF8">
              <w:rPr>
                <w:rFonts w:ascii="Times New Roman" w:hAnsi="Times New Roman" w:cs="Times New Roman"/>
              </w:rPr>
              <w:t>Cinecloud</w:t>
            </w:r>
            <w:proofErr w:type="spellEnd"/>
            <w:r w:rsidRPr="00A30AF8">
              <w:rPr>
                <w:rFonts w:ascii="Times New Roman" w:hAnsi="Times New Roman" w:cs="Times New Roman"/>
              </w:rPr>
              <w:t>"</w:t>
            </w:r>
          </w:p>
          <w:p w14:paraId="4F78B233" w14:textId="0ED4FC42" w:rsidR="00A30AF8" w:rsidRPr="00A30AF8" w:rsidRDefault="0000231F" w:rsidP="00A30AF8">
            <w:pPr>
              <w:pStyle w:val="a9"/>
              <w:numPr>
                <w:ilvl w:val="0"/>
                <w:numId w:val="247"/>
              </w:numPr>
              <w:spacing w:line="240" w:lineRule="auto"/>
              <w:jc w:val="both"/>
              <w:rPr>
                <w:rFonts w:ascii="Times New Roman" w:hAnsi="Times New Roman" w:cs="Times New Roman"/>
                <w:lang w:val="en-US"/>
              </w:rPr>
            </w:pPr>
            <w:r w:rsidRPr="00A30AF8">
              <w:rPr>
                <w:rFonts w:ascii="Times New Roman" w:hAnsi="Times New Roman" w:cs="Times New Roman"/>
              </w:rPr>
              <w:t xml:space="preserve">Користувач ставить </w:t>
            </w:r>
            <w:proofErr w:type="spellStart"/>
            <w:r w:rsidRPr="00A30AF8">
              <w:rPr>
                <w:rFonts w:ascii="Times New Roman" w:hAnsi="Times New Roman" w:cs="Times New Roman"/>
              </w:rPr>
              <w:t>checkbox</w:t>
            </w:r>
            <w:proofErr w:type="spellEnd"/>
            <w:r w:rsidRPr="00A30AF8">
              <w:rPr>
                <w:rFonts w:ascii="Times New Roman" w:hAnsi="Times New Roman" w:cs="Times New Roman"/>
              </w:rPr>
              <w:t xml:space="preserve"> та натискає "Підтвердити скасування"</w:t>
            </w:r>
          </w:p>
          <w:p w14:paraId="607466F3" w14:textId="2BEC2D17" w:rsidR="00A30AF8" w:rsidRPr="00A30AF8" w:rsidRDefault="0000231F" w:rsidP="00A30AF8">
            <w:pPr>
              <w:pStyle w:val="a9"/>
              <w:numPr>
                <w:ilvl w:val="0"/>
                <w:numId w:val="247"/>
              </w:numPr>
              <w:spacing w:line="240" w:lineRule="auto"/>
              <w:jc w:val="both"/>
              <w:rPr>
                <w:rFonts w:ascii="Times New Roman" w:hAnsi="Times New Roman" w:cs="Times New Roman"/>
                <w:lang w:val="en-US"/>
              </w:rPr>
            </w:pPr>
            <w:r w:rsidRPr="00A30AF8">
              <w:rPr>
                <w:rFonts w:ascii="Times New Roman" w:hAnsi="Times New Roman" w:cs="Times New Roman"/>
              </w:rPr>
              <w:t xml:space="preserve">Система оновлює підписку: </w:t>
            </w:r>
            <w:proofErr w:type="spellStart"/>
            <w:r w:rsidRPr="00A30AF8">
              <w:rPr>
                <w:rFonts w:ascii="Times New Roman" w:hAnsi="Times New Roman" w:cs="Times New Roman"/>
              </w:rPr>
              <w:t>status</w:t>
            </w:r>
            <w:proofErr w:type="spellEnd"/>
            <w:r w:rsidRPr="00A30AF8">
              <w:rPr>
                <w:rFonts w:ascii="Times New Roman" w:hAnsi="Times New Roman" w:cs="Times New Roman"/>
              </w:rPr>
              <w:t xml:space="preserve"> = </w:t>
            </w:r>
            <w:proofErr w:type="spellStart"/>
            <w:r w:rsidRPr="00A30AF8">
              <w:rPr>
                <w:rFonts w:ascii="Times New Roman" w:hAnsi="Times New Roman" w:cs="Times New Roman"/>
              </w:rPr>
              <w:t>cancelled</w:t>
            </w:r>
            <w:proofErr w:type="spellEnd"/>
            <w:r w:rsidRPr="00A30AF8">
              <w:rPr>
                <w:rFonts w:ascii="Times New Roman" w:hAnsi="Times New Roman" w:cs="Times New Roman"/>
              </w:rPr>
              <w:t xml:space="preserve">, </w:t>
            </w:r>
            <w:proofErr w:type="spellStart"/>
            <w:r w:rsidRPr="00A30AF8">
              <w:rPr>
                <w:rFonts w:ascii="Times New Roman" w:hAnsi="Times New Roman" w:cs="Times New Roman"/>
              </w:rPr>
              <w:t>end_date</w:t>
            </w:r>
            <w:proofErr w:type="spellEnd"/>
            <w:r w:rsidRPr="00A30AF8">
              <w:rPr>
                <w:rFonts w:ascii="Times New Roman" w:hAnsi="Times New Roman" w:cs="Times New Roman"/>
              </w:rPr>
              <w:t xml:space="preserve"> = [кінець </w:t>
            </w:r>
            <w:r w:rsidRPr="00A30AF8">
              <w:rPr>
                <w:rFonts w:ascii="Times New Roman" w:hAnsi="Times New Roman" w:cs="Times New Roman"/>
              </w:rPr>
              <w:lastRenderedPageBreak/>
              <w:t xml:space="preserve">поточного періоду], </w:t>
            </w:r>
            <w:proofErr w:type="spellStart"/>
            <w:r w:rsidRPr="00A30AF8">
              <w:rPr>
                <w:rFonts w:ascii="Times New Roman" w:hAnsi="Times New Roman" w:cs="Times New Roman"/>
              </w:rPr>
              <w:t>auto_renew</w:t>
            </w:r>
            <w:proofErr w:type="spellEnd"/>
            <w:r w:rsidRPr="00A30AF8">
              <w:rPr>
                <w:rFonts w:ascii="Times New Roman" w:hAnsi="Times New Roman" w:cs="Times New Roman"/>
              </w:rPr>
              <w:t xml:space="preserve"> = </w:t>
            </w:r>
            <w:proofErr w:type="spellStart"/>
            <w:r w:rsidRPr="00A30AF8">
              <w:rPr>
                <w:rFonts w:ascii="Times New Roman" w:hAnsi="Times New Roman" w:cs="Times New Roman"/>
              </w:rPr>
              <w:t>false</w:t>
            </w:r>
            <w:proofErr w:type="spellEnd"/>
          </w:p>
          <w:p w14:paraId="6A1E12B9" w14:textId="039427D1" w:rsidR="00A30AF8" w:rsidRPr="00A30AF8" w:rsidRDefault="0000231F" w:rsidP="00A30AF8">
            <w:pPr>
              <w:pStyle w:val="a9"/>
              <w:numPr>
                <w:ilvl w:val="0"/>
                <w:numId w:val="247"/>
              </w:numPr>
              <w:spacing w:line="240" w:lineRule="auto"/>
              <w:jc w:val="both"/>
              <w:rPr>
                <w:rFonts w:ascii="Times New Roman" w:hAnsi="Times New Roman" w:cs="Times New Roman"/>
                <w:lang w:val="en-US"/>
              </w:rPr>
            </w:pPr>
            <w:r w:rsidRPr="00A30AF8">
              <w:rPr>
                <w:rFonts w:ascii="Times New Roman" w:hAnsi="Times New Roman" w:cs="Times New Roman"/>
              </w:rPr>
              <w:t>Система НЕ повертає кошти за поточний період (користувач має доступ до кінця оплаченого періоду)</w:t>
            </w:r>
          </w:p>
          <w:p w14:paraId="559941AB" w14:textId="696797E0" w:rsidR="00A30AF8" w:rsidRPr="00A30AF8" w:rsidRDefault="0000231F" w:rsidP="00A30AF8">
            <w:pPr>
              <w:pStyle w:val="a9"/>
              <w:numPr>
                <w:ilvl w:val="0"/>
                <w:numId w:val="247"/>
              </w:numPr>
              <w:spacing w:line="240" w:lineRule="auto"/>
              <w:jc w:val="both"/>
              <w:rPr>
                <w:rFonts w:ascii="Times New Roman" w:hAnsi="Times New Roman" w:cs="Times New Roman"/>
                <w:lang w:val="en-US"/>
              </w:rPr>
            </w:pPr>
            <w:proofErr w:type="spellStart"/>
            <w:r w:rsidRPr="00A30AF8">
              <w:rPr>
                <w:rFonts w:ascii="Times New Roman" w:hAnsi="Times New Roman" w:cs="Times New Roman"/>
              </w:rPr>
              <w:t>Toast</w:t>
            </w:r>
            <w:proofErr w:type="spellEnd"/>
            <w:r w:rsidRPr="00A30AF8">
              <w:rPr>
                <w:rFonts w:ascii="Times New Roman" w:hAnsi="Times New Roman" w:cs="Times New Roman"/>
              </w:rPr>
              <w:t>: "Підписка скасована. Доступ до [дата]"</w:t>
            </w:r>
          </w:p>
          <w:p w14:paraId="4902F0EF" w14:textId="3E04D4AA" w:rsidR="00A30AF8" w:rsidRPr="00A30AF8" w:rsidRDefault="0000231F" w:rsidP="00A30AF8">
            <w:pPr>
              <w:pStyle w:val="a9"/>
              <w:numPr>
                <w:ilvl w:val="0"/>
                <w:numId w:val="247"/>
              </w:numPr>
              <w:spacing w:line="240" w:lineRule="auto"/>
              <w:jc w:val="both"/>
              <w:rPr>
                <w:rFonts w:ascii="Times New Roman" w:hAnsi="Times New Roman" w:cs="Times New Roman"/>
                <w:lang w:val="en-US"/>
              </w:rPr>
            </w:pPr>
            <w:proofErr w:type="spellStart"/>
            <w:r w:rsidRPr="00A30AF8">
              <w:rPr>
                <w:rFonts w:ascii="Times New Roman" w:hAnsi="Times New Roman" w:cs="Times New Roman"/>
              </w:rPr>
              <w:t>Email</w:t>
            </w:r>
            <w:proofErr w:type="spellEnd"/>
            <w:r w:rsidRPr="00A30AF8">
              <w:rPr>
                <w:rFonts w:ascii="Times New Roman" w:hAnsi="Times New Roman" w:cs="Times New Roman"/>
              </w:rPr>
              <w:t xml:space="preserve"> підтвердження: "Ваша підписка скасована. Доступ зберігається до [дата]. Ми сподіваємось побачити вас знову!"</w:t>
            </w:r>
          </w:p>
          <w:p w14:paraId="428EF2B6" w14:textId="5BC1EB7C" w:rsidR="00A30AF8" w:rsidRPr="00A30AF8" w:rsidRDefault="0000231F" w:rsidP="00A30AF8">
            <w:pPr>
              <w:pStyle w:val="a9"/>
              <w:numPr>
                <w:ilvl w:val="0"/>
                <w:numId w:val="247"/>
              </w:numPr>
              <w:spacing w:line="240" w:lineRule="auto"/>
              <w:jc w:val="both"/>
              <w:rPr>
                <w:rFonts w:ascii="Times New Roman" w:hAnsi="Times New Roman" w:cs="Times New Roman"/>
                <w:lang w:val="en-US"/>
              </w:rPr>
            </w:pPr>
            <w:r w:rsidRPr="00A30AF8">
              <w:rPr>
                <w:rFonts w:ascii="Times New Roman" w:hAnsi="Times New Roman" w:cs="Times New Roman"/>
              </w:rPr>
              <w:t>На сторінці підписки показується: - Статус: Скасована (активна до [дата]) - Кнопка "Поновити підписку"</w:t>
            </w:r>
          </w:p>
          <w:p w14:paraId="629227FC" w14:textId="1E3244C4" w:rsidR="00A30AF8" w:rsidRPr="00A30AF8" w:rsidRDefault="0000231F" w:rsidP="00A30AF8">
            <w:pPr>
              <w:pStyle w:val="a9"/>
              <w:numPr>
                <w:ilvl w:val="0"/>
                <w:numId w:val="247"/>
              </w:numPr>
              <w:spacing w:line="240" w:lineRule="auto"/>
              <w:jc w:val="both"/>
              <w:rPr>
                <w:rFonts w:ascii="Times New Roman" w:hAnsi="Times New Roman" w:cs="Times New Roman"/>
                <w:lang w:val="en-US"/>
              </w:rPr>
            </w:pPr>
            <w:r w:rsidRPr="00A30AF8">
              <w:rPr>
                <w:rFonts w:ascii="Times New Roman" w:hAnsi="Times New Roman" w:cs="Times New Roman"/>
              </w:rPr>
              <w:t xml:space="preserve">Система </w:t>
            </w:r>
            <w:proofErr w:type="spellStart"/>
            <w:r w:rsidRPr="00A30AF8">
              <w:rPr>
                <w:rFonts w:ascii="Times New Roman" w:hAnsi="Times New Roman" w:cs="Times New Roman"/>
              </w:rPr>
              <w:t>логує</w:t>
            </w:r>
            <w:proofErr w:type="spellEnd"/>
            <w:r w:rsidRPr="00A30AF8">
              <w:rPr>
                <w:rFonts w:ascii="Times New Roman" w:hAnsi="Times New Roman" w:cs="Times New Roman"/>
              </w:rPr>
              <w:t xml:space="preserve"> </w:t>
            </w:r>
            <w:proofErr w:type="spellStart"/>
            <w:r w:rsidRPr="00A30AF8">
              <w:rPr>
                <w:rFonts w:ascii="Times New Roman" w:hAnsi="Times New Roman" w:cs="Times New Roman"/>
              </w:rPr>
              <w:t>cancellation</w:t>
            </w:r>
            <w:proofErr w:type="spellEnd"/>
            <w:r w:rsidRPr="00A30AF8">
              <w:rPr>
                <w:rFonts w:ascii="Times New Roman" w:hAnsi="Times New Roman" w:cs="Times New Roman"/>
              </w:rPr>
              <w:t xml:space="preserve"> з причиною для аналізу </w:t>
            </w:r>
            <w:proofErr w:type="spellStart"/>
            <w:r w:rsidRPr="00A30AF8">
              <w:rPr>
                <w:rFonts w:ascii="Times New Roman" w:hAnsi="Times New Roman" w:cs="Times New Roman"/>
              </w:rPr>
              <w:t>churn</w:t>
            </w:r>
            <w:proofErr w:type="spellEnd"/>
          </w:p>
          <w:p w14:paraId="57B9384E" w14:textId="17C0741D" w:rsidR="00A30AF8" w:rsidRPr="00A30AF8" w:rsidRDefault="0000231F" w:rsidP="00A30AF8">
            <w:pPr>
              <w:pStyle w:val="a9"/>
              <w:numPr>
                <w:ilvl w:val="0"/>
                <w:numId w:val="247"/>
              </w:numPr>
              <w:spacing w:line="240" w:lineRule="auto"/>
              <w:jc w:val="both"/>
              <w:rPr>
                <w:rFonts w:ascii="Times New Roman" w:hAnsi="Times New Roman" w:cs="Times New Roman"/>
                <w:lang w:val="en-US"/>
              </w:rPr>
            </w:pPr>
            <w:proofErr w:type="spellStart"/>
            <w:r w:rsidRPr="00A30AF8">
              <w:rPr>
                <w:rFonts w:ascii="Times New Roman" w:hAnsi="Times New Roman" w:cs="Times New Roman"/>
              </w:rPr>
              <w:t>Use</w:t>
            </w:r>
            <w:proofErr w:type="spellEnd"/>
            <w:r w:rsidRPr="00A30AF8">
              <w:rPr>
                <w:rFonts w:ascii="Times New Roman" w:hAnsi="Times New Roman" w:cs="Times New Roman"/>
              </w:rPr>
              <w:t xml:space="preserve"> </w:t>
            </w:r>
            <w:proofErr w:type="spellStart"/>
            <w:r w:rsidRPr="00A30AF8">
              <w:rPr>
                <w:rFonts w:ascii="Times New Roman" w:hAnsi="Times New Roman" w:cs="Times New Roman"/>
              </w:rPr>
              <w:t>case</w:t>
            </w:r>
            <w:proofErr w:type="spellEnd"/>
            <w:r w:rsidRPr="00A30AF8">
              <w:rPr>
                <w:rFonts w:ascii="Times New Roman" w:hAnsi="Times New Roman" w:cs="Times New Roman"/>
              </w:rPr>
              <w:t xml:space="preserve"> завершено зі скасованою підпискою</w:t>
            </w:r>
          </w:p>
          <w:p w14:paraId="0D357995" w14:textId="3C16F4C7" w:rsidR="00A30AF8" w:rsidRDefault="0000231F" w:rsidP="00A30AF8">
            <w:pPr>
              <w:spacing w:after="0" w:line="240" w:lineRule="auto"/>
              <w:jc w:val="both"/>
              <w:rPr>
                <w:rFonts w:ascii="Times New Roman" w:hAnsi="Times New Roman" w:cs="Times New Roman"/>
                <w:lang w:val="en-US"/>
              </w:rPr>
            </w:pPr>
            <w:r w:rsidRPr="000311AE">
              <w:rPr>
                <w:rFonts w:ascii="Times New Roman" w:hAnsi="Times New Roman" w:cs="Times New Roman"/>
                <w:b/>
                <w:bCs/>
              </w:rPr>
              <w:t>А6: Завантаження інвойсу (рахунку)</w:t>
            </w:r>
          </w:p>
          <w:p w14:paraId="11FCEC5E" w14:textId="4DB4F37B" w:rsidR="00A30AF8" w:rsidRPr="00A30AF8" w:rsidRDefault="0000231F" w:rsidP="00A30AF8">
            <w:pPr>
              <w:pStyle w:val="a9"/>
              <w:numPr>
                <w:ilvl w:val="0"/>
                <w:numId w:val="248"/>
              </w:numPr>
              <w:spacing w:line="240" w:lineRule="auto"/>
              <w:jc w:val="both"/>
              <w:rPr>
                <w:rFonts w:ascii="Times New Roman" w:hAnsi="Times New Roman" w:cs="Times New Roman"/>
                <w:lang w:val="en-US"/>
              </w:rPr>
            </w:pPr>
            <w:r w:rsidRPr="00A30AF8">
              <w:rPr>
                <w:rFonts w:ascii="Times New Roman" w:hAnsi="Times New Roman" w:cs="Times New Roman"/>
              </w:rPr>
              <w:t>На кроці 4: Користувач бачить історію платежів</w:t>
            </w:r>
          </w:p>
          <w:p w14:paraId="3F861073" w14:textId="25F95CA7" w:rsidR="00A30AF8" w:rsidRPr="00A30AF8" w:rsidRDefault="0000231F" w:rsidP="00A30AF8">
            <w:pPr>
              <w:pStyle w:val="a9"/>
              <w:numPr>
                <w:ilvl w:val="0"/>
                <w:numId w:val="248"/>
              </w:numPr>
              <w:spacing w:line="240" w:lineRule="auto"/>
              <w:jc w:val="both"/>
              <w:rPr>
                <w:rFonts w:ascii="Times New Roman" w:hAnsi="Times New Roman" w:cs="Times New Roman"/>
                <w:lang w:val="en-US"/>
              </w:rPr>
            </w:pPr>
            <w:r w:rsidRPr="00A30AF8">
              <w:rPr>
                <w:rFonts w:ascii="Times New Roman" w:hAnsi="Times New Roman" w:cs="Times New Roman"/>
              </w:rPr>
              <w:t>Користувач хоче завантажити інвойс для бухгалтерії або особистих записів</w:t>
            </w:r>
          </w:p>
          <w:p w14:paraId="7ADF638E" w14:textId="57AA0CCA" w:rsidR="00A30AF8" w:rsidRPr="00A30AF8" w:rsidRDefault="0000231F" w:rsidP="00A30AF8">
            <w:pPr>
              <w:pStyle w:val="a9"/>
              <w:numPr>
                <w:ilvl w:val="0"/>
                <w:numId w:val="248"/>
              </w:numPr>
              <w:spacing w:line="240" w:lineRule="auto"/>
              <w:jc w:val="both"/>
              <w:rPr>
                <w:rFonts w:ascii="Times New Roman" w:hAnsi="Times New Roman" w:cs="Times New Roman"/>
                <w:lang w:val="en-US"/>
              </w:rPr>
            </w:pPr>
            <w:r w:rsidRPr="00A30AF8">
              <w:rPr>
                <w:rFonts w:ascii="Times New Roman" w:hAnsi="Times New Roman" w:cs="Times New Roman"/>
              </w:rPr>
              <w:t>Користувач натискає "Завантажити інвойс" біля конкретної транзакції</w:t>
            </w:r>
          </w:p>
          <w:p w14:paraId="2C539C81" w14:textId="156140D6" w:rsidR="00A30AF8" w:rsidRPr="00A30AF8" w:rsidRDefault="0000231F" w:rsidP="00A30AF8">
            <w:pPr>
              <w:pStyle w:val="a9"/>
              <w:numPr>
                <w:ilvl w:val="0"/>
                <w:numId w:val="248"/>
              </w:numPr>
              <w:spacing w:line="240" w:lineRule="auto"/>
              <w:jc w:val="both"/>
              <w:rPr>
                <w:rFonts w:ascii="Times New Roman" w:hAnsi="Times New Roman" w:cs="Times New Roman"/>
                <w:lang w:val="en-US"/>
              </w:rPr>
            </w:pPr>
            <w:r w:rsidRPr="00A30AF8">
              <w:rPr>
                <w:rFonts w:ascii="Times New Roman" w:hAnsi="Times New Roman" w:cs="Times New Roman"/>
              </w:rPr>
              <w:t xml:space="preserve">Система генерує PDF інвойс: - Логотип </w:t>
            </w:r>
            <w:proofErr w:type="spellStart"/>
            <w:r w:rsidRPr="00A30AF8">
              <w:rPr>
                <w:rFonts w:ascii="Times New Roman" w:hAnsi="Times New Roman" w:cs="Times New Roman"/>
              </w:rPr>
              <w:t>Cinecloud</w:t>
            </w:r>
            <w:proofErr w:type="spellEnd"/>
            <w:r w:rsidRPr="00A30AF8">
              <w:rPr>
                <w:rFonts w:ascii="Times New Roman" w:hAnsi="Times New Roman" w:cs="Times New Roman"/>
              </w:rPr>
              <w:t xml:space="preserve"> - Номер інвойсу (унікальний ID) - Дата платежу - Деталі клієнта (ім'я, </w:t>
            </w:r>
            <w:proofErr w:type="spellStart"/>
            <w:r w:rsidRPr="00A30AF8">
              <w:rPr>
                <w:rFonts w:ascii="Times New Roman" w:hAnsi="Times New Roman" w:cs="Times New Roman"/>
              </w:rPr>
              <w:t>email</w:t>
            </w:r>
            <w:proofErr w:type="spellEnd"/>
            <w:r w:rsidRPr="00A30AF8">
              <w:rPr>
                <w:rFonts w:ascii="Times New Roman" w:hAnsi="Times New Roman" w:cs="Times New Roman"/>
              </w:rPr>
              <w:t xml:space="preserve">, адреса) - Деталі компанії </w:t>
            </w:r>
            <w:proofErr w:type="spellStart"/>
            <w:r w:rsidRPr="00A30AF8">
              <w:rPr>
                <w:rFonts w:ascii="Times New Roman" w:hAnsi="Times New Roman" w:cs="Times New Roman"/>
              </w:rPr>
              <w:t>Cinecloud</w:t>
            </w:r>
            <w:proofErr w:type="spellEnd"/>
            <w:r w:rsidRPr="00A30AF8">
              <w:rPr>
                <w:rFonts w:ascii="Times New Roman" w:hAnsi="Times New Roman" w:cs="Times New Roman"/>
              </w:rPr>
              <w:t xml:space="preserve"> (адреса, податковий номер) - Опис послуги: "Підписка </w:t>
            </w:r>
            <w:proofErr w:type="spellStart"/>
            <w:r w:rsidRPr="00A30AF8">
              <w:rPr>
                <w:rFonts w:ascii="Times New Roman" w:hAnsi="Times New Roman" w:cs="Times New Roman"/>
              </w:rPr>
              <w:t>Cinecloud</w:t>
            </w:r>
            <w:proofErr w:type="spellEnd"/>
            <w:r w:rsidRPr="00A30AF8">
              <w:rPr>
                <w:rFonts w:ascii="Times New Roman" w:hAnsi="Times New Roman" w:cs="Times New Roman"/>
              </w:rPr>
              <w:t xml:space="preserve"> - Standard </w:t>
            </w:r>
            <w:proofErr w:type="spellStart"/>
            <w:r w:rsidRPr="00A30AF8">
              <w:rPr>
                <w:rFonts w:ascii="Times New Roman" w:hAnsi="Times New Roman" w:cs="Times New Roman"/>
              </w:rPr>
              <w:t>Plan</w:t>
            </w:r>
            <w:proofErr w:type="spellEnd"/>
            <w:r w:rsidRPr="00A30AF8">
              <w:rPr>
                <w:rFonts w:ascii="Times New Roman" w:hAnsi="Times New Roman" w:cs="Times New Roman"/>
              </w:rPr>
              <w:t xml:space="preserve">" - Період підписки - Сума: 249 грн (включаючи ПДВ, якщо </w:t>
            </w:r>
            <w:proofErr w:type="spellStart"/>
            <w:r w:rsidRPr="00A30AF8">
              <w:rPr>
                <w:rFonts w:ascii="Times New Roman" w:hAnsi="Times New Roman" w:cs="Times New Roman"/>
              </w:rPr>
              <w:t>застосовно</w:t>
            </w:r>
            <w:proofErr w:type="spellEnd"/>
            <w:r w:rsidRPr="00A30AF8">
              <w:rPr>
                <w:rFonts w:ascii="Times New Roman" w:hAnsi="Times New Roman" w:cs="Times New Roman"/>
              </w:rPr>
              <w:t xml:space="preserve">) - Метод оплати: </w:t>
            </w:r>
            <w:proofErr w:type="spellStart"/>
            <w:r w:rsidRPr="00A30AF8">
              <w:rPr>
                <w:rFonts w:ascii="Times New Roman" w:hAnsi="Times New Roman" w:cs="Times New Roman"/>
              </w:rPr>
              <w:t>Visa</w:t>
            </w:r>
            <w:proofErr w:type="spellEnd"/>
            <w:r w:rsidRPr="00A30AF8">
              <w:rPr>
                <w:rFonts w:ascii="Times New Roman" w:hAnsi="Times New Roman" w:cs="Times New Roman"/>
              </w:rPr>
              <w:t xml:space="preserve"> ****1234 - Статус: </w:t>
            </w:r>
            <w:proofErr w:type="spellStart"/>
            <w:r w:rsidRPr="00A30AF8">
              <w:rPr>
                <w:rFonts w:ascii="Times New Roman" w:hAnsi="Times New Roman" w:cs="Times New Roman"/>
              </w:rPr>
              <w:t>Оплачено</w:t>
            </w:r>
            <w:proofErr w:type="spellEnd"/>
          </w:p>
          <w:p w14:paraId="0E6110F4" w14:textId="21425B4F" w:rsidR="00A30AF8" w:rsidRPr="00A30AF8" w:rsidRDefault="0000231F" w:rsidP="00A30AF8">
            <w:pPr>
              <w:pStyle w:val="a9"/>
              <w:numPr>
                <w:ilvl w:val="0"/>
                <w:numId w:val="248"/>
              </w:numPr>
              <w:spacing w:line="240" w:lineRule="auto"/>
              <w:jc w:val="both"/>
              <w:rPr>
                <w:rFonts w:ascii="Times New Roman" w:hAnsi="Times New Roman" w:cs="Times New Roman"/>
                <w:lang w:val="en-US"/>
              </w:rPr>
            </w:pPr>
            <w:r w:rsidRPr="00A30AF8">
              <w:rPr>
                <w:rFonts w:ascii="Times New Roman" w:hAnsi="Times New Roman" w:cs="Times New Roman"/>
              </w:rPr>
              <w:t>PDF завантажується на пристрій користувача</w:t>
            </w:r>
          </w:p>
          <w:p w14:paraId="3DC0B521" w14:textId="27836534" w:rsidR="00A30AF8" w:rsidRPr="00A30AF8" w:rsidRDefault="0000231F" w:rsidP="00A30AF8">
            <w:pPr>
              <w:pStyle w:val="a9"/>
              <w:numPr>
                <w:ilvl w:val="0"/>
                <w:numId w:val="248"/>
              </w:numPr>
              <w:spacing w:line="240" w:lineRule="auto"/>
              <w:jc w:val="both"/>
              <w:rPr>
                <w:rFonts w:ascii="Times New Roman" w:hAnsi="Times New Roman" w:cs="Times New Roman"/>
                <w:lang w:val="en-US"/>
              </w:rPr>
            </w:pPr>
            <w:r w:rsidRPr="00A30AF8">
              <w:rPr>
                <w:rFonts w:ascii="Times New Roman" w:hAnsi="Times New Roman" w:cs="Times New Roman"/>
              </w:rPr>
              <w:t>Назва файлу: "Cinecloud_Invoice_2024-10-15_INV123456.pdf"</w:t>
            </w:r>
          </w:p>
          <w:p w14:paraId="7E640856" w14:textId="2DEA0E2D" w:rsidR="00A30AF8" w:rsidRPr="00A30AF8" w:rsidRDefault="0000231F" w:rsidP="00A30AF8">
            <w:pPr>
              <w:pStyle w:val="a9"/>
              <w:numPr>
                <w:ilvl w:val="0"/>
                <w:numId w:val="248"/>
              </w:numPr>
              <w:spacing w:line="240" w:lineRule="auto"/>
              <w:jc w:val="both"/>
              <w:rPr>
                <w:rFonts w:ascii="Times New Roman" w:hAnsi="Times New Roman" w:cs="Times New Roman"/>
                <w:lang w:val="en-US"/>
              </w:rPr>
            </w:pPr>
            <w:proofErr w:type="spellStart"/>
            <w:r w:rsidRPr="00A30AF8">
              <w:rPr>
                <w:rFonts w:ascii="Times New Roman" w:hAnsi="Times New Roman" w:cs="Times New Roman"/>
              </w:rPr>
              <w:t>Use</w:t>
            </w:r>
            <w:proofErr w:type="spellEnd"/>
            <w:r w:rsidRPr="00A30AF8">
              <w:rPr>
                <w:rFonts w:ascii="Times New Roman" w:hAnsi="Times New Roman" w:cs="Times New Roman"/>
              </w:rPr>
              <w:t xml:space="preserve"> </w:t>
            </w:r>
            <w:proofErr w:type="spellStart"/>
            <w:r w:rsidRPr="00A30AF8">
              <w:rPr>
                <w:rFonts w:ascii="Times New Roman" w:hAnsi="Times New Roman" w:cs="Times New Roman"/>
              </w:rPr>
              <w:t>case</w:t>
            </w:r>
            <w:proofErr w:type="spellEnd"/>
            <w:r w:rsidRPr="00A30AF8">
              <w:rPr>
                <w:rFonts w:ascii="Times New Roman" w:hAnsi="Times New Roman" w:cs="Times New Roman"/>
              </w:rPr>
              <w:t xml:space="preserve"> завершено з завантаженим інвойсом</w:t>
            </w:r>
          </w:p>
          <w:p w14:paraId="0DAF5FCE" w14:textId="77B1E325" w:rsidR="00A30AF8" w:rsidRDefault="0000231F" w:rsidP="00A30AF8">
            <w:pPr>
              <w:spacing w:after="0" w:line="240" w:lineRule="auto"/>
              <w:jc w:val="both"/>
              <w:rPr>
                <w:rFonts w:ascii="Times New Roman" w:hAnsi="Times New Roman" w:cs="Times New Roman"/>
                <w:lang w:val="en-US"/>
              </w:rPr>
            </w:pPr>
            <w:r w:rsidRPr="000311AE">
              <w:rPr>
                <w:rFonts w:ascii="Times New Roman" w:hAnsi="Times New Roman" w:cs="Times New Roman"/>
                <w:b/>
                <w:bCs/>
              </w:rPr>
              <w:t>А7: Поновлення скасованої підписки</w:t>
            </w:r>
          </w:p>
          <w:p w14:paraId="293821FD" w14:textId="27E693DA" w:rsidR="00A30AF8" w:rsidRPr="00A30AF8" w:rsidRDefault="0000231F" w:rsidP="00A30AF8">
            <w:pPr>
              <w:pStyle w:val="a9"/>
              <w:numPr>
                <w:ilvl w:val="0"/>
                <w:numId w:val="249"/>
              </w:numPr>
              <w:spacing w:line="240" w:lineRule="auto"/>
              <w:jc w:val="both"/>
              <w:rPr>
                <w:rFonts w:ascii="Times New Roman" w:hAnsi="Times New Roman" w:cs="Times New Roman"/>
                <w:lang w:val="en-US"/>
              </w:rPr>
            </w:pPr>
            <w:r w:rsidRPr="00A30AF8">
              <w:rPr>
                <w:rFonts w:ascii="Times New Roman" w:hAnsi="Times New Roman" w:cs="Times New Roman"/>
              </w:rPr>
              <w:t>Користувач раніше скасував підписку (сценарій А5)</w:t>
            </w:r>
          </w:p>
          <w:p w14:paraId="1E02AD0C" w14:textId="5998FB20" w:rsidR="00A30AF8" w:rsidRPr="00A30AF8" w:rsidRDefault="0000231F" w:rsidP="00A30AF8">
            <w:pPr>
              <w:pStyle w:val="a9"/>
              <w:numPr>
                <w:ilvl w:val="0"/>
                <w:numId w:val="249"/>
              </w:numPr>
              <w:spacing w:line="240" w:lineRule="auto"/>
              <w:jc w:val="both"/>
              <w:rPr>
                <w:rFonts w:ascii="Times New Roman" w:hAnsi="Times New Roman" w:cs="Times New Roman"/>
                <w:lang w:val="en-US"/>
              </w:rPr>
            </w:pPr>
            <w:r w:rsidRPr="00A30AF8">
              <w:rPr>
                <w:rFonts w:ascii="Times New Roman" w:hAnsi="Times New Roman" w:cs="Times New Roman"/>
              </w:rPr>
              <w:t>На сторінці "Моя підписка" показується статус "Скасована (активна до [дата])"</w:t>
            </w:r>
          </w:p>
          <w:p w14:paraId="7F9FAEEE" w14:textId="3F206128" w:rsidR="00A30AF8" w:rsidRPr="00A30AF8" w:rsidRDefault="0000231F" w:rsidP="00A30AF8">
            <w:pPr>
              <w:pStyle w:val="a9"/>
              <w:numPr>
                <w:ilvl w:val="0"/>
                <w:numId w:val="249"/>
              </w:numPr>
              <w:spacing w:line="240" w:lineRule="auto"/>
              <w:jc w:val="both"/>
              <w:rPr>
                <w:rFonts w:ascii="Times New Roman" w:hAnsi="Times New Roman" w:cs="Times New Roman"/>
                <w:lang w:val="en-US"/>
              </w:rPr>
            </w:pPr>
            <w:r w:rsidRPr="00A30AF8">
              <w:rPr>
                <w:rFonts w:ascii="Times New Roman" w:hAnsi="Times New Roman" w:cs="Times New Roman"/>
              </w:rPr>
              <w:t>Користувач передумав та хоче поновити</w:t>
            </w:r>
          </w:p>
          <w:p w14:paraId="0F484335" w14:textId="5401AA85" w:rsidR="00A30AF8" w:rsidRPr="00A30AF8" w:rsidRDefault="0000231F" w:rsidP="00A30AF8">
            <w:pPr>
              <w:pStyle w:val="a9"/>
              <w:numPr>
                <w:ilvl w:val="0"/>
                <w:numId w:val="249"/>
              </w:numPr>
              <w:spacing w:line="240" w:lineRule="auto"/>
              <w:jc w:val="both"/>
              <w:rPr>
                <w:rFonts w:ascii="Times New Roman" w:hAnsi="Times New Roman" w:cs="Times New Roman"/>
                <w:lang w:val="en-US"/>
              </w:rPr>
            </w:pPr>
            <w:r w:rsidRPr="00A30AF8">
              <w:rPr>
                <w:rFonts w:ascii="Times New Roman" w:hAnsi="Times New Roman" w:cs="Times New Roman"/>
              </w:rPr>
              <w:t>Користувач натискає "Поновити підписку"</w:t>
            </w:r>
          </w:p>
          <w:p w14:paraId="68AEF03B" w14:textId="5E773C39" w:rsidR="00A30AF8" w:rsidRPr="00A30AF8" w:rsidRDefault="0000231F" w:rsidP="00A30AF8">
            <w:pPr>
              <w:pStyle w:val="a9"/>
              <w:numPr>
                <w:ilvl w:val="0"/>
                <w:numId w:val="249"/>
              </w:numPr>
              <w:spacing w:line="240" w:lineRule="auto"/>
              <w:jc w:val="both"/>
              <w:rPr>
                <w:rFonts w:ascii="Times New Roman" w:hAnsi="Times New Roman" w:cs="Times New Roman"/>
                <w:lang w:val="en-US"/>
              </w:rPr>
            </w:pPr>
            <w:r w:rsidRPr="00A30AF8">
              <w:rPr>
                <w:rFonts w:ascii="Times New Roman" w:hAnsi="Times New Roman" w:cs="Times New Roman"/>
              </w:rPr>
              <w:t xml:space="preserve">Система показує: - "Поновити підписку Standard </w:t>
            </w:r>
            <w:proofErr w:type="spellStart"/>
            <w:r w:rsidRPr="00A30AF8">
              <w:rPr>
                <w:rFonts w:ascii="Times New Roman" w:hAnsi="Times New Roman" w:cs="Times New Roman"/>
              </w:rPr>
              <w:t>Plan</w:t>
            </w:r>
            <w:proofErr w:type="spellEnd"/>
            <w:r w:rsidRPr="00A30AF8">
              <w:rPr>
                <w:rFonts w:ascii="Times New Roman" w:hAnsi="Times New Roman" w:cs="Times New Roman"/>
              </w:rPr>
              <w:t xml:space="preserve">" - "Ціна: 249 грн/місяць" - "Наступний платіж: [дата] (кінець поточного періоду або зараз, якщо період закінчився)" - </w:t>
            </w:r>
            <w:proofErr w:type="spellStart"/>
            <w:r w:rsidRPr="00A30AF8">
              <w:rPr>
                <w:rFonts w:ascii="Times New Roman" w:hAnsi="Times New Roman" w:cs="Times New Roman"/>
              </w:rPr>
              <w:t>Checkbox</w:t>
            </w:r>
            <w:proofErr w:type="spellEnd"/>
            <w:r w:rsidRPr="00A30AF8">
              <w:rPr>
                <w:rFonts w:ascii="Times New Roman" w:hAnsi="Times New Roman" w:cs="Times New Roman"/>
              </w:rPr>
              <w:t xml:space="preserve"> "Автоматичне продовження" (</w:t>
            </w:r>
            <w:proofErr w:type="spellStart"/>
            <w:r w:rsidRPr="00A30AF8">
              <w:rPr>
                <w:rFonts w:ascii="Times New Roman" w:hAnsi="Times New Roman" w:cs="Times New Roman"/>
              </w:rPr>
              <w:t>checked</w:t>
            </w:r>
            <w:proofErr w:type="spellEnd"/>
            <w:r w:rsidRPr="00A30AF8">
              <w:rPr>
                <w:rFonts w:ascii="Times New Roman" w:hAnsi="Times New Roman" w:cs="Times New Roman"/>
              </w:rPr>
              <w:t xml:space="preserve"> за замовчуванням)</w:t>
            </w:r>
          </w:p>
          <w:p w14:paraId="32036673" w14:textId="5361960A" w:rsidR="00A30AF8" w:rsidRPr="00A30AF8" w:rsidRDefault="0000231F" w:rsidP="00A30AF8">
            <w:pPr>
              <w:pStyle w:val="a9"/>
              <w:numPr>
                <w:ilvl w:val="0"/>
                <w:numId w:val="249"/>
              </w:numPr>
              <w:spacing w:line="240" w:lineRule="auto"/>
              <w:jc w:val="both"/>
              <w:rPr>
                <w:rFonts w:ascii="Times New Roman" w:hAnsi="Times New Roman" w:cs="Times New Roman"/>
                <w:lang w:val="en-US"/>
              </w:rPr>
            </w:pPr>
            <w:r w:rsidRPr="00A30AF8">
              <w:rPr>
                <w:rFonts w:ascii="Times New Roman" w:hAnsi="Times New Roman" w:cs="Times New Roman"/>
              </w:rPr>
              <w:t>Користувач підтверджує</w:t>
            </w:r>
          </w:p>
          <w:p w14:paraId="0C3CBEED" w14:textId="093B4699" w:rsidR="00A30AF8" w:rsidRPr="00A30AF8" w:rsidRDefault="0000231F" w:rsidP="00A30AF8">
            <w:pPr>
              <w:pStyle w:val="a9"/>
              <w:numPr>
                <w:ilvl w:val="0"/>
                <w:numId w:val="249"/>
              </w:numPr>
              <w:spacing w:line="240" w:lineRule="auto"/>
              <w:jc w:val="both"/>
              <w:rPr>
                <w:rFonts w:ascii="Times New Roman" w:hAnsi="Times New Roman" w:cs="Times New Roman"/>
                <w:lang w:val="en-US"/>
              </w:rPr>
            </w:pPr>
            <w:r w:rsidRPr="00A30AF8">
              <w:rPr>
                <w:rFonts w:ascii="Times New Roman" w:hAnsi="Times New Roman" w:cs="Times New Roman"/>
              </w:rPr>
              <w:t>Якщо поточний період ще не закінчився: - Підписка миттєво переходить у статус "</w:t>
            </w:r>
            <w:proofErr w:type="spellStart"/>
            <w:r w:rsidRPr="00A30AF8">
              <w:rPr>
                <w:rFonts w:ascii="Times New Roman" w:hAnsi="Times New Roman" w:cs="Times New Roman"/>
              </w:rPr>
              <w:t>active</w:t>
            </w:r>
            <w:proofErr w:type="spellEnd"/>
            <w:r w:rsidRPr="00A30AF8">
              <w:rPr>
                <w:rFonts w:ascii="Times New Roman" w:hAnsi="Times New Roman" w:cs="Times New Roman"/>
              </w:rPr>
              <w:t>" - Наступний платіж запланований на кінець поточного періоду - Платіж НЕ стягується зараз</w:t>
            </w:r>
          </w:p>
          <w:p w14:paraId="35FCC83E" w14:textId="14C3C37C" w:rsidR="00A30AF8" w:rsidRPr="00A30AF8" w:rsidRDefault="0000231F" w:rsidP="00A30AF8">
            <w:pPr>
              <w:pStyle w:val="a9"/>
              <w:numPr>
                <w:ilvl w:val="0"/>
                <w:numId w:val="249"/>
              </w:numPr>
              <w:spacing w:line="240" w:lineRule="auto"/>
              <w:jc w:val="both"/>
              <w:rPr>
                <w:rFonts w:ascii="Times New Roman" w:hAnsi="Times New Roman" w:cs="Times New Roman"/>
                <w:lang w:val="en-US"/>
              </w:rPr>
            </w:pPr>
            <w:r w:rsidRPr="00A30AF8">
              <w:rPr>
                <w:rFonts w:ascii="Times New Roman" w:hAnsi="Times New Roman" w:cs="Times New Roman"/>
              </w:rPr>
              <w:t>Якщо поточний період закінчився: - Система обробляє платіж зараз - Новий період починається сьогодні</w:t>
            </w:r>
          </w:p>
          <w:p w14:paraId="10AE219D" w14:textId="3B3E4D72" w:rsidR="00A30AF8" w:rsidRPr="00A30AF8" w:rsidRDefault="0000231F" w:rsidP="00A30AF8">
            <w:pPr>
              <w:pStyle w:val="a9"/>
              <w:numPr>
                <w:ilvl w:val="0"/>
                <w:numId w:val="249"/>
              </w:numPr>
              <w:spacing w:line="240" w:lineRule="auto"/>
              <w:jc w:val="both"/>
              <w:rPr>
                <w:rFonts w:ascii="Times New Roman" w:hAnsi="Times New Roman" w:cs="Times New Roman"/>
                <w:lang w:val="en-US"/>
              </w:rPr>
            </w:pPr>
            <w:proofErr w:type="spellStart"/>
            <w:r w:rsidRPr="00A30AF8">
              <w:rPr>
                <w:rFonts w:ascii="Times New Roman" w:hAnsi="Times New Roman" w:cs="Times New Roman"/>
              </w:rPr>
              <w:t>Email</w:t>
            </w:r>
            <w:proofErr w:type="spellEnd"/>
            <w:r w:rsidRPr="00A30AF8">
              <w:rPr>
                <w:rFonts w:ascii="Times New Roman" w:hAnsi="Times New Roman" w:cs="Times New Roman"/>
              </w:rPr>
              <w:t>: "Ваша підписка поновлена! Ласкаво просимо назад!"</w:t>
            </w:r>
          </w:p>
          <w:p w14:paraId="2C5EE1F2" w14:textId="4BD8A527" w:rsidR="0000231F" w:rsidRPr="00A30AF8" w:rsidRDefault="0000231F" w:rsidP="00A30AF8">
            <w:pPr>
              <w:pStyle w:val="a9"/>
              <w:numPr>
                <w:ilvl w:val="0"/>
                <w:numId w:val="249"/>
              </w:numPr>
              <w:spacing w:line="240" w:lineRule="auto"/>
              <w:jc w:val="both"/>
              <w:rPr>
                <w:rFonts w:ascii="Times New Roman" w:hAnsi="Times New Roman" w:cs="Times New Roman"/>
              </w:rPr>
            </w:pPr>
            <w:proofErr w:type="spellStart"/>
            <w:r w:rsidRPr="00A30AF8">
              <w:rPr>
                <w:rFonts w:ascii="Times New Roman" w:hAnsi="Times New Roman" w:cs="Times New Roman"/>
              </w:rPr>
              <w:t>Use</w:t>
            </w:r>
            <w:proofErr w:type="spellEnd"/>
            <w:r w:rsidRPr="00A30AF8">
              <w:rPr>
                <w:rFonts w:ascii="Times New Roman" w:hAnsi="Times New Roman" w:cs="Times New Roman"/>
              </w:rPr>
              <w:t xml:space="preserve"> </w:t>
            </w:r>
            <w:proofErr w:type="spellStart"/>
            <w:r w:rsidRPr="00A30AF8">
              <w:rPr>
                <w:rFonts w:ascii="Times New Roman" w:hAnsi="Times New Roman" w:cs="Times New Roman"/>
              </w:rPr>
              <w:t>case</w:t>
            </w:r>
            <w:proofErr w:type="spellEnd"/>
            <w:r w:rsidRPr="00A30AF8">
              <w:rPr>
                <w:rFonts w:ascii="Times New Roman" w:hAnsi="Times New Roman" w:cs="Times New Roman"/>
              </w:rPr>
              <w:t xml:space="preserve"> завершено з поновленою підпискою</w:t>
            </w:r>
          </w:p>
        </w:tc>
      </w:tr>
      <w:tr w:rsidR="0000231F" w:rsidRPr="000311AE" w14:paraId="279B57DC" w14:textId="77777777" w:rsidTr="00FD4693">
        <w:tc>
          <w:tcPr>
            <w:tcW w:w="0" w:type="auto"/>
            <w:hideMark/>
          </w:tcPr>
          <w:p w14:paraId="036763C7"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lastRenderedPageBreak/>
              <w:t>Негативні сценарії (виключення)</w:t>
            </w:r>
          </w:p>
        </w:tc>
        <w:tc>
          <w:tcPr>
            <w:tcW w:w="0" w:type="auto"/>
            <w:hideMark/>
          </w:tcPr>
          <w:p w14:paraId="6EFED23B" w14:textId="40D4181F" w:rsidR="00C61235" w:rsidRDefault="0000231F" w:rsidP="004375E2">
            <w:pPr>
              <w:spacing w:line="240" w:lineRule="auto"/>
              <w:jc w:val="both"/>
              <w:rPr>
                <w:rFonts w:ascii="Times New Roman" w:hAnsi="Times New Roman" w:cs="Times New Roman"/>
                <w:lang w:val="en-US"/>
              </w:rPr>
            </w:pPr>
            <w:r w:rsidRPr="000311AE">
              <w:rPr>
                <w:rFonts w:ascii="Times New Roman" w:hAnsi="Times New Roman" w:cs="Times New Roman"/>
                <w:b/>
                <w:bCs/>
              </w:rPr>
              <w:t xml:space="preserve">Н1: Помилка при оплаті </w:t>
            </w:r>
            <w:proofErr w:type="spellStart"/>
            <w:r w:rsidRPr="000311AE">
              <w:rPr>
                <w:rFonts w:ascii="Times New Roman" w:hAnsi="Times New Roman" w:cs="Times New Roman"/>
                <w:b/>
                <w:bCs/>
              </w:rPr>
              <w:t>upgrade</w:t>
            </w:r>
            <w:proofErr w:type="spellEnd"/>
            <w:r w:rsidRPr="000311AE">
              <w:rPr>
                <w:rFonts w:ascii="Times New Roman" w:hAnsi="Times New Roman" w:cs="Times New Roman"/>
                <w:b/>
                <w:bCs/>
              </w:rPr>
              <w:t xml:space="preserve"> плану</w:t>
            </w:r>
          </w:p>
          <w:p w14:paraId="0F167209" w14:textId="1D0C1993" w:rsidR="00C61235" w:rsidRPr="00C61235" w:rsidRDefault="0000231F" w:rsidP="00C61235">
            <w:pPr>
              <w:pStyle w:val="a9"/>
              <w:numPr>
                <w:ilvl w:val="0"/>
                <w:numId w:val="250"/>
              </w:numPr>
              <w:spacing w:line="240" w:lineRule="auto"/>
              <w:jc w:val="both"/>
              <w:rPr>
                <w:rFonts w:ascii="Times New Roman" w:hAnsi="Times New Roman" w:cs="Times New Roman"/>
                <w:lang w:val="en-US"/>
              </w:rPr>
            </w:pPr>
            <w:r w:rsidRPr="00C61235">
              <w:rPr>
                <w:rFonts w:ascii="Times New Roman" w:hAnsi="Times New Roman" w:cs="Times New Roman"/>
              </w:rPr>
              <w:t xml:space="preserve">У сценарії А1: Користувач підтверджує </w:t>
            </w:r>
            <w:proofErr w:type="spellStart"/>
            <w:r w:rsidRPr="00C61235">
              <w:rPr>
                <w:rFonts w:ascii="Times New Roman" w:hAnsi="Times New Roman" w:cs="Times New Roman"/>
              </w:rPr>
              <w:t>upgrade</w:t>
            </w:r>
            <w:proofErr w:type="spellEnd"/>
            <w:r w:rsidRPr="00C61235">
              <w:rPr>
                <w:rFonts w:ascii="Times New Roman" w:hAnsi="Times New Roman" w:cs="Times New Roman"/>
              </w:rPr>
              <w:t>, але платіж 67 грн не проходить</w:t>
            </w:r>
          </w:p>
          <w:p w14:paraId="1888D771" w14:textId="7917F7CD" w:rsidR="00C61235" w:rsidRPr="00C61235" w:rsidRDefault="0000231F" w:rsidP="00C61235">
            <w:pPr>
              <w:pStyle w:val="a9"/>
              <w:numPr>
                <w:ilvl w:val="0"/>
                <w:numId w:val="250"/>
              </w:numPr>
              <w:spacing w:line="240" w:lineRule="auto"/>
              <w:jc w:val="both"/>
              <w:rPr>
                <w:rFonts w:ascii="Times New Roman" w:hAnsi="Times New Roman" w:cs="Times New Roman"/>
                <w:lang w:val="en-US"/>
              </w:rPr>
            </w:pPr>
            <w:r w:rsidRPr="00C61235">
              <w:rPr>
                <w:rFonts w:ascii="Times New Roman" w:hAnsi="Times New Roman" w:cs="Times New Roman"/>
              </w:rPr>
              <w:t>Збережена картка відхилена банком (</w:t>
            </w:r>
            <w:proofErr w:type="spellStart"/>
            <w:r w:rsidRPr="00C61235">
              <w:rPr>
                <w:rFonts w:ascii="Times New Roman" w:hAnsi="Times New Roman" w:cs="Times New Roman"/>
              </w:rPr>
              <w:t>insufficient</w:t>
            </w:r>
            <w:proofErr w:type="spellEnd"/>
            <w:r w:rsidRPr="00C61235">
              <w:rPr>
                <w:rFonts w:ascii="Times New Roman" w:hAnsi="Times New Roman" w:cs="Times New Roman"/>
              </w:rPr>
              <w:t xml:space="preserve"> </w:t>
            </w:r>
            <w:proofErr w:type="spellStart"/>
            <w:r w:rsidRPr="00C61235">
              <w:rPr>
                <w:rFonts w:ascii="Times New Roman" w:hAnsi="Times New Roman" w:cs="Times New Roman"/>
              </w:rPr>
              <w:t>funds</w:t>
            </w:r>
            <w:proofErr w:type="spellEnd"/>
            <w:r w:rsidRPr="00C61235">
              <w:rPr>
                <w:rFonts w:ascii="Times New Roman" w:hAnsi="Times New Roman" w:cs="Times New Roman"/>
              </w:rPr>
              <w:t xml:space="preserve">, </w:t>
            </w:r>
            <w:proofErr w:type="spellStart"/>
            <w:r w:rsidRPr="00C61235">
              <w:rPr>
                <w:rFonts w:ascii="Times New Roman" w:hAnsi="Times New Roman" w:cs="Times New Roman"/>
              </w:rPr>
              <w:t>expired</w:t>
            </w:r>
            <w:proofErr w:type="spellEnd"/>
            <w:r w:rsidRPr="00C61235">
              <w:rPr>
                <w:rFonts w:ascii="Times New Roman" w:hAnsi="Times New Roman" w:cs="Times New Roman"/>
              </w:rPr>
              <w:t xml:space="preserve">, </w:t>
            </w:r>
            <w:proofErr w:type="spellStart"/>
            <w:r w:rsidRPr="00C61235">
              <w:rPr>
                <w:rFonts w:ascii="Times New Roman" w:hAnsi="Times New Roman" w:cs="Times New Roman"/>
              </w:rPr>
              <w:t>blocked</w:t>
            </w:r>
            <w:proofErr w:type="spellEnd"/>
            <w:r w:rsidRPr="00C61235">
              <w:rPr>
                <w:rFonts w:ascii="Times New Roman" w:hAnsi="Times New Roman" w:cs="Times New Roman"/>
              </w:rPr>
              <w:t>)</w:t>
            </w:r>
          </w:p>
          <w:p w14:paraId="2D8EC5B0" w14:textId="0A9007C0" w:rsidR="00C61235" w:rsidRPr="00C61235" w:rsidRDefault="0000231F" w:rsidP="00C61235">
            <w:pPr>
              <w:pStyle w:val="a9"/>
              <w:numPr>
                <w:ilvl w:val="0"/>
                <w:numId w:val="250"/>
              </w:numPr>
              <w:spacing w:line="240" w:lineRule="auto"/>
              <w:jc w:val="both"/>
              <w:rPr>
                <w:rFonts w:ascii="Times New Roman" w:hAnsi="Times New Roman" w:cs="Times New Roman"/>
                <w:lang w:val="en-US"/>
              </w:rPr>
            </w:pPr>
            <w:r w:rsidRPr="00C61235">
              <w:rPr>
                <w:rFonts w:ascii="Times New Roman" w:hAnsi="Times New Roman" w:cs="Times New Roman"/>
              </w:rPr>
              <w:lastRenderedPageBreak/>
              <w:t xml:space="preserve">Система показує помилку: - "Не вдалося обробити платіж для </w:t>
            </w:r>
            <w:proofErr w:type="spellStart"/>
            <w:r w:rsidRPr="00C61235">
              <w:rPr>
                <w:rFonts w:ascii="Times New Roman" w:hAnsi="Times New Roman" w:cs="Times New Roman"/>
              </w:rPr>
              <w:t>upgrade</w:t>
            </w:r>
            <w:proofErr w:type="spellEnd"/>
            <w:r w:rsidRPr="00C61235">
              <w:rPr>
                <w:rFonts w:ascii="Times New Roman" w:hAnsi="Times New Roman" w:cs="Times New Roman"/>
              </w:rPr>
              <w:t>" - "Причина: [деталі помилки від банку]" - "Оновіть платіжну інформацію та спробуйте знову"</w:t>
            </w:r>
          </w:p>
          <w:p w14:paraId="02838321" w14:textId="31EA3A06" w:rsidR="00C61235" w:rsidRPr="00C61235" w:rsidRDefault="0000231F" w:rsidP="00C61235">
            <w:pPr>
              <w:pStyle w:val="a9"/>
              <w:numPr>
                <w:ilvl w:val="0"/>
                <w:numId w:val="250"/>
              </w:numPr>
              <w:spacing w:line="240" w:lineRule="auto"/>
              <w:jc w:val="both"/>
              <w:rPr>
                <w:rFonts w:ascii="Times New Roman" w:hAnsi="Times New Roman" w:cs="Times New Roman"/>
                <w:lang w:val="en-US"/>
              </w:rPr>
            </w:pPr>
            <w:proofErr w:type="spellStart"/>
            <w:r w:rsidRPr="00C61235">
              <w:rPr>
                <w:rFonts w:ascii="Times New Roman" w:hAnsi="Times New Roman" w:cs="Times New Roman"/>
              </w:rPr>
              <w:t>Upgrade</w:t>
            </w:r>
            <w:proofErr w:type="spellEnd"/>
            <w:r w:rsidRPr="00C61235">
              <w:rPr>
                <w:rFonts w:ascii="Times New Roman" w:hAnsi="Times New Roman" w:cs="Times New Roman"/>
              </w:rPr>
              <w:t xml:space="preserve"> НЕ застосовується</w:t>
            </w:r>
          </w:p>
          <w:p w14:paraId="6940301E" w14:textId="2E1CC438" w:rsidR="00C61235" w:rsidRPr="00C61235" w:rsidRDefault="0000231F" w:rsidP="00C61235">
            <w:pPr>
              <w:pStyle w:val="a9"/>
              <w:numPr>
                <w:ilvl w:val="0"/>
                <w:numId w:val="250"/>
              </w:numPr>
              <w:spacing w:line="240" w:lineRule="auto"/>
              <w:jc w:val="both"/>
              <w:rPr>
                <w:rFonts w:ascii="Times New Roman" w:hAnsi="Times New Roman" w:cs="Times New Roman"/>
                <w:lang w:val="en-US"/>
              </w:rPr>
            </w:pPr>
            <w:r w:rsidRPr="00C61235">
              <w:rPr>
                <w:rFonts w:ascii="Times New Roman" w:hAnsi="Times New Roman" w:cs="Times New Roman"/>
              </w:rPr>
              <w:t>Користувач залишається на поточному плані Standard</w:t>
            </w:r>
          </w:p>
          <w:p w14:paraId="0E3E3DD8" w14:textId="7B780616" w:rsidR="00C61235" w:rsidRPr="00C61235" w:rsidRDefault="0000231F" w:rsidP="00C61235">
            <w:pPr>
              <w:pStyle w:val="a9"/>
              <w:numPr>
                <w:ilvl w:val="0"/>
                <w:numId w:val="250"/>
              </w:numPr>
              <w:spacing w:line="240" w:lineRule="auto"/>
              <w:jc w:val="both"/>
              <w:rPr>
                <w:rFonts w:ascii="Times New Roman" w:hAnsi="Times New Roman" w:cs="Times New Roman"/>
                <w:lang w:val="en-US"/>
              </w:rPr>
            </w:pPr>
            <w:r w:rsidRPr="00C61235">
              <w:rPr>
                <w:rFonts w:ascii="Times New Roman" w:hAnsi="Times New Roman" w:cs="Times New Roman"/>
              </w:rPr>
              <w:t>Кнопка "Оновити платіжну інформацію" для виправлення</w:t>
            </w:r>
          </w:p>
          <w:p w14:paraId="5D2C8BA7" w14:textId="69246839" w:rsidR="00C61235" w:rsidRPr="00C61235" w:rsidRDefault="0000231F" w:rsidP="00C61235">
            <w:pPr>
              <w:pStyle w:val="a9"/>
              <w:numPr>
                <w:ilvl w:val="0"/>
                <w:numId w:val="250"/>
              </w:numPr>
              <w:spacing w:line="240" w:lineRule="auto"/>
              <w:jc w:val="both"/>
              <w:rPr>
                <w:rFonts w:ascii="Times New Roman" w:hAnsi="Times New Roman" w:cs="Times New Roman"/>
                <w:lang w:val="en-US"/>
              </w:rPr>
            </w:pPr>
            <w:r w:rsidRPr="00C61235">
              <w:rPr>
                <w:rFonts w:ascii="Times New Roman" w:hAnsi="Times New Roman" w:cs="Times New Roman"/>
              </w:rPr>
              <w:t xml:space="preserve">Система </w:t>
            </w:r>
            <w:proofErr w:type="spellStart"/>
            <w:r w:rsidRPr="00C61235">
              <w:rPr>
                <w:rFonts w:ascii="Times New Roman" w:hAnsi="Times New Roman" w:cs="Times New Roman"/>
              </w:rPr>
              <w:t>логує</w:t>
            </w:r>
            <w:proofErr w:type="spellEnd"/>
            <w:r w:rsidRPr="00C61235">
              <w:rPr>
                <w:rFonts w:ascii="Times New Roman" w:hAnsi="Times New Roman" w:cs="Times New Roman"/>
              </w:rPr>
              <w:t xml:space="preserve"> </w:t>
            </w:r>
            <w:proofErr w:type="spellStart"/>
            <w:r w:rsidRPr="00C61235">
              <w:rPr>
                <w:rFonts w:ascii="Times New Roman" w:hAnsi="Times New Roman" w:cs="Times New Roman"/>
              </w:rPr>
              <w:t>failed</w:t>
            </w:r>
            <w:proofErr w:type="spellEnd"/>
            <w:r w:rsidRPr="00C61235">
              <w:rPr>
                <w:rFonts w:ascii="Times New Roman" w:hAnsi="Times New Roman" w:cs="Times New Roman"/>
              </w:rPr>
              <w:t xml:space="preserve"> </w:t>
            </w:r>
            <w:proofErr w:type="spellStart"/>
            <w:r w:rsidRPr="00C61235">
              <w:rPr>
                <w:rFonts w:ascii="Times New Roman" w:hAnsi="Times New Roman" w:cs="Times New Roman"/>
              </w:rPr>
              <w:t>upgrade</w:t>
            </w:r>
            <w:proofErr w:type="spellEnd"/>
            <w:r w:rsidRPr="00C61235">
              <w:rPr>
                <w:rFonts w:ascii="Times New Roman" w:hAnsi="Times New Roman" w:cs="Times New Roman"/>
              </w:rPr>
              <w:t xml:space="preserve"> </w:t>
            </w:r>
            <w:proofErr w:type="spellStart"/>
            <w:r w:rsidRPr="00C61235">
              <w:rPr>
                <w:rFonts w:ascii="Times New Roman" w:hAnsi="Times New Roman" w:cs="Times New Roman"/>
              </w:rPr>
              <w:t>attempt</w:t>
            </w:r>
            <w:proofErr w:type="spellEnd"/>
          </w:p>
          <w:p w14:paraId="6800F6B8" w14:textId="586477DC" w:rsidR="00C61235" w:rsidRPr="00C61235" w:rsidRDefault="0000231F" w:rsidP="00C61235">
            <w:pPr>
              <w:pStyle w:val="a9"/>
              <w:numPr>
                <w:ilvl w:val="0"/>
                <w:numId w:val="250"/>
              </w:numPr>
              <w:spacing w:line="240" w:lineRule="auto"/>
              <w:jc w:val="both"/>
              <w:rPr>
                <w:rFonts w:ascii="Times New Roman" w:hAnsi="Times New Roman" w:cs="Times New Roman"/>
                <w:lang w:val="en-US"/>
              </w:rPr>
            </w:pPr>
            <w:proofErr w:type="spellStart"/>
            <w:r w:rsidRPr="00C61235">
              <w:rPr>
                <w:rFonts w:ascii="Times New Roman" w:hAnsi="Times New Roman" w:cs="Times New Roman"/>
              </w:rPr>
              <w:t>Use</w:t>
            </w:r>
            <w:proofErr w:type="spellEnd"/>
            <w:r w:rsidRPr="00C61235">
              <w:rPr>
                <w:rFonts w:ascii="Times New Roman" w:hAnsi="Times New Roman" w:cs="Times New Roman"/>
              </w:rPr>
              <w:t xml:space="preserve"> </w:t>
            </w:r>
            <w:proofErr w:type="spellStart"/>
            <w:r w:rsidRPr="00C61235">
              <w:rPr>
                <w:rFonts w:ascii="Times New Roman" w:hAnsi="Times New Roman" w:cs="Times New Roman"/>
              </w:rPr>
              <w:t>case</w:t>
            </w:r>
            <w:proofErr w:type="spellEnd"/>
            <w:r w:rsidRPr="00C61235">
              <w:rPr>
                <w:rFonts w:ascii="Times New Roman" w:hAnsi="Times New Roman" w:cs="Times New Roman"/>
              </w:rPr>
              <w:t xml:space="preserve"> завершено без </w:t>
            </w:r>
            <w:proofErr w:type="spellStart"/>
            <w:r w:rsidRPr="00C61235">
              <w:rPr>
                <w:rFonts w:ascii="Times New Roman" w:hAnsi="Times New Roman" w:cs="Times New Roman"/>
              </w:rPr>
              <w:t>upgrade</w:t>
            </w:r>
            <w:proofErr w:type="spellEnd"/>
          </w:p>
          <w:p w14:paraId="22B8DEBA" w14:textId="439937DD" w:rsidR="00C61235" w:rsidRDefault="0000231F" w:rsidP="004375E2">
            <w:pPr>
              <w:spacing w:line="240" w:lineRule="auto"/>
              <w:jc w:val="both"/>
              <w:rPr>
                <w:rFonts w:ascii="Times New Roman" w:hAnsi="Times New Roman" w:cs="Times New Roman"/>
                <w:lang w:val="en-US"/>
              </w:rPr>
            </w:pPr>
            <w:r w:rsidRPr="000311AE">
              <w:rPr>
                <w:rFonts w:ascii="Times New Roman" w:hAnsi="Times New Roman" w:cs="Times New Roman"/>
                <w:b/>
                <w:bCs/>
              </w:rPr>
              <w:t>Н2: Помилка при додаванні нової картки</w:t>
            </w:r>
          </w:p>
          <w:p w14:paraId="632DA428" w14:textId="50D63AD9" w:rsidR="00C61235" w:rsidRPr="00C61235" w:rsidRDefault="0000231F" w:rsidP="00C61235">
            <w:pPr>
              <w:pStyle w:val="a9"/>
              <w:numPr>
                <w:ilvl w:val="0"/>
                <w:numId w:val="251"/>
              </w:numPr>
              <w:spacing w:line="240" w:lineRule="auto"/>
              <w:jc w:val="both"/>
              <w:rPr>
                <w:rFonts w:ascii="Times New Roman" w:hAnsi="Times New Roman" w:cs="Times New Roman"/>
                <w:lang w:val="en-US"/>
              </w:rPr>
            </w:pPr>
            <w:r w:rsidRPr="00C61235">
              <w:rPr>
                <w:rFonts w:ascii="Times New Roman" w:hAnsi="Times New Roman" w:cs="Times New Roman"/>
              </w:rPr>
              <w:t xml:space="preserve">У сценарії А3: Користувач вводить нову картку, але вона </w:t>
            </w:r>
            <w:proofErr w:type="spellStart"/>
            <w:r w:rsidRPr="00C61235">
              <w:rPr>
                <w:rFonts w:ascii="Times New Roman" w:hAnsi="Times New Roman" w:cs="Times New Roman"/>
              </w:rPr>
              <w:t>невалідна</w:t>
            </w:r>
            <w:proofErr w:type="spellEnd"/>
          </w:p>
          <w:p w14:paraId="217FEC4E" w14:textId="23F425DE" w:rsidR="00C61235" w:rsidRPr="00C61235" w:rsidRDefault="0000231F" w:rsidP="00C61235">
            <w:pPr>
              <w:pStyle w:val="a9"/>
              <w:numPr>
                <w:ilvl w:val="0"/>
                <w:numId w:val="251"/>
              </w:numPr>
              <w:spacing w:line="240" w:lineRule="auto"/>
              <w:jc w:val="both"/>
              <w:rPr>
                <w:rFonts w:ascii="Times New Roman" w:hAnsi="Times New Roman" w:cs="Times New Roman"/>
                <w:lang w:val="en-US"/>
              </w:rPr>
            </w:pPr>
            <w:r w:rsidRPr="00C61235">
              <w:rPr>
                <w:rFonts w:ascii="Times New Roman" w:hAnsi="Times New Roman" w:cs="Times New Roman"/>
              </w:rPr>
              <w:t xml:space="preserve">Платіжний шлюз повертає помилку: - Картка застаріла - Картка відхилена банком - Невірний CVV - </w:t>
            </w:r>
            <w:proofErr w:type="spellStart"/>
            <w:r w:rsidRPr="00C61235">
              <w:rPr>
                <w:rFonts w:ascii="Times New Roman" w:hAnsi="Times New Roman" w:cs="Times New Roman"/>
              </w:rPr>
              <w:t>Fraud</w:t>
            </w:r>
            <w:proofErr w:type="spellEnd"/>
            <w:r w:rsidRPr="00C61235">
              <w:rPr>
                <w:rFonts w:ascii="Times New Roman" w:hAnsi="Times New Roman" w:cs="Times New Roman"/>
              </w:rPr>
              <w:t xml:space="preserve"> </w:t>
            </w:r>
            <w:proofErr w:type="spellStart"/>
            <w:r w:rsidRPr="00C61235">
              <w:rPr>
                <w:rFonts w:ascii="Times New Roman" w:hAnsi="Times New Roman" w:cs="Times New Roman"/>
              </w:rPr>
              <w:t>detection</w:t>
            </w:r>
            <w:proofErr w:type="spellEnd"/>
            <w:r w:rsidRPr="00C61235">
              <w:rPr>
                <w:rFonts w:ascii="Times New Roman" w:hAnsi="Times New Roman" w:cs="Times New Roman"/>
              </w:rPr>
              <w:t xml:space="preserve"> блокує картку</w:t>
            </w:r>
          </w:p>
          <w:p w14:paraId="346AED7D" w14:textId="4C0BEA93" w:rsidR="00C61235" w:rsidRPr="00C61235" w:rsidRDefault="0000231F" w:rsidP="00C61235">
            <w:pPr>
              <w:pStyle w:val="a9"/>
              <w:numPr>
                <w:ilvl w:val="0"/>
                <w:numId w:val="251"/>
              </w:numPr>
              <w:spacing w:line="240" w:lineRule="auto"/>
              <w:jc w:val="both"/>
              <w:rPr>
                <w:rFonts w:ascii="Times New Roman" w:hAnsi="Times New Roman" w:cs="Times New Roman"/>
                <w:lang w:val="en-US"/>
              </w:rPr>
            </w:pPr>
            <w:r w:rsidRPr="00C61235">
              <w:rPr>
                <w:rFonts w:ascii="Times New Roman" w:hAnsi="Times New Roman" w:cs="Times New Roman"/>
              </w:rPr>
              <w:t>Система показує помилку під формою картки: - "Не вдалося додати картку: [причина]" - "Перевірте дані картки або спробуйте іншу картку"</w:t>
            </w:r>
          </w:p>
          <w:p w14:paraId="23E9298E" w14:textId="1959D1C7" w:rsidR="00C61235" w:rsidRPr="00C61235" w:rsidRDefault="0000231F" w:rsidP="00C61235">
            <w:pPr>
              <w:pStyle w:val="a9"/>
              <w:numPr>
                <w:ilvl w:val="0"/>
                <w:numId w:val="251"/>
              </w:numPr>
              <w:spacing w:line="240" w:lineRule="auto"/>
              <w:jc w:val="both"/>
              <w:rPr>
                <w:rFonts w:ascii="Times New Roman" w:hAnsi="Times New Roman" w:cs="Times New Roman"/>
                <w:lang w:val="en-US"/>
              </w:rPr>
            </w:pPr>
            <w:r w:rsidRPr="00C61235">
              <w:rPr>
                <w:rFonts w:ascii="Times New Roman" w:hAnsi="Times New Roman" w:cs="Times New Roman"/>
              </w:rPr>
              <w:t>Стара картка залишається основним методом оплати</w:t>
            </w:r>
          </w:p>
          <w:p w14:paraId="1EE46E55" w14:textId="4BFF62F9" w:rsidR="00C61235" w:rsidRPr="00C61235" w:rsidRDefault="0000231F" w:rsidP="00C61235">
            <w:pPr>
              <w:pStyle w:val="a9"/>
              <w:numPr>
                <w:ilvl w:val="0"/>
                <w:numId w:val="251"/>
              </w:numPr>
              <w:spacing w:line="240" w:lineRule="auto"/>
              <w:jc w:val="both"/>
              <w:rPr>
                <w:rFonts w:ascii="Times New Roman" w:hAnsi="Times New Roman" w:cs="Times New Roman"/>
                <w:lang w:val="en-US"/>
              </w:rPr>
            </w:pPr>
            <w:r w:rsidRPr="00C61235">
              <w:rPr>
                <w:rFonts w:ascii="Times New Roman" w:hAnsi="Times New Roman" w:cs="Times New Roman"/>
              </w:rPr>
              <w:t>Користувач може спробувати іншу картку</w:t>
            </w:r>
          </w:p>
          <w:p w14:paraId="6425EBC0" w14:textId="6FF6159E" w:rsidR="00C61235" w:rsidRPr="00C61235" w:rsidRDefault="0000231F" w:rsidP="00C61235">
            <w:pPr>
              <w:pStyle w:val="a9"/>
              <w:numPr>
                <w:ilvl w:val="0"/>
                <w:numId w:val="251"/>
              </w:numPr>
              <w:spacing w:line="240" w:lineRule="auto"/>
              <w:jc w:val="both"/>
              <w:rPr>
                <w:rFonts w:ascii="Times New Roman" w:hAnsi="Times New Roman" w:cs="Times New Roman"/>
                <w:lang w:val="en-US"/>
              </w:rPr>
            </w:pPr>
            <w:proofErr w:type="spellStart"/>
            <w:r w:rsidRPr="00C61235">
              <w:rPr>
                <w:rFonts w:ascii="Times New Roman" w:hAnsi="Times New Roman" w:cs="Times New Roman"/>
              </w:rPr>
              <w:t>Use</w:t>
            </w:r>
            <w:proofErr w:type="spellEnd"/>
            <w:r w:rsidRPr="00C61235">
              <w:rPr>
                <w:rFonts w:ascii="Times New Roman" w:hAnsi="Times New Roman" w:cs="Times New Roman"/>
              </w:rPr>
              <w:t xml:space="preserve"> </w:t>
            </w:r>
            <w:proofErr w:type="spellStart"/>
            <w:r w:rsidRPr="00C61235">
              <w:rPr>
                <w:rFonts w:ascii="Times New Roman" w:hAnsi="Times New Roman" w:cs="Times New Roman"/>
              </w:rPr>
              <w:t>case</w:t>
            </w:r>
            <w:proofErr w:type="spellEnd"/>
            <w:r w:rsidRPr="00C61235">
              <w:rPr>
                <w:rFonts w:ascii="Times New Roman" w:hAnsi="Times New Roman" w:cs="Times New Roman"/>
              </w:rPr>
              <w:t xml:space="preserve"> завершено без оновлення картки</w:t>
            </w:r>
          </w:p>
          <w:p w14:paraId="23E8CDD7" w14:textId="0805DE18" w:rsidR="00C61235" w:rsidRDefault="0000231F" w:rsidP="004375E2">
            <w:pPr>
              <w:spacing w:line="240" w:lineRule="auto"/>
              <w:jc w:val="both"/>
              <w:rPr>
                <w:rFonts w:ascii="Times New Roman" w:hAnsi="Times New Roman" w:cs="Times New Roman"/>
                <w:lang w:val="en-US"/>
              </w:rPr>
            </w:pPr>
            <w:r w:rsidRPr="000311AE">
              <w:rPr>
                <w:rFonts w:ascii="Times New Roman" w:hAnsi="Times New Roman" w:cs="Times New Roman"/>
                <w:b/>
                <w:bCs/>
              </w:rPr>
              <w:t xml:space="preserve">Н3: Спроба </w:t>
            </w:r>
            <w:proofErr w:type="spellStart"/>
            <w:r w:rsidRPr="000311AE">
              <w:rPr>
                <w:rFonts w:ascii="Times New Roman" w:hAnsi="Times New Roman" w:cs="Times New Roman"/>
                <w:b/>
                <w:bCs/>
              </w:rPr>
              <w:t>downgrade</w:t>
            </w:r>
            <w:proofErr w:type="spellEnd"/>
            <w:r w:rsidRPr="000311AE">
              <w:rPr>
                <w:rFonts w:ascii="Times New Roman" w:hAnsi="Times New Roman" w:cs="Times New Roman"/>
                <w:b/>
                <w:bCs/>
              </w:rPr>
              <w:t xml:space="preserve"> на план, що не підтримує поточне використання</w:t>
            </w:r>
          </w:p>
          <w:p w14:paraId="621E2854" w14:textId="5A2CB6F9" w:rsidR="00C61235" w:rsidRPr="00C61235" w:rsidRDefault="0000231F" w:rsidP="00C61235">
            <w:pPr>
              <w:pStyle w:val="a9"/>
              <w:numPr>
                <w:ilvl w:val="0"/>
                <w:numId w:val="252"/>
              </w:numPr>
              <w:spacing w:line="240" w:lineRule="auto"/>
              <w:jc w:val="both"/>
              <w:rPr>
                <w:rFonts w:ascii="Times New Roman" w:hAnsi="Times New Roman" w:cs="Times New Roman"/>
                <w:lang w:val="en-US"/>
              </w:rPr>
            </w:pPr>
            <w:r w:rsidRPr="00C61235">
              <w:rPr>
                <w:rFonts w:ascii="Times New Roman" w:hAnsi="Times New Roman" w:cs="Times New Roman"/>
              </w:rPr>
              <w:t xml:space="preserve">У сценарії А2: Користувач має Premium план з 4 активними одночасними </w:t>
            </w:r>
            <w:proofErr w:type="spellStart"/>
            <w:r w:rsidRPr="00C61235">
              <w:rPr>
                <w:rFonts w:ascii="Times New Roman" w:hAnsi="Times New Roman" w:cs="Times New Roman"/>
              </w:rPr>
              <w:t>streams</w:t>
            </w:r>
            <w:proofErr w:type="spellEnd"/>
          </w:p>
          <w:p w14:paraId="73119E2C" w14:textId="22F9A975" w:rsidR="00C61235" w:rsidRPr="00C61235" w:rsidRDefault="0000231F" w:rsidP="00C61235">
            <w:pPr>
              <w:pStyle w:val="a9"/>
              <w:numPr>
                <w:ilvl w:val="0"/>
                <w:numId w:val="252"/>
              </w:numPr>
              <w:spacing w:line="240" w:lineRule="auto"/>
              <w:jc w:val="both"/>
              <w:rPr>
                <w:rFonts w:ascii="Times New Roman" w:hAnsi="Times New Roman" w:cs="Times New Roman"/>
                <w:lang w:val="en-US"/>
              </w:rPr>
            </w:pPr>
            <w:r w:rsidRPr="00C61235">
              <w:rPr>
                <w:rFonts w:ascii="Times New Roman" w:hAnsi="Times New Roman" w:cs="Times New Roman"/>
              </w:rPr>
              <w:t xml:space="preserve">Користувач намагається </w:t>
            </w:r>
            <w:proofErr w:type="spellStart"/>
            <w:r w:rsidRPr="00C61235">
              <w:rPr>
                <w:rFonts w:ascii="Times New Roman" w:hAnsi="Times New Roman" w:cs="Times New Roman"/>
              </w:rPr>
              <w:t>downgrade</w:t>
            </w:r>
            <w:proofErr w:type="spellEnd"/>
            <w:r w:rsidRPr="00C61235">
              <w:rPr>
                <w:rFonts w:ascii="Times New Roman" w:hAnsi="Times New Roman" w:cs="Times New Roman"/>
              </w:rPr>
              <w:t xml:space="preserve"> на </w:t>
            </w:r>
            <w:proofErr w:type="spellStart"/>
            <w:r w:rsidRPr="00C61235">
              <w:rPr>
                <w:rFonts w:ascii="Times New Roman" w:hAnsi="Times New Roman" w:cs="Times New Roman"/>
              </w:rPr>
              <w:t>Basic</w:t>
            </w:r>
            <w:proofErr w:type="spellEnd"/>
            <w:r w:rsidRPr="00C61235">
              <w:rPr>
                <w:rFonts w:ascii="Times New Roman" w:hAnsi="Times New Roman" w:cs="Times New Roman"/>
              </w:rPr>
              <w:t xml:space="preserve"> (1 одночасний </w:t>
            </w:r>
            <w:proofErr w:type="spellStart"/>
            <w:r w:rsidRPr="00C61235">
              <w:rPr>
                <w:rFonts w:ascii="Times New Roman" w:hAnsi="Times New Roman" w:cs="Times New Roman"/>
              </w:rPr>
              <w:t>stream</w:t>
            </w:r>
            <w:proofErr w:type="spellEnd"/>
            <w:r w:rsidRPr="00C61235">
              <w:rPr>
                <w:rFonts w:ascii="Times New Roman" w:hAnsi="Times New Roman" w:cs="Times New Roman"/>
              </w:rPr>
              <w:t>)</w:t>
            </w:r>
          </w:p>
          <w:p w14:paraId="4D434105" w14:textId="2F8F9A51" w:rsidR="00C61235" w:rsidRPr="00C61235" w:rsidRDefault="0000231F" w:rsidP="00C61235">
            <w:pPr>
              <w:pStyle w:val="a9"/>
              <w:numPr>
                <w:ilvl w:val="0"/>
                <w:numId w:val="252"/>
              </w:numPr>
              <w:spacing w:line="240" w:lineRule="auto"/>
              <w:jc w:val="both"/>
              <w:rPr>
                <w:rFonts w:ascii="Times New Roman" w:hAnsi="Times New Roman" w:cs="Times New Roman"/>
                <w:lang w:val="en-US"/>
              </w:rPr>
            </w:pPr>
            <w:r w:rsidRPr="00C61235">
              <w:rPr>
                <w:rFonts w:ascii="Times New Roman" w:hAnsi="Times New Roman" w:cs="Times New Roman"/>
              </w:rPr>
              <w:t>Система виявляє конфлікт використання</w:t>
            </w:r>
          </w:p>
          <w:p w14:paraId="26AA5145" w14:textId="28893F4C" w:rsidR="00C61235" w:rsidRPr="00C61235" w:rsidRDefault="0000231F" w:rsidP="00C61235">
            <w:pPr>
              <w:pStyle w:val="a9"/>
              <w:numPr>
                <w:ilvl w:val="0"/>
                <w:numId w:val="252"/>
              </w:numPr>
              <w:spacing w:line="240" w:lineRule="auto"/>
              <w:jc w:val="both"/>
              <w:rPr>
                <w:rFonts w:ascii="Times New Roman" w:hAnsi="Times New Roman" w:cs="Times New Roman"/>
                <w:lang w:val="en-US"/>
              </w:rPr>
            </w:pPr>
            <w:r w:rsidRPr="00C61235">
              <w:rPr>
                <w:rFonts w:ascii="Times New Roman" w:hAnsi="Times New Roman" w:cs="Times New Roman"/>
              </w:rPr>
              <w:t xml:space="preserve">Система показує попередження: - "Не можна </w:t>
            </w:r>
            <w:proofErr w:type="spellStart"/>
            <w:r w:rsidRPr="00C61235">
              <w:rPr>
                <w:rFonts w:ascii="Times New Roman" w:hAnsi="Times New Roman" w:cs="Times New Roman"/>
              </w:rPr>
              <w:t>downgrade</w:t>
            </w:r>
            <w:proofErr w:type="spellEnd"/>
            <w:r w:rsidRPr="00C61235">
              <w:rPr>
                <w:rFonts w:ascii="Times New Roman" w:hAnsi="Times New Roman" w:cs="Times New Roman"/>
              </w:rPr>
              <w:t xml:space="preserve"> на </w:t>
            </w:r>
            <w:proofErr w:type="spellStart"/>
            <w:r w:rsidRPr="00C61235">
              <w:rPr>
                <w:rFonts w:ascii="Times New Roman" w:hAnsi="Times New Roman" w:cs="Times New Roman"/>
              </w:rPr>
              <w:t>Basic</w:t>
            </w:r>
            <w:proofErr w:type="spellEnd"/>
            <w:r w:rsidRPr="00C61235">
              <w:rPr>
                <w:rFonts w:ascii="Times New Roman" w:hAnsi="Times New Roman" w:cs="Times New Roman"/>
              </w:rPr>
              <w:t xml:space="preserve"> план" - "Ви зараз використовуєте 4 одночасних перегляди" - "</w:t>
            </w:r>
            <w:proofErr w:type="spellStart"/>
            <w:r w:rsidRPr="00C61235">
              <w:rPr>
                <w:rFonts w:ascii="Times New Roman" w:hAnsi="Times New Roman" w:cs="Times New Roman"/>
              </w:rPr>
              <w:t>Basic</w:t>
            </w:r>
            <w:proofErr w:type="spellEnd"/>
            <w:r w:rsidRPr="00C61235">
              <w:rPr>
                <w:rFonts w:ascii="Times New Roman" w:hAnsi="Times New Roman" w:cs="Times New Roman"/>
              </w:rPr>
              <w:t xml:space="preserve"> план дозволяє тільки 1 одночасний перегляд" - "Зупиніть додаткові перегляди або оберіть Standard план (2 одночасних)"</w:t>
            </w:r>
          </w:p>
          <w:p w14:paraId="0E203334" w14:textId="3BA4A724" w:rsidR="00C61235" w:rsidRPr="00C61235" w:rsidRDefault="0000231F" w:rsidP="00C61235">
            <w:pPr>
              <w:pStyle w:val="a9"/>
              <w:numPr>
                <w:ilvl w:val="0"/>
                <w:numId w:val="252"/>
              </w:numPr>
              <w:spacing w:line="240" w:lineRule="auto"/>
              <w:jc w:val="both"/>
              <w:rPr>
                <w:rFonts w:ascii="Times New Roman" w:hAnsi="Times New Roman" w:cs="Times New Roman"/>
                <w:lang w:val="en-US"/>
              </w:rPr>
            </w:pPr>
            <w:proofErr w:type="spellStart"/>
            <w:r w:rsidRPr="00C61235">
              <w:rPr>
                <w:rFonts w:ascii="Times New Roman" w:hAnsi="Times New Roman" w:cs="Times New Roman"/>
              </w:rPr>
              <w:t>Downgrade</w:t>
            </w:r>
            <w:proofErr w:type="spellEnd"/>
            <w:r w:rsidRPr="00C61235">
              <w:rPr>
                <w:rFonts w:ascii="Times New Roman" w:hAnsi="Times New Roman" w:cs="Times New Roman"/>
              </w:rPr>
              <w:t xml:space="preserve"> блокується до вирішення конфлікту</w:t>
            </w:r>
          </w:p>
          <w:p w14:paraId="1D150D89" w14:textId="198BF23A" w:rsidR="00C61235" w:rsidRPr="00C61235" w:rsidRDefault="0000231F" w:rsidP="00C61235">
            <w:pPr>
              <w:pStyle w:val="a9"/>
              <w:numPr>
                <w:ilvl w:val="0"/>
                <w:numId w:val="252"/>
              </w:numPr>
              <w:spacing w:line="240" w:lineRule="auto"/>
              <w:jc w:val="both"/>
              <w:rPr>
                <w:rFonts w:ascii="Times New Roman" w:hAnsi="Times New Roman" w:cs="Times New Roman"/>
                <w:lang w:val="en-US"/>
              </w:rPr>
            </w:pPr>
            <w:proofErr w:type="spellStart"/>
            <w:r w:rsidRPr="00C61235">
              <w:rPr>
                <w:rFonts w:ascii="Times New Roman" w:hAnsi="Times New Roman" w:cs="Times New Roman"/>
              </w:rPr>
              <w:t>Use</w:t>
            </w:r>
            <w:proofErr w:type="spellEnd"/>
            <w:r w:rsidRPr="00C61235">
              <w:rPr>
                <w:rFonts w:ascii="Times New Roman" w:hAnsi="Times New Roman" w:cs="Times New Roman"/>
              </w:rPr>
              <w:t xml:space="preserve"> </w:t>
            </w:r>
            <w:proofErr w:type="spellStart"/>
            <w:r w:rsidRPr="00C61235">
              <w:rPr>
                <w:rFonts w:ascii="Times New Roman" w:hAnsi="Times New Roman" w:cs="Times New Roman"/>
              </w:rPr>
              <w:t>case</w:t>
            </w:r>
            <w:proofErr w:type="spellEnd"/>
            <w:r w:rsidRPr="00C61235">
              <w:rPr>
                <w:rFonts w:ascii="Times New Roman" w:hAnsi="Times New Roman" w:cs="Times New Roman"/>
              </w:rPr>
              <w:t xml:space="preserve"> завершено без </w:t>
            </w:r>
            <w:proofErr w:type="spellStart"/>
            <w:r w:rsidRPr="00C61235">
              <w:rPr>
                <w:rFonts w:ascii="Times New Roman" w:hAnsi="Times New Roman" w:cs="Times New Roman"/>
              </w:rPr>
              <w:t>downgrade</w:t>
            </w:r>
            <w:proofErr w:type="spellEnd"/>
          </w:p>
          <w:p w14:paraId="0552D128" w14:textId="1DD204F6" w:rsidR="00C61235" w:rsidRDefault="0000231F" w:rsidP="004375E2">
            <w:pPr>
              <w:spacing w:line="240" w:lineRule="auto"/>
              <w:jc w:val="both"/>
              <w:rPr>
                <w:rFonts w:ascii="Times New Roman" w:hAnsi="Times New Roman" w:cs="Times New Roman"/>
                <w:lang w:val="en-US"/>
              </w:rPr>
            </w:pPr>
            <w:r w:rsidRPr="000311AE">
              <w:rPr>
                <w:rFonts w:ascii="Times New Roman" w:hAnsi="Times New Roman" w:cs="Times New Roman"/>
                <w:b/>
                <w:bCs/>
              </w:rPr>
              <w:t>Н4: Помилка при завантаженні інвойсу</w:t>
            </w:r>
          </w:p>
          <w:p w14:paraId="3F743F39" w14:textId="2F9FBF26" w:rsidR="00C61235" w:rsidRPr="00C61235" w:rsidRDefault="0000231F" w:rsidP="00C61235">
            <w:pPr>
              <w:pStyle w:val="a9"/>
              <w:numPr>
                <w:ilvl w:val="0"/>
                <w:numId w:val="253"/>
              </w:numPr>
              <w:spacing w:line="240" w:lineRule="auto"/>
              <w:jc w:val="both"/>
              <w:rPr>
                <w:rFonts w:ascii="Times New Roman" w:hAnsi="Times New Roman" w:cs="Times New Roman"/>
                <w:lang w:val="en-US"/>
              </w:rPr>
            </w:pPr>
            <w:r w:rsidRPr="00C61235">
              <w:rPr>
                <w:rFonts w:ascii="Times New Roman" w:hAnsi="Times New Roman" w:cs="Times New Roman"/>
              </w:rPr>
              <w:t>У сценарії А6: Користувач натискає "Завантажити інвойс"</w:t>
            </w:r>
          </w:p>
          <w:p w14:paraId="1C4E7D41" w14:textId="3620A4DF" w:rsidR="00C61235" w:rsidRPr="00C61235" w:rsidRDefault="0000231F" w:rsidP="00C61235">
            <w:pPr>
              <w:pStyle w:val="a9"/>
              <w:numPr>
                <w:ilvl w:val="0"/>
                <w:numId w:val="253"/>
              </w:numPr>
              <w:spacing w:line="240" w:lineRule="auto"/>
              <w:jc w:val="both"/>
              <w:rPr>
                <w:rFonts w:ascii="Times New Roman" w:hAnsi="Times New Roman" w:cs="Times New Roman"/>
                <w:lang w:val="en-US"/>
              </w:rPr>
            </w:pPr>
            <w:r w:rsidRPr="00C61235">
              <w:rPr>
                <w:rFonts w:ascii="Times New Roman" w:hAnsi="Times New Roman" w:cs="Times New Roman"/>
              </w:rPr>
              <w:t>Система намагається згенерувати PDF, але виникає помилка: - Сервіс генерації PDF недоступний - Дані транзакції неповні або пошкоджені</w:t>
            </w:r>
          </w:p>
          <w:p w14:paraId="1923D810" w14:textId="35A44629" w:rsidR="00C61235" w:rsidRPr="00C61235" w:rsidRDefault="0000231F" w:rsidP="00C61235">
            <w:pPr>
              <w:pStyle w:val="a9"/>
              <w:numPr>
                <w:ilvl w:val="0"/>
                <w:numId w:val="253"/>
              </w:numPr>
              <w:spacing w:line="240" w:lineRule="auto"/>
              <w:jc w:val="both"/>
              <w:rPr>
                <w:rFonts w:ascii="Times New Roman" w:hAnsi="Times New Roman" w:cs="Times New Roman"/>
                <w:lang w:val="en-US"/>
              </w:rPr>
            </w:pPr>
            <w:r w:rsidRPr="00C61235">
              <w:rPr>
                <w:rFonts w:ascii="Times New Roman" w:hAnsi="Times New Roman" w:cs="Times New Roman"/>
              </w:rPr>
              <w:t>Система показує: - "Не вдалося завантажити інвойс. Спробуйте пізніше" - "Якщо проблема не зникає, зверніться до підтримки"</w:t>
            </w:r>
          </w:p>
          <w:p w14:paraId="6A3C1C76" w14:textId="34937A84" w:rsidR="00C61235" w:rsidRPr="00C61235" w:rsidRDefault="0000231F" w:rsidP="00C61235">
            <w:pPr>
              <w:pStyle w:val="a9"/>
              <w:numPr>
                <w:ilvl w:val="0"/>
                <w:numId w:val="253"/>
              </w:numPr>
              <w:spacing w:line="240" w:lineRule="auto"/>
              <w:jc w:val="both"/>
              <w:rPr>
                <w:rFonts w:ascii="Times New Roman" w:hAnsi="Times New Roman" w:cs="Times New Roman"/>
                <w:lang w:val="en-US"/>
              </w:rPr>
            </w:pPr>
            <w:r w:rsidRPr="00C61235">
              <w:rPr>
                <w:rFonts w:ascii="Times New Roman" w:hAnsi="Times New Roman" w:cs="Times New Roman"/>
              </w:rPr>
              <w:t xml:space="preserve">Система </w:t>
            </w:r>
            <w:proofErr w:type="spellStart"/>
            <w:r w:rsidRPr="00C61235">
              <w:rPr>
                <w:rFonts w:ascii="Times New Roman" w:hAnsi="Times New Roman" w:cs="Times New Roman"/>
              </w:rPr>
              <w:t>логує</w:t>
            </w:r>
            <w:proofErr w:type="spellEnd"/>
            <w:r w:rsidRPr="00C61235">
              <w:rPr>
                <w:rFonts w:ascii="Times New Roman" w:hAnsi="Times New Roman" w:cs="Times New Roman"/>
              </w:rPr>
              <w:t xml:space="preserve"> помилку генерації інвойсу</w:t>
            </w:r>
          </w:p>
          <w:p w14:paraId="783C0508" w14:textId="07A7CF45" w:rsidR="00C61235" w:rsidRPr="00C61235" w:rsidRDefault="0000231F" w:rsidP="00C61235">
            <w:pPr>
              <w:pStyle w:val="a9"/>
              <w:numPr>
                <w:ilvl w:val="0"/>
                <w:numId w:val="253"/>
              </w:numPr>
              <w:spacing w:line="240" w:lineRule="auto"/>
              <w:jc w:val="both"/>
              <w:rPr>
                <w:rFonts w:ascii="Times New Roman" w:hAnsi="Times New Roman" w:cs="Times New Roman"/>
                <w:lang w:val="en-US"/>
              </w:rPr>
            </w:pPr>
            <w:r w:rsidRPr="00C61235">
              <w:rPr>
                <w:rFonts w:ascii="Times New Roman" w:hAnsi="Times New Roman" w:cs="Times New Roman"/>
              </w:rPr>
              <w:t>Користувач може спробувати пізніше або запросити інвойс через підтримку</w:t>
            </w:r>
          </w:p>
          <w:p w14:paraId="7CF8CDC8" w14:textId="3D0CDF49" w:rsidR="00C61235" w:rsidRPr="00C61235" w:rsidRDefault="0000231F" w:rsidP="00C61235">
            <w:pPr>
              <w:pStyle w:val="a9"/>
              <w:numPr>
                <w:ilvl w:val="0"/>
                <w:numId w:val="253"/>
              </w:numPr>
              <w:spacing w:line="240" w:lineRule="auto"/>
              <w:jc w:val="both"/>
              <w:rPr>
                <w:rFonts w:ascii="Times New Roman" w:hAnsi="Times New Roman" w:cs="Times New Roman"/>
                <w:lang w:val="en-US"/>
              </w:rPr>
            </w:pPr>
            <w:proofErr w:type="spellStart"/>
            <w:r w:rsidRPr="00C61235">
              <w:rPr>
                <w:rFonts w:ascii="Times New Roman" w:hAnsi="Times New Roman" w:cs="Times New Roman"/>
              </w:rPr>
              <w:t>Use</w:t>
            </w:r>
            <w:proofErr w:type="spellEnd"/>
            <w:r w:rsidRPr="00C61235">
              <w:rPr>
                <w:rFonts w:ascii="Times New Roman" w:hAnsi="Times New Roman" w:cs="Times New Roman"/>
              </w:rPr>
              <w:t xml:space="preserve"> </w:t>
            </w:r>
            <w:proofErr w:type="spellStart"/>
            <w:r w:rsidRPr="00C61235">
              <w:rPr>
                <w:rFonts w:ascii="Times New Roman" w:hAnsi="Times New Roman" w:cs="Times New Roman"/>
              </w:rPr>
              <w:t>case</w:t>
            </w:r>
            <w:proofErr w:type="spellEnd"/>
            <w:r w:rsidRPr="00C61235">
              <w:rPr>
                <w:rFonts w:ascii="Times New Roman" w:hAnsi="Times New Roman" w:cs="Times New Roman"/>
              </w:rPr>
              <w:t xml:space="preserve"> завершено без завантаження</w:t>
            </w:r>
          </w:p>
          <w:p w14:paraId="1DFC24DB" w14:textId="4BB51523" w:rsidR="00C61235" w:rsidRDefault="0000231F" w:rsidP="004375E2">
            <w:pPr>
              <w:spacing w:line="240" w:lineRule="auto"/>
              <w:jc w:val="both"/>
              <w:rPr>
                <w:rFonts w:ascii="Times New Roman" w:hAnsi="Times New Roman" w:cs="Times New Roman"/>
                <w:lang w:val="en-US"/>
              </w:rPr>
            </w:pPr>
            <w:r w:rsidRPr="000311AE">
              <w:rPr>
                <w:rFonts w:ascii="Times New Roman" w:hAnsi="Times New Roman" w:cs="Times New Roman"/>
                <w:b/>
                <w:bCs/>
              </w:rPr>
              <w:t xml:space="preserve">Н5: Неочікуваний платіж при вимкненому </w:t>
            </w:r>
            <w:proofErr w:type="spellStart"/>
            <w:r w:rsidRPr="000311AE">
              <w:rPr>
                <w:rFonts w:ascii="Times New Roman" w:hAnsi="Times New Roman" w:cs="Times New Roman"/>
                <w:b/>
                <w:bCs/>
              </w:rPr>
              <w:t>auto-renewal</w:t>
            </w:r>
            <w:proofErr w:type="spellEnd"/>
          </w:p>
          <w:p w14:paraId="03D587AD" w14:textId="5C7766B7" w:rsidR="00C61235" w:rsidRPr="00C61235" w:rsidRDefault="0000231F" w:rsidP="00C61235">
            <w:pPr>
              <w:pStyle w:val="a9"/>
              <w:numPr>
                <w:ilvl w:val="0"/>
                <w:numId w:val="254"/>
              </w:numPr>
              <w:spacing w:line="240" w:lineRule="auto"/>
              <w:jc w:val="both"/>
              <w:rPr>
                <w:rFonts w:ascii="Times New Roman" w:hAnsi="Times New Roman" w:cs="Times New Roman"/>
                <w:lang w:val="en-US"/>
              </w:rPr>
            </w:pPr>
            <w:r w:rsidRPr="00C61235">
              <w:rPr>
                <w:rFonts w:ascii="Times New Roman" w:hAnsi="Times New Roman" w:cs="Times New Roman"/>
              </w:rPr>
              <w:t xml:space="preserve">У сценарії А4: Користувач вимкнув </w:t>
            </w:r>
            <w:proofErr w:type="spellStart"/>
            <w:r w:rsidRPr="00C61235">
              <w:rPr>
                <w:rFonts w:ascii="Times New Roman" w:hAnsi="Times New Roman" w:cs="Times New Roman"/>
              </w:rPr>
              <w:t>auto-renewal</w:t>
            </w:r>
            <w:proofErr w:type="spellEnd"/>
            <w:r w:rsidRPr="00C61235">
              <w:rPr>
                <w:rFonts w:ascii="Times New Roman" w:hAnsi="Times New Roman" w:cs="Times New Roman"/>
              </w:rPr>
              <w:t>, але система все одно обробила платіж</w:t>
            </w:r>
          </w:p>
          <w:p w14:paraId="088731C4" w14:textId="50A06DA7" w:rsidR="00C61235" w:rsidRPr="00C61235" w:rsidRDefault="0000231F" w:rsidP="00C61235">
            <w:pPr>
              <w:pStyle w:val="a9"/>
              <w:numPr>
                <w:ilvl w:val="0"/>
                <w:numId w:val="254"/>
              </w:numPr>
              <w:spacing w:line="240" w:lineRule="auto"/>
              <w:jc w:val="both"/>
              <w:rPr>
                <w:rFonts w:ascii="Times New Roman" w:hAnsi="Times New Roman" w:cs="Times New Roman"/>
                <w:lang w:val="en-US"/>
              </w:rPr>
            </w:pPr>
            <w:r w:rsidRPr="00C61235">
              <w:rPr>
                <w:rFonts w:ascii="Times New Roman" w:hAnsi="Times New Roman" w:cs="Times New Roman"/>
              </w:rPr>
              <w:t xml:space="preserve">Це може статися через: - </w:t>
            </w:r>
            <w:proofErr w:type="spellStart"/>
            <w:r w:rsidRPr="00C61235">
              <w:rPr>
                <w:rFonts w:ascii="Times New Roman" w:hAnsi="Times New Roman" w:cs="Times New Roman"/>
              </w:rPr>
              <w:t>Bug</w:t>
            </w:r>
            <w:proofErr w:type="spellEnd"/>
            <w:r w:rsidRPr="00C61235">
              <w:rPr>
                <w:rFonts w:ascii="Times New Roman" w:hAnsi="Times New Roman" w:cs="Times New Roman"/>
              </w:rPr>
              <w:t xml:space="preserve"> у системі </w:t>
            </w:r>
            <w:proofErr w:type="spellStart"/>
            <w:r w:rsidRPr="00C61235">
              <w:rPr>
                <w:rFonts w:ascii="Times New Roman" w:hAnsi="Times New Roman" w:cs="Times New Roman"/>
              </w:rPr>
              <w:t>білінгу</w:t>
            </w:r>
            <w:proofErr w:type="spellEnd"/>
            <w:r w:rsidRPr="00C61235">
              <w:rPr>
                <w:rFonts w:ascii="Times New Roman" w:hAnsi="Times New Roman" w:cs="Times New Roman"/>
              </w:rPr>
              <w:t xml:space="preserve"> - Затримку оновлення налаштувань - </w:t>
            </w:r>
            <w:proofErr w:type="spellStart"/>
            <w:r w:rsidRPr="00C61235">
              <w:rPr>
                <w:rFonts w:ascii="Times New Roman" w:hAnsi="Times New Roman" w:cs="Times New Roman"/>
              </w:rPr>
              <w:t>Race</w:t>
            </w:r>
            <w:proofErr w:type="spellEnd"/>
            <w:r w:rsidRPr="00C61235">
              <w:rPr>
                <w:rFonts w:ascii="Times New Roman" w:hAnsi="Times New Roman" w:cs="Times New Roman"/>
              </w:rPr>
              <w:t xml:space="preserve"> </w:t>
            </w:r>
            <w:proofErr w:type="spellStart"/>
            <w:r w:rsidRPr="00C61235">
              <w:rPr>
                <w:rFonts w:ascii="Times New Roman" w:hAnsi="Times New Roman" w:cs="Times New Roman"/>
              </w:rPr>
              <w:t>condition</w:t>
            </w:r>
            <w:proofErr w:type="spellEnd"/>
            <w:r w:rsidRPr="00C61235">
              <w:rPr>
                <w:rFonts w:ascii="Times New Roman" w:hAnsi="Times New Roman" w:cs="Times New Roman"/>
              </w:rPr>
              <w:t xml:space="preserve"> (платіж оброблявся одночасно з </w:t>
            </w:r>
            <w:r w:rsidRPr="00C61235">
              <w:rPr>
                <w:rFonts w:ascii="Times New Roman" w:hAnsi="Times New Roman" w:cs="Times New Roman"/>
              </w:rPr>
              <w:lastRenderedPageBreak/>
              <w:t>вимкненням)</w:t>
            </w:r>
          </w:p>
          <w:p w14:paraId="00724630" w14:textId="5DF9140C" w:rsidR="00C61235" w:rsidRPr="00C61235" w:rsidRDefault="0000231F" w:rsidP="00C61235">
            <w:pPr>
              <w:pStyle w:val="a9"/>
              <w:numPr>
                <w:ilvl w:val="0"/>
                <w:numId w:val="254"/>
              </w:numPr>
              <w:spacing w:line="240" w:lineRule="auto"/>
              <w:jc w:val="both"/>
              <w:rPr>
                <w:rFonts w:ascii="Times New Roman" w:hAnsi="Times New Roman" w:cs="Times New Roman"/>
                <w:lang w:val="en-US"/>
              </w:rPr>
            </w:pPr>
            <w:r w:rsidRPr="00C61235">
              <w:rPr>
                <w:rFonts w:ascii="Times New Roman" w:hAnsi="Times New Roman" w:cs="Times New Roman"/>
              </w:rPr>
              <w:t>Користувач бачить неочікуваний платіж в історії</w:t>
            </w:r>
          </w:p>
          <w:p w14:paraId="4990F4F3" w14:textId="7C96EC37" w:rsidR="00C61235" w:rsidRPr="00C61235" w:rsidRDefault="0000231F" w:rsidP="00C61235">
            <w:pPr>
              <w:pStyle w:val="a9"/>
              <w:numPr>
                <w:ilvl w:val="0"/>
                <w:numId w:val="254"/>
              </w:numPr>
              <w:spacing w:line="240" w:lineRule="auto"/>
              <w:jc w:val="both"/>
              <w:rPr>
                <w:rFonts w:ascii="Times New Roman" w:hAnsi="Times New Roman" w:cs="Times New Roman"/>
                <w:lang w:val="en-US"/>
              </w:rPr>
            </w:pPr>
            <w:r w:rsidRPr="00C61235">
              <w:rPr>
                <w:rFonts w:ascii="Times New Roman" w:hAnsi="Times New Roman" w:cs="Times New Roman"/>
              </w:rPr>
              <w:t>Користувач скаржиться через підтримку</w:t>
            </w:r>
          </w:p>
          <w:p w14:paraId="5F6B1994" w14:textId="71A63421" w:rsidR="00C61235" w:rsidRPr="00C61235" w:rsidRDefault="0000231F" w:rsidP="00C61235">
            <w:pPr>
              <w:pStyle w:val="a9"/>
              <w:numPr>
                <w:ilvl w:val="0"/>
                <w:numId w:val="254"/>
              </w:numPr>
              <w:spacing w:line="240" w:lineRule="auto"/>
              <w:jc w:val="both"/>
              <w:rPr>
                <w:rFonts w:ascii="Times New Roman" w:hAnsi="Times New Roman" w:cs="Times New Roman"/>
                <w:lang w:val="en-US"/>
              </w:rPr>
            </w:pPr>
            <w:r w:rsidRPr="00C61235">
              <w:rPr>
                <w:rFonts w:ascii="Times New Roman" w:hAnsi="Times New Roman" w:cs="Times New Roman"/>
              </w:rPr>
              <w:t xml:space="preserve">Система виявляє помилку: - </w:t>
            </w:r>
            <w:proofErr w:type="spellStart"/>
            <w:r w:rsidRPr="00C61235">
              <w:rPr>
                <w:rFonts w:ascii="Times New Roman" w:hAnsi="Times New Roman" w:cs="Times New Roman"/>
              </w:rPr>
              <w:t>Логує</w:t>
            </w:r>
            <w:proofErr w:type="spellEnd"/>
            <w:r w:rsidRPr="00C61235">
              <w:rPr>
                <w:rFonts w:ascii="Times New Roman" w:hAnsi="Times New Roman" w:cs="Times New Roman"/>
              </w:rPr>
              <w:t xml:space="preserve"> </w:t>
            </w:r>
            <w:proofErr w:type="spellStart"/>
            <w:r w:rsidRPr="00C61235">
              <w:rPr>
                <w:rFonts w:ascii="Times New Roman" w:hAnsi="Times New Roman" w:cs="Times New Roman"/>
              </w:rPr>
              <w:t>incident</w:t>
            </w:r>
            <w:proofErr w:type="spellEnd"/>
            <w:r w:rsidRPr="00C61235">
              <w:rPr>
                <w:rFonts w:ascii="Times New Roman" w:hAnsi="Times New Roman" w:cs="Times New Roman"/>
              </w:rPr>
              <w:t xml:space="preserve"> для </w:t>
            </w:r>
            <w:proofErr w:type="spellStart"/>
            <w:r w:rsidRPr="00C61235">
              <w:rPr>
                <w:rFonts w:ascii="Times New Roman" w:hAnsi="Times New Roman" w:cs="Times New Roman"/>
              </w:rPr>
              <w:t>troubleshooting</w:t>
            </w:r>
            <w:proofErr w:type="spellEnd"/>
            <w:r w:rsidRPr="00C61235">
              <w:rPr>
                <w:rFonts w:ascii="Times New Roman" w:hAnsi="Times New Roman" w:cs="Times New Roman"/>
              </w:rPr>
              <w:t xml:space="preserve"> - Автоматично або вручну (через </w:t>
            </w:r>
            <w:proofErr w:type="spellStart"/>
            <w:r w:rsidRPr="00C61235">
              <w:rPr>
                <w:rFonts w:ascii="Times New Roman" w:hAnsi="Times New Roman" w:cs="Times New Roman"/>
              </w:rPr>
              <w:t>support</w:t>
            </w:r>
            <w:proofErr w:type="spellEnd"/>
            <w:r w:rsidRPr="00C61235">
              <w:rPr>
                <w:rFonts w:ascii="Times New Roman" w:hAnsi="Times New Roman" w:cs="Times New Roman"/>
              </w:rPr>
              <w:t>) оформлює повернення коштів (</w:t>
            </w:r>
            <w:proofErr w:type="spellStart"/>
            <w:r w:rsidRPr="00C61235">
              <w:rPr>
                <w:rFonts w:ascii="Times New Roman" w:hAnsi="Times New Roman" w:cs="Times New Roman"/>
              </w:rPr>
              <w:t>refund</w:t>
            </w:r>
            <w:proofErr w:type="spellEnd"/>
            <w:r w:rsidRPr="00C61235">
              <w:rPr>
                <w:rFonts w:ascii="Times New Roman" w:hAnsi="Times New Roman" w:cs="Times New Roman"/>
              </w:rPr>
              <w:t xml:space="preserve">) - Надсилає </w:t>
            </w:r>
            <w:proofErr w:type="spellStart"/>
            <w:r w:rsidRPr="00C61235">
              <w:rPr>
                <w:rFonts w:ascii="Times New Roman" w:hAnsi="Times New Roman" w:cs="Times New Roman"/>
              </w:rPr>
              <w:t>email</w:t>
            </w:r>
            <w:proofErr w:type="spellEnd"/>
            <w:r w:rsidRPr="00C61235">
              <w:rPr>
                <w:rFonts w:ascii="Times New Roman" w:hAnsi="Times New Roman" w:cs="Times New Roman"/>
              </w:rPr>
              <w:t xml:space="preserve"> вибачення: "Нам дуже шкода. Ми помилково обробили платіж після вимкнення </w:t>
            </w:r>
            <w:proofErr w:type="spellStart"/>
            <w:r w:rsidRPr="00C61235">
              <w:rPr>
                <w:rFonts w:ascii="Times New Roman" w:hAnsi="Times New Roman" w:cs="Times New Roman"/>
              </w:rPr>
              <w:t>auto-renewal</w:t>
            </w:r>
            <w:proofErr w:type="spellEnd"/>
            <w:r w:rsidRPr="00C61235">
              <w:rPr>
                <w:rFonts w:ascii="Times New Roman" w:hAnsi="Times New Roman" w:cs="Times New Roman"/>
              </w:rPr>
              <w:t>. Кошти буде повернуто протягом 5-7 робочих днів"</w:t>
            </w:r>
          </w:p>
          <w:p w14:paraId="3585C8ED" w14:textId="6B46F4BC" w:rsidR="00C61235" w:rsidRPr="00C61235" w:rsidRDefault="0000231F" w:rsidP="00C61235">
            <w:pPr>
              <w:pStyle w:val="a9"/>
              <w:numPr>
                <w:ilvl w:val="0"/>
                <w:numId w:val="254"/>
              </w:numPr>
              <w:spacing w:line="240" w:lineRule="auto"/>
              <w:jc w:val="both"/>
              <w:rPr>
                <w:rFonts w:ascii="Times New Roman" w:hAnsi="Times New Roman" w:cs="Times New Roman"/>
                <w:lang w:val="en-US"/>
              </w:rPr>
            </w:pPr>
            <w:r w:rsidRPr="00C61235">
              <w:rPr>
                <w:rFonts w:ascii="Times New Roman" w:hAnsi="Times New Roman" w:cs="Times New Roman"/>
              </w:rPr>
              <w:t>Підписка скасовується згідно первинних намірів користувача</w:t>
            </w:r>
          </w:p>
          <w:p w14:paraId="1B51C1D9" w14:textId="6FCBB6F1" w:rsidR="00C61235" w:rsidRPr="00C61235" w:rsidRDefault="0000231F" w:rsidP="00C61235">
            <w:pPr>
              <w:pStyle w:val="a9"/>
              <w:numPr>
                <w:ilvl w:val="0"/>
                <w:numId w:val="254"/>
              </w:numPr>
              <w:spacing w:line="240" w:lineRule="auto"/>
              <w:jc w:val="both"/>
              <w:rPr>
                <w:rFonts w:ascii="Times New Roman" w:hAnsi="Times New Roman" w:cs="Times New Roman"/>
                <w:lang w:val="en-US"/>
              </w:rPr>
            </w:pPr>
            <w:proofErr w:type="spellStart"/>
            <w:r w:rsidRPr="00C61235">
              <w:rPr>
                <w:rFonts w:ascii="Times New Roman" w:hAnsi="Times New Roman" w:cs="Times New Roman"/>
              </w:rPr>
              <w:t>Use</w:t>
            </w:r>
            <w:proofErr w:type="spellEnd"/>
            <w:r w:rsidRPr="00C61235">
              <w:rPr>
                <w:rFonts w:ascii="Times New Roman" w:hAnsi="Times New Roman" w:cs="Times New Roman"/>
              </w:rPr>
              <w:t xml:space="preserve"> </w:t>
            </w:r>
            <w:proofErr w:type="spellStart"/>
            <w:r w:rsidRPr="00C61235">
              <w:rPr>
                <w:rFonts w:ascii="Times New Roman" w:hAnsi="Times New Roman" w:cs="Times New Roman"/>
              </w:rPr>
              <w:t>case</w:t>
            </w:r>
            <w:proofErr w:type="spellEnd"/>
            <w:r w:rsidRPr="00C61235">
              <w:rPr>
                <w:rFonts w:ascii="Times New Roman" w:hAnsi="Times New Roman" w:cs="Times New Roman"/>
              </w:rPr>
              <w:t xml:space="preserve"> завершено з </w:t>
            </w:r>
            <w:proofErr w:type="spellStart"/>
            <w:r w:rsidRPr="00C61235">
              <w:rPr>
                <w:rFonts w:ascii="Times New Roman" w:hAnsi="Times New Roman" w:cs="Times New Roman"/>
              </w:rPr>
              <w:t>refund</w:t>
            </w:r>
            <w:proofErr w:type="spellEnd"/>
            <w:r w:rsidRPr="00C61235">
              <w:rPr>
                <w:rFonts w:ascii="Times New Roman" w:hAnsi="Times New Roman" w:cs="Times New Roman"/>
              </w:rPr>
              <w:t xml:space="preserve"> та скасуванням</w:t>
            </w:r>
          </w:p>
          <w:p w14:paraId="270720CC" w14:textId="6FFB6B56" w:rsidR="00C61235" w:rsidRDefault="0000231F" w:rsidP="004375E2">
            <w:pPr>
              <w:spacing w:line="240" w:lineRule="auto"/>
              <w:jc w:val="both"/>
              <w:rPr>
                <w:rFonts w:ascii="Times New Roman" w:hAnsi="Times New Roman" w:cs="Times New Roman"/>
                <w:lang w:val="en-US"/>
              </w:rPr>
            </w:pPr>
            <w:r w:rsidRPr="000311AE">
              <w:rPr>
                <w:rFonts w:ascii="Times New Roman" w:hAnsi="Times New Roman" w:cs="Times New Roman"/>
                <w:b/>
                <w:bCs/>
              </w:rPr>
              <w:t>Н6: Збій бази даних при скасуванні підписки</w:t>
            </w:r>
          </w:p>
          <w:p w14:paraId="0129BF59" w14:textId="6AF04518" w:rsidR="00C61235" w:rsidRPr="00C61235" w:rsidRDefault="0000231F" w:rsidP="00C61235">
            <w:pPr>
              <w:pStyle w:val="a9"/>
              <w:numPr>
                <w:ilvl w:val="0"/>
                <w:numId w:val="255"/>
              </w:numPr>
              <w:spacing w:line="240" w:lineRule="auto"/>
              <w:jc w:val="both"/>
              <w:rPr>
                <w:rFonts w:ascii="Times New Roman" w:hAnsi="Times New Roman" w:cs="Times New Roman"/>
                <w:lang w:val="en-US"/>
              </w:rPr>
            </w:pPr>
            <w:r w:rsidRPr="00C61235">
              <w:rPr>
                <w:rFonts w:ascii="Times New Roman" w:hAnsi="Times New Roman" w:cs="Times New Roman"/>
              </w:rPr>
              <w:t>У сценарії А5: Користувач підтверджує скасування</w:t>
            </w:r>
          </w:p>
          <w:p w14:paraId="0313933A" w14:textId="4B0D2C34" w:rsidR="00C61235" w:rsidRPr="00C61235" w:rsidRDefault="0000231F" w:rsidP="00C61235">
            <w:pPr>
              <w:pStyle w:val="a9"/>
              <w:numPr>
                <w:ilvl w:val="0"/>
                <w:numId w:val="255"/>
              </w:numPr>
              <w:spacing w:line="240" w:lineRule="auto"/>
              <w:jc w:val="both"/>
              <w:rPr>
                <w:rFonts w:ascii="Times New Roman" w:hAnsi="Times New Roman" w:cs="Times New Roman"/>
                <w:lang w:val="en-US"/>
              </w:rPr>
            </w:pPr>
            <w:r w:rsidRPr="00C61235">
              <w:rPr>
                <w:rFonts w:ascii="Times New Roman" w:hAnsi="Times New Roman" w:cs="Times New Roman"/>
              </w:rPr>
              <w:t>База даних недоступна, запис не оновлюється</w:t>
            </w:r>
          </w:p>
          <w:p w14:paraId="1FBEDAB4" w14:textId="4474AD0D" w:rsidR="00C61235" w:rsidRPr="00C61235" w:rsidRDefault="0000231F" w:rsidP="00C61235">
            <w:pPr>
              <w:pStyle w:val="a9"/>
              <w:numPr>
                <w:ilvl w:val="0"/>
                <w:numId w:val="255"/>
              </w:numPr>
              <w:spacing w:line="240" w:lineRule="auto"/>
              <w:jc w:val="both"/>
              <w:rPr>
                <w:rFonts w:ascii="Times New Roman" w:hAnsi="Times New Roman" w:cs="Times New Roman"/>
                <w:lang w:val="en-US"/>
              </w:rPr>
            </w:pPr>
            <w:r w:rsidRPr="00C61235">
              <w:rPr>
                <w:rFonts w:ascii="Times New Roman" w:hAnsi="Times New Roman" w:cs="Times New Roman"/>
              </w:rPr>
              <w:t xml:space="preserve">Система перехоплює </w:t>
            </w:r>
            <w:proofErr w:type="spellStart"/>
            <w:r w:rsidRPr="00C61235">
              <w:rPr>
                <w:rFonts w:ascii="Times New Roman" w:hAnsi="Times New Roman" w:cs="Times New Roman"/>
              </w:rPr>
              <w:t>database</w:t>
            </w:r>
            <w:proofErr w:type="spellEnd"/>
            <w:r w:rsidRPr="00C61235">
              <w:rPr>
                <w:rFonts w:ascii="Times New Roman" w:hAnsi="Times New Roman" w:cs="Times New Roman"/>
              </w:rPr>
              <w:t xml:space="preserve"> </w:t>
            </w:r>
            <w:proofErr w:type="spellStart"/>
            <w:r w:rsidRPr="00C61235">
              <w:rPr>
                <w:rFonts w:ascii="Times New Roman" w:hAnsi="Times New Roman" w:cs="Times New Roman"/>
              </w:rPr>
              <w:t>error</w:t>
            </w:r>
            <w:proofErr w:type="spellEnd"/>
          </w:p>
          <w:p w14:paraId="5C40C59A" w14:textId="17200D28" w:rsidR="00C61235" w:rsidRPr="00C61235" w:rsidRDefault="0000231F" w:rsidP="00C61235">
            <w:pPr>
              <w:pStyle w:val="a9"/>
              <w:numPr>
                <w:ilvl w:val="0"/>
                <w:numId w:val="255"/>
              </w:numPr>
              <w:spacing w:line="240" w:lineRule="auto"/>
              <w:jc w:val="both"/>
              <w:rPr>
                <w:rFonts w:ascii="Times New Roman" w:hAnsi="Times New Roman" w:cs="Times New Roman"/>
                <w:lang w:val="en-US"/>
              </w:rPr>
            </w:pPr>
            <w:r w:rsidRPr="00C61235">
              <w:rPr>
                <w:rFonts w:ascii="Times New Roman" w:hAnsi="Times New Roman" w:cs="Times New Roman"/>
              </w:rPr>
              <w:t>Показує: - "Виникла тимчасова проблема зі скасуванням підписки" - "Спробуйте пізніше або зверніться до підтримки"</w:t>
            </w:r>
          </w:p>
          <w:p w14:paraId="41D6C343" w14:textId="3EA87381" w:rsidR="00C61235" w:rsidRPr="00C61235" w:rsidRDefault="0000231F" w:rsidP="00C61235">
            <w:pPr>
              <w:pStyle w:val="a9"/>
              <w:numPr>
                <w:ilvl w:val="0"/>
                <w:numId w:val="255"/>
              </w:numPr>
              <w:spacing w:line="240" w:lineRule="auto"/>
              <w:jc w:val="both"/>
              <w:rPr>
                <w:rFonts w:ascii="Times New Roman" w:hAnsi="Times New Roman" w:cs="Times New Roman"/>
                <w:lang w:val="en-US"/>
              </w:rPr>
            </w:pPr>
            <w:r w:rsidRPr="00C61235">
              <w:rPr>
                <w:rFonts w:ascii="Times New Roman" w:hAnsi="Times New Roman" w:cs="Times New Roman"/>
              </w:rPr>
              <w:t>Підписка залишається активною (краще не скасувати через помилку, ніж скасувати неправильно)</w:t>
            </w:r>
          </w:p>
          <w:p w14:paraId="66C6609C" w14:textId="21C00020" w:rsidR="00C61235" w:rsidRPr="00C61235" w:rsidRDefault="0000231F" w:rsidP="00C61235">
            <w:pPr>
              <w:pStyle w:val="a9"/>
              <w:numPr>
                <w:ilvl w:val="0"/>
                <w:numId w:val="255"/>
              </w:numPr>
              <w:spacing w:line="240" w:lineRule="auto"/>
              <w:jc w:val="both"/>
              <w:rPr>
                <w:rFonts w:ascii="Times New Roman" w:hAnsi="Times New Roman" w:cs="Times New Roman"/>
                <w:lang w:val="en-US"/>
              </w:rPr>
            </w:pPr>
            <w:r w:rsidRPr="00C61235">
              <w:rPr>
                <w:rFonts w:ascii="Times New Roman" w:hAnsi="Times New Roman" w:cs="Times New Roman"/>
              </w:rPr>
              <w:t xml:space="preserve">Система детально </w:t>
            </w:r>
            <w:proofErr w:type="spellStart"/>
            <w:r w:rsidRPr="00C61235">
              <w:rPr>
                <w:rFonts w:ascii="Times New Roman" w:hAnsi="Times New Roman" w:cs="Times New Roman"/>
              </w:rPr>
              <w:t>логує</w:t>
            </w:r>
            <w:proofErr w:type="spellEnd"/>
            <w:r w:rsidRPr="00C61235">
              <w:rPr>
                <w:rFonts w:ascii="Times New Roman" w:hAnsi="Times New Roman" w:cs="Times New Roman"/>
              </w:rPr>
              <w:t xml:space="preserve"> помилку</w:t>
            </w:r>
          </w:p>
          <w:p w14:paraId="7588DB36" w14:textId="38BD2A5F" w:rsidR="00C61235" w:rsidRPr="00C61235" w:rsidRDefault="0000231F" w:rsidP="00C61235">
            <w:pPr>
              <w:pStyle w:val="a9"/>
              <w:numPr>
                <w:ilvl w:val="0"/>
                <w:numId w:val="255"/>
              </w:numPr>
              <w:spacing w:line="240" w:lineRule="auto"/>
              <w:jc w:val="both"/>
              <w:rPr>
                <w:rFonts w:ascii="Times New Roman" w:hAnsi="Times New Roman" w:cs="Times New Roman"/>
                <w:lang w:val="en-US"/>
              </w:rPr>
            </w:pPr>
            <w:r w:rsidRPr="00C61235">
              <w:rPr>
                <w:rFonts w:ascii="Times New Roman" w:hAnsi="Times New Roman" w:cs="Times New Roman"/>
              </w:rPr>
              <w:t>Користувач може спробувати знову через кілька хвилин</w:t>
            </w:r>
          </w:p>
          <w:p w14:paraId="0071F322" w14:textId="0510A70F" w:rsidR="00C61235" w:rsidRPr="00C61235" w:rsidRDefault="0000231F" w:rsidP="00C61235">
            <w:pPr>
              <w:pStyle w:val="a9"/>
              <w:numPr>
                <w:ilvl w:val="0"/>
                <w:numId w:val="255"/>
              </w:numPr>
              <w:spacing w:line="240" w:lineRule="auto"/>
              <w:jc w:val="both"/>
              <w:rPr>
                <w:rFonts w:ascii="Times New Roman" w:hAnsi="Times New Roman" w:cs="Times New Roman"/>
                <w:lang w:val="en-US"/>
              </w:rPr>
            </w:pPr>
            <w:proofErr w:type="spellStart"/>
            <w:r w:rsidRPr="00C61235">
              <w:rPr>
                <w:rFonts w:ascii="Times New Roman" w:hAnsi="Times New Roman" w:cs="Times New Roman"/>
              </w:rPr>
              <w:t>Use</w:t>
            </w:r>
            <w:proofErr w:type="spellEnd"/>
            <w:r w:rsidRPr="00C61235">
              <w:rPr>
                <w:rFonts w:ascii="Times New Roman" w:hAnsi="Times New Roman" w:cs="Times New Roman"/>
              </w:rPr>
              <w:t xml:space="preserve"> </w:t>
            </w:r>
            <w:proofErr w:type="spellStart"/>
            <w:r w:rsidRPr="00C61235">
              <w:rPr>
                <w:rFonts w:ascii="Times New Roman" w:hAnsi="Times New Roman" w:cs="Times New Roman"/>
              </w:rPr>
              <w:t>case</w:t>
            </w:r>
            <w:proofErr w:type="spellEnd"/>
            <w:r w:rsidRPr="00C61235">
              <w:rPr>
                <w:rFonts w:ascii="Times New Roman" w:hAnsi="Times New Roman" w:cs="Times New Roman"/>
              </w:rPr>
              <w:t xml:space="preserve"> завершено без скасування</w:t>
            </w:r>
          </w:p>
          <w:p w14:paraId="725CC44D" w14:textId="2A866232" w:rsidR="00C61235" w:rsidRDefault="0000231F" w:rsidP="004375E2">
            <w:pPr>
              <w:spacing w:line="240" w:lineRule="auto"/>
              <w:jc w:val="both"/>
              <w:rPr>
                <w:rFonts w:ascii="Times New Roman" w:hAnsi="Times New Roman" w:cs="Times New Roman"/>
                <w:lang w:val="en-US"/>
              </w:rPr>
            </w:pPr>
            <w:r w:rsidRPr="000311AE">
              <w:rPr>
                <w:rFonts w:ascii="Times New Roman" w:hAnsi="Times New Roman" w:cs="Times New Roman"/>
                <w:b/>
                <w:bCs/>
              </w:rPr>
              <w:t>Н7: Користувач намагається управляти вже скасованою/застарілою підпискою</w:t>
            </w:r>
          </w:p>
          <w:p w14:paraId="0CCB0E3E" w14:textId="1D60BA5E" w:rsidR="00C61235" w:rsidRPr="00494DFE" w:rsidRDefault="0000231F" w:rsidP="00494DFE">
            <w:pPr>
              <w:pStyle w:val="a9"/>
              <w:numPr>
                <w:ilvl w:val="0"/>
                <w:numId w:val="256"/>
              </w:numPr>
              <w:spacing w:line="240" w:lineRule="auto"/>
              <w:jc w:val="both"/>
              <w:rPr>
                <w:rFonts w:ascii="Times New Roman" w:hAnsi="Times New Roman" w:cs="Times New Roman"/>
                <w:lang w:val="en-US"/>
              </w:rPr>
            </w:pPr>
            <w:r w:rsidRPr="00494DFE">
              <w:rPr>
                <w:rFonts w:ascii="Times New Roman" w:hAnsi="Times New Roman" w:cs="Times New Roman"/>
              </w:rPr>
              <w:t>Користувач має підписку зі статусом "</w:t>
            </w:r>
            <w:proofErr w:type="spellStart"/>
            <w:r w:rsidRPr="00494DFE">
              <w:rPr>
                <w:rFonts w:ascii="Times New Roman" w:hAnsi="Times New Roman" w:cs="Times New Roman"/>
              </w:rPr>
              <w:t>expired</w:t>
            </w:r>
            <w:proofErr w:type="spellEnd"/>
            <w:r w:rsidRPr="00494DFE">
              <w:rPr>
                <w:rFonts w:ascii="Times New Roman" w:hAnsi="Times New Roman" w:cs="Times New Roman"/>
              </w:rPr>
              <w:t>" (закінчилась, не поновлена)</w:t>
            </w:r>
          </w:p>
          <w:p w14:paraId="0C8F483C" w14:textId="58FD323F" w:rsidR="00C61235" w:rsidRPr="00494DFE" w:rsidRDefault="0000231F" w:rsidP="00494DFE">
            <w:pPr>
              <w:pStyle w:val="a9"/>
              <w:numPr>
                <w:ilvl w:val="0"/>
                <w:numId w:val="256"/>
              </w:numPr>
              <w:spacing w:line="240" w:lineRule="auto"/>
              <w:jc w:val="both"/>
              <w:rPr>
                <w:rFonts w:ascii="Times New Roman" w:hAnsi="Times New Roman" w:cs="Times New Roman"/>
                <w:lang w:val="en-US"/>
              </w:rPr>
            </w:pPr>
            <w:r w:rsidRPr="00494DFE">
              <w:rPr>
                <w:rFonts w:ascii="Times New Roman" w:hAnsi="Times New Roman" w:cs="Times New Roman"/>
              </w:rPr>
              <w:t>Користувач переходить на сторінку "Моя підписка"</w:t>
            </w:r>
          </w:p>
          <w:p w14:paraId="2BAE5D23" w14:textId="1AE21162" w:rsidR="00C61235" w:rsidRPr="00494DFE" w:rsidRDefault="0000231F" w:rsidP="00494DFE">
            <w:pPr>
              <w:pStyle w:val="a9"/>
              <w:numPr>
                <w:ilvl w:val="0"/>
                <w:numId w:val="256"/>
              </w:numPr>
              <w:spacing w:line="240" w:lineRule="auto"/>
              <w:jc w:val="both"/>
              <w:rPr>
                <w:rFonts w:ascii="Times New Roman" w:hAnsi="Times New Roman" w:cs="Times New Roman"/>
                <w:lang w:val="en-US"/>
              </w:rPr>
            </w:pPr>
            <w:r w:rsidRPr="00494DFE">
              <w:rPr>
                <w:rFonts w:ascii="Times New Roman" w:hAnsi="Times New Roman" w:cs="Times New Roman"/>
              </w:rPr>
              <w:t>Система показує: - Статус: Застаріла (закінчилась [дата]) - "Ваша підписка закінчилась" - Деталі останньої підписки (план, тривалість) - Велика кнопка "Поновити підписку" (перехід до UC10) - Історія попередніх платежів доступна для завантаження інвойсів</w:t>
            </w:r>
          </w:p>
          <w:p w14:paraId="46D2D313" w14:textId="039B261C" w:rsidR="00C61235" w:rsidRPr="00494DFE" w:rsidRDefault="0000231F" w:rsidP="00494DFE">
            <w:pPr>
              <w:pStyle w:val="a9"/>
              <w:numPr>
                <w:ilvl w:val="0"/>
                <w:numId w:val="256"/>
              </w:numPr>
              <w:spacing w:line="240" w:lineRule="auto"/>
              <w:jc w:val="both"/>
              <w:rPr>
                <w:rFonts w:ascii="Times New Roman" w:hAnsi="Times New Roman" w:cs="Times New Roman"/>
                <w:lang w:val="en-US"/>
              </w:rPr>
            </w:pPr>
            <w:r w:rsidRPr="00494DFE">
              <w:rPr>
                <w:rFonts w:ascii="Times New Roman" w:hAnsi="Times New Roman" w:cs="Times New Roman"/>
              </w:rPr>
              <w:t>Опції управління (зміна плану, оновлення картки) НЕ доступні (</w:t>
            </w:r>
            <w:proofErr w:type="spellStart"/>
            <w:r w:rsidRPr="00494DFE">
              <w:rPr>
                <w:rFonts w:ascii="Times New Roman" w:hAnsi="Times New Roman" w:cs="Times New Roman"/>
              </w:rPr>
              <w:t>grayed</w:t>
            </w:r>
            <w:proofErr w:type="spellEnd"/>
            <w:r w:rsidRPr="00494DFE">
              <w:rPr>
                <w:rFonts w:ascii="Times New Roman" w:hAnsi="Times New Roman" w:cs="Times New Roman"/>
              </w:rPr>
              <w:t xml:space="preserve"> </w:t>
            </w:r>
            <w:proofErr w:type="spellStart"/>
            <w:r w:rsidRPr="00494DFE">
              <w:rPr>
                <w:rFonts w:ascii="Times New Roman" w:hAnsi="Times New Roman" w:cs="Times New Roman"/>
              </w:rPr>
              <w:t>out</w:t>
            </w:r>
            <w:proofErr w:type="spellEnd"/>
            <w:r w:rsidRPr="00494DFE">
              <w:rPr>
                <w:rFonts w:ascii="Times New Roman" w:hAnsi="Times New Roman" w:cs="Times New Roman"/>
              </w:rPr>
              <w:t>)</w:t>
            </w:r>
          </w:p>
          <w:p w14:paraId="58D58105" w14:textId="1140C4E6" w:rsidR="00C61235" w:rsidRPr="00494DFE" w:rsidRDefault="0000231F" w:rsidP="00494DFE">
            <w:pPr>
              <w:pStyle w:val="a9"/>
              <w:numPr>
                <w:ilvl w:val="0"/>
                <w:numId w:val="256"/>
              </w:numPr>
              <w:spacing w:line="240" w:lineRule="auto"/>
              <w:jc w:val="both"/>
              <w:rPr>
                <w:rFonts w:ascii="Times New Roman" w:hAnsi="Times New Roman" w:cs="Times New Roman"/>
                <w:lang w:val="en-US"/>
              </w:rPr>
            </w:pPr>
            <w:proofErr w:type="spellStart"/>
            <w:r w:rsidRPr="00494DFE">
              <w:rPr>
                <w:rFonts w:ascii="Times New Roman" w:hAnsi="Times New Roman" w:cs="Times New Roman"/>
              </w:rPr>
              <w:t>Use</w:t>
            </w:r>
            <w:proofErr w:type="spellEnd"/>
            <w:r w:rsidRPr="00494DFE">
              <w:rPr>
                <w:rFonts w:ascii="Times New Roman" w:hAnsi="Times New Roman" w:cs="Times New Roman"/>
              </w:rPr>
              <w:t xml:space="preserve"> </w:t>
            </w:r>
            <w:proofErr w:type="spellStart"/>
            <w:r w:rsidRPr="00494DFE">
              <w:rPr>
                <w:rFonts w:ascii="Times New Roman" w:hAnsi="Times New Roman" w:cs="Times New Roman"/>
              </w:rPr>
              <w:t>case</w:t>
            </w:r>
            <w:proofErr w:type="spellEnd"/>
            <w:r w:rsidRPr="00494DFE">
              <w:rPr>
                <w:rFonts w:ascii="Times New Roman" w:hAnsi="Times New Roman" w:cs="Times New Roman"/>
              </w:rPr>
              <w:t xml:space="preserve"> завершено з пропозицією поновлення</w:t>
            </w:r>
          </w:p>
          <w:p w14:paraId="4DEFB87C" w14:textId="2E890019" w:rsidR="00C61235" w:rsidRDefault="0000231F" w:rsidP="004375E2">
            <w:pPr>
              <w:spacing w:line="240" w:lineRule="auto"/>
              <w:jc w:val="both"/>
              <w:rPr>
                <w:rFonts w:ascii="Times New Roman" w:hAnsi="Times New Roman" w:cs="Times New Roman"/>
                <w:lang w:val="en-US"/>
              </w:rPr>
            </w:pPr>
            <w:r w:rsidRPr="000311AE">
              <w:rPr>
                <w:rFonts w:ascii="Times New Roman" w:hAnsi="Times New Roman" w:cs="Times New Roman"/>
                <w:b/>
                <w:bCs/>
              </w:rPr>
              <w:t xml:space="preserve">Н8: Помилка </w:t>
            </w:r>
            <w:proofErr w:type="spellStart"/>
            <w:r w:rsidRPr="000311AE">
              <w:rPr>
                <w:rFonts w:ascii="Times New Roman" w:hAnsi="Times New Roman" w:cs="Times New Roman"/>
                <w:b/>
                <w:bCs/>
              </w:rPr>
              <w:t>Email</w:t>
            </w:r>
            <w:proofErr w:type="spellEnd"/>
            <w:r w:rsidRPr="000311AE">
              <w:rPr>
                <w:rFonts w:ascii="Times New Roman" w:hAnsi="Times New Roman" w:cs="Times New Roman"/>
                <w:b/>
                <w:bCs/>
              </w:rPr>
              <w:t xml:space="preserve"> сервісу при надсиланні підтверджень</w:t>
            </w:r>
          </w:p>
          <w:p w14:paraId="576717EB" w14:textId="5E2B72A1" w:rsidR="00C61235" w:rsidRPr="00494DFE" w:rsidRDefault="0000231F" w:rsidP="00494DFE">
            <w:pPr>
              <w:pStyle w:val="a9"/>
              <w:numPr>
                <w:ilvl w:val="0"/>
                <w:numId w:val="257"/>
              </w:numPr>
              <w:spacing w:line="240" w:lineRule="auto"/>
              <w:jc w:val="both"/>
              <w:rPr>
                <w:rFonts w:ascii="Times New Roman" w:hAnsi="Times New Roman" w:cs="Times New Roman"/>
                <w:lang w:val="en-US"/>
              </w:rPr>
            </w:pPr>
            <w:r w:rsidRPr="00494DFE">
              <w:rPr>
                <w:rFonts w:ascii="Times New Roman" w:hAnsi="Times New Roman" w:cs="Times New Roman"/>
              </w:rPr>
              <w:t>Після будь-якої зміни (</w:t>
            </w:r>
            <w:proofErr w:type="spellStart"/>
            <w:r w:rsidRPr="00494DFE">
              <w:rPr>
                <w:rFonts w:ascii="Times New Roman" w:hAnsi="Times New Roman" w:cs="Times New Roman"/>
              </w:rPr>
              <w:t>upgrade</w:t>
            </w:r>
            <w:proofErr w:type="spellEnd"/>
            <w:r w:rsidRPr="00494DFE">
              <w:rPr>
                <w:rFonts w:ascii="Times New Roman" w:hAnsi="Times New Roman" w:cs="Times New Roman"/>
              </w:rPr>
              <w:t xml:space="preserve">, зміна картки, скасування) система намагається надіслати </w:t>
            </w:r>
            <w:proofErr w:type="spellStart"/>
            <w:r w:rsidRPr="00494DFE">
              <w:rPr>
                <w:rFonts w:ascii="Times New Roman" w:hAnsi="Times New Roman" w:cs="Times New Roman"/>
              </w:rPr>
              <w:t>email</w:t>
            </w:r>
            <w:proofErr w:type="spellEnd"/>
          </w:p>
          <w:p w14:paraId="3BF68256" w14:textId="5C74EF26" w:rsidR="00C61235" w:rsidRPr="00494DFE" w:rsidRDefault="0000231F" w:rsidP="00494DFE">
            <w:pPr>
              <w:pStyle w:val="a9"/>
              <w:numPr>
                <w:ilvl w:val="0"/>
                <w:numId w:val="257"/>
              </w:numPr>
              <w:spacing w:line="240" w:lineRule="auto"/>
              <w:jc w:val="both"/>
              <w:rPr>
                <w:rFonts w:ascii="Times New Roman" w:hAnsi="Times New Roman" w:cs="Times New Roman"/>
                <w:lang w:val="en-US"/>
              </w:rPr>
            </w:pPr>
            <w:proofErr w:type="spellStart"/>
            <w:r w:rsidRPr="00494DFE">
              <w:rPr>
                <w:rFonts w:ascii="Times New Roman" w:hAnsi="Times New Roman" w:cs="Times New Roman"/>
              </w:rPr>
              <w:t>Email</w:t>
            </w:r>
            <w:proofErr w:type="spellEnd"/>
            <w:r w:rsidRPr="00494DFE">
              <w:rPr>
                <w:rFonts w:ascii="Times New Roman" w:hAnsi="Times New Roman" w:cs="Times New Roman"/>
              </w:rPr>
              <w:t xml:space="preserve"> сервіс недоступний або повертає помилку</w:t>
            </w:r>
          </w:p>
          <w:p w14:paraId="596AE916" w14:textId="494C5BE2" w:rsidR="00C61235" w:rsidRPr="00494DFE" w:rsidRDefault="0000231F" w:rsidP="00494DFE">
            <w:pPr>
              <w:pStyle w:val="a9"/>
              <w:numPr>
                <w:ilvl w:val="0"/>
                <w:numId w:val="257"/>
              </w:numPr>
              <w:spacing w:line="240" w:lineRule="auto"/>
              <w:jc w:val="both"/>
              <w:rPr>
                <w:rFonts w:ascii="Times New Roman" w:hAnsi="Times New Roman" w:cs="Times New Roman"/>
                <w:lang w:val="en-US"/>
              </w:rPr>
            </w:pPr>
            <w:r w:rsidRPr="00494DFE">
              <w:rPr>
                <w:rFonts w:ascii="Times New Roman" w:hAnsi="Times New Roman" w:cs="Times New Roman"/>
              </w:rPr>
              <w:t xml:space="preserve">Зміна успішно застосована у базі даних, але </w:t>
            </w:r>
            <w:proofErr w:type="spellStart"/>
            <w:r w:rsidRPr="00494DFE">
              <w:rPr>
                <w:rFonts w:ascii="Times New Roman" w:hAnsi="Times New Roman" w:cs="Times New Roman"/>
              </w:rPr>
              <w:t>email</w:t>
            </w:r>
            <w:proofErr w:type="spellEnd"/>
            <w:r w:rsidRPr="00494DFE">
              <w:rPr>
                <w:rFonts w:ascii="Times New Roman" w:hAnsi="Times New Roman" w:cs="Times New Roman"/>
              </w:rPr>
              <w:t xml:space="preserve"> не надіслано</w:t>
            </w:r>
          </w:p>
          <w:p w14:paraId="37FBDB65" w14:textId="412B585E" w:rsidR="00C61235" w:rsidRPr="00494DFE" w:rsidRDefault="0000231F" w:rsidP="00494DFE">
            <w:pPr>
              <w:pStyle w:val="a9"/>
              <w:numPr>
                <w:ilvl w:val="0"/>
                <w:numId w:val="257"/>
              </w:numPr>
              <w:spacing w:line="240" w:lineRule="auto"/>
              <w:jc w:val="both"/>
              <w:rPr>
                <w:rFonts w:ascii="Times New Roman" w:hAnsi="Times New Roman" w:cs="Times New Roman"/>
                <w:lang w:val="en-US"/>
              </w:rPr>
            </w:pPr>
            <w:r w:rsidRPr="00494DFE">
              <w:rPr>
                <w:rFonts w:ascii="Times New Roman" w:hAnsi="Times New Roman" w:cs="Times New Roman"/>
              </w:rPr>
              <w:t xml:space="preserve">Система </w:t>
            </w:r>
            <w:proofErr w:type="spellStart"/>
            <w:r w:rsidRPr="00494DFE">
              <w:rPr>
                <w:rFonts w:ascii="Times New Roman" w:hAnsi="Times New Roman" w:cs="Times New Roman"/>
              </w:rPr>
              <w:t>логує</w:t>
            </w:r>
            <w:proofErr w:type="spellEnd"/>
            <w:r w:rsidRPr="00494DFE">
              <w:rPr>
                <w:rFonts w:ascii="Times New Roman" w:hAnsi="Times New Roman" w:cs="Times New Roman"/>
              </w:rPr>
              <w:t xml:space="preserve"> </w:t>
            </w:r>
            <w:proofErr w:type="spellStart"/>
            <w:r w:rsidRPr="00494DFE">
              <w:rPr>
                <w:rFonts w:ascii="Times New Roman" w:hAnsi="Times New Roman" w:cs="Times New Roman"/>
              </w:rPr>
              <w:t>email</w:t>
            </w:r>
            <w:proofErr w:type="spellEnd"/>
            <w:r w:rsidRPr="00494DFE">
              <w:rPr>
                <w:rFonts w:ascii="Times New Roman" w:hAnsi="Times New Roman" w:cs="Times New Roman"/>
              </w:rPr>
              <w:t xml:space="preserve"> </w:t>
            </w:r>
            <w:proofErr w:type="spellStart"/>
            <w:r w:rsidRPr="00494DFE">
              <w:rPr>
                <w:rFonts w:ascii="Times New Roman" w:hAnsi="Times New Roman" w:cs="Times New Roman"/>
              </w:rPr>
              <w:t>delivery</w:t>
            </w:r>
            <w:proofErr w:type="spellEnd"/>
            <w:r w:rsidRPr="00494DFE">
              <w:rPr>
                <w:rFonts w:ascii="Times New Roman" w:hAnsi="Times New Roman" w:cs="Times New Roman"/>
              </w:rPr>
              <w:t xml:space="preserve"> </w:t>
            </w:r>
            <w:proofErr w:type="spellStart"/>
            <w:r w:rsidRPr="00494DFE">
              <w:rPr>
                <w:rFonts w:ascii="Times New Roman" w:hAnsi="Times New Roman" w:cs="Times New Roman"/>
              </w:rPr>
              <w:t>failure</w:t>
            </w:r>
            <w:proofErr w:type="spellEnd"/>
          </w:p>
          <w:p w14:paraId="176F9316" w14:textId="69D66257" w:rsidR="00C61235" w:rsidRPr="00494DFE" w:rsidRDefault="0000231F" w:rsidP="00494DFE">
            <w:pPr>
              <w:pStyle w:val="a9"/>
              <w:numPr>
                <w:ilvl w:val="0"/>
                <w:numId w:val="257"/>
              </w:numPr>
              <w:spacing w:line="240" w:lineRule="auto"/>
              <w:jc w:val="both"/>
              <w:rPr>
                <w:rFonts w:ascii="Times New Roman" w:hAnsi="Times New Roman" w:cs="Times New Roman"/>
                <w:lang w:val="en-US"/>
              </w:rPr>
            </w:pPr>
            <w:r w:rsidRPr="00494DFE">
              <w:rPr>
                <w:rFonts w:ascii="Times New Roman" w:hAnsi="Times New Roman" w:cs="Times New Roman"/>
              </w:rPr>
              <w:t xml:space="preserve">Система автоматично додає до </w:t>
            </w:r>
            <w:proofErr w:type="spellStart"/>
            <w:r w:rsidRPr="00494DFE">
              <w:rPr>
                <w:rFonts w:ascii="Times New Roman" w:hAnsi="Times New Roman" w:cs="Times New Roman"/>
              </w:rPr>
              <w:t>retry</w:t>
            </w:r>
            <w:proofErr w:type="spellEnd"/>
            <w:r w:rsidRPr="00494DFE">
              <w:rPr>
                <w:rFonts w:ascii="Times New Roman" w:hAnsi="Times New Roman" w:cs="Times New Roman"/>
              </w:rPr>
              <w:t xml:space="preserve"> </w:t>
            </w:r>
            <w:proofErr w:type="spellStart"/>
            <w:r w:rsidRPr="00494DFE">
              <w:rPr>
                <w:rFonts w:ascii="Times New Roman" w:hAnsi="Times New Roman" w:cs="Times New Roman"/>
              </w:rPr>
              <w:t>queue</w:t>
            </w:r>
            <w:proofErr w:type="spellEnd"/>
          </w:p>
          <w:p w14:paraId="63F60376" w14:textId="1A4FB4D4" w:rsidR="00C61235" w:rsidRPr="00494DFE" w:rsidRDefault="0000231F" w:rsidP="00494DFE">
            <w:pPr>
              <w:pStyle w:val="a9"/>
              <w:numPr>
                <w:ilvl w:val="0"/>
                <w:numId w:val="257"/>
              </w:numPr>
              <w:spacing w:line="240" w:lineRule="auto"/>
              <w:jc w:val="both"/>
              <w:rPr>
                <w:rFonts w:ascii="Times New Roman" w:hAnsi="Times New Roman" w:cs="Times New Roman"/>
                <w:lang w:val="en-US"/>
              </w:rPr>
            </w:pPr>
            <w:proofErr w:type="spellStart"/>
            <w:r w:rsidRPr="00494DFE">
              <w:rPr>
                <w:rFonts w:ascii="Times New Roman" w:hAnsi="Times New Roman" w:cs="Times New Roman"/>
              </w:rPr>
              <w:t>Background</w:t>
            </w:r>
            <w:proofErr w:type="spellEnd"/>
            <w:r w:rsidRPr="00494DFE">
              <w:rPr>
                <w:rFonts w:ascii="Times New Roman" w:hAnsi="Times New Roman" w:cs="Times New Roman"/>
              </w:rPr>
              <w:t xml:space="preserve"> </w:t>
            </w:r>
            <w:proofErr w:type="spellStart"/>
            <w:r w:rsidRPr="00494DFE">
              <w:rPr>
                <w:rFonts w:ascii="Times New Roman" w:hAnsi="Times New Roman" w:cs="Times New Roman"/>
              </w:rPr>
              <w:t>job</w:t>
            </w:r>
            <w:proofErr w:type="spellEnd"/>
            <w:r w:rsidRPr="00494DFE">
              <w:rPr>
                <w:rFonts w:ascii="Times New Roman" w:hAnsi="Times New Roman" w:cs="Times New Roman"/>
              </w:rPr>
              <w:t xml:space="preserve"> повторює відправку </w:t>
            </w:r>
            <w:proofErr w:type="spellStart"/>
            <w:r w:rsidRPr="00494DFE">
              <w:rPr>
                <w:rFonts w:ascii="Times New Roman" w:hAnsi="Times New Roman" w:cs="Times New Roman"/>
              </w:rPr>
              <w:t>email</w:t>
            </w:r>
            <w:proofErr w:type="spellEnd"/>
            <w:r w:rsidRPr="00494DFE">
              <w:rPr>
                <w:rFonts w:ascii="Times New Roman" w:hAnsi="Times New Roman" w:cs="Times New Roman"/>
              </w:rPr>
              <w:t xml:space="preserve"> кожні 15 хвилин до успіху (до 24 годин)</w:t>
            </w:r>
          </w:p>
          <w:p w14:paraId="452CE3FF" w14:textId="35EFAE6E" w:rsidR="00C61235" w:rsidRPr="00494DFE" w:rsidRDefault="0000231F" w:rsidP="00494DFE">
            <w:pPr>
              <w:pStyle w:val="a9"/>
              <w:numPr>
                <w:ilvl w:val="0"/>
                <w:numId w:val="257"/>
              </w:numPr>
              <w:spacing w:line="240" w:lineRule="auto"/>
              <w:jc w:val="both"/>
              <w:rPr>
                <w:rFonts w:ascii="Times New Roman" w:hAnsi="Times New Roman" w:cs="Times New Roman"/>
                <w:lang w:val="en-US"/>
              </w:rPr>
            </w:pPr>
            <w:r w:rsidRPr="00494DFE">
              <w:rPr>
                <w:rFonts w:ascii="Times New Roman" w:hAnsi="Times New Roman" w:cs="Times New Roman"/>
              </w:rPr>
              <w:t xml:space="preserve">Якщо не вдається протягом 24 годин: система сповіщає </w:t>
            </w:r>
            <w:proofErr w:type="spellStart"/>
            <w:r w:rsidRPr="00494DFE">
              <w:rPr>
                <w:rFonts w:ascii="Times New Roman" w:hAnsi="Times New Roman" w:cs="Times New Roman"/>
              </w:rPr>
              <w:t>support</w:t>
            </w:r>
            <w:proofErr w:type="spellEnd"/>
            <w:r w:rsidRPr="00494DFE">
              <w:rPr>
                <w:rFonts w:ascii="Times New Roman" w:hAnsi="Times New Roman" w:cs="Times New Roman"/>
              </w:rPr>
              <w:t xml:space="preserve"> </w:t>
            </w:r>
            <w:proofErr w:type="spellStart"/>
            <w:r w:rsidRPr="00494DFE">
              <w:rPr>
                <w:rFonts w:ascii="Times New Roman" w:hAnsi="Times New Roman" w:cs="Times New Roman"/>
              </w:rPr>
              <w:t>team</w:t>
            </w:r>
            <w:proofErr w:type="spellEnd"/>
          </w:p>
          <w:p w14:paraId="0CEFF579" w14:textId="4B043B36" w:rsidR="00C61235" w:rsidRPr="00494DFE" w:rsidRDefault="0000231F" w:rsidP="00494DFE">
            <w:pPr>
              <w:pStyle w:val="a9"/>
              <w:numPr>
                <w:ilvl w:val="0"/>
                <w:numId w:val="257"/>
              </w:numPr>
              <w:spacing w:line="240" w:lineRule="auto"/>
              <w:jc w:val="both"/>
              <w:rPr>
                <w:rFonts w:ascii="Times New Roman" w:hAnsi="Times New Roman" w:cs="Times New Roman"/>
                <w:lang w:val="en-US"/>
              </w:rPr>
            </w:pPr>
            <w:r w:rsidRPr="00494DFE">
              <w:rPr>
                <w:rFonts w:ascii="Times New Roman" w:hAnsi="Times New Roman" w:cs="Times New Roman"/>
              </w:rPr>
              <w:t xml:space="preserve">Користувач може не отримати </w:t>
            </w:r>
            <w:proofErr w:type="spellStart"/>
            <w:r w:rsidRPr="00494DFE">
              <w:rPr>
                <w:rFonts w:ascii="Times New Roman" w:hAnsi="Times New Roman" w:cs="Times New Roman"/>
              </w:rPr>
              <w:t>email</w:t>
            </w:r>
            <w:proofErr w:type="spellEnd"/>
            <w:r w:rsidRPr="00494DFE">
              <w:rPr>
                <w:rFonts w:ascii="Times New Roman" w:hAnsi="Times New Roman" w:cs="Times New Roman"/>
              </w:rPr>
              <w:t xml:space="preserve"> одразу, але отримає з затримкою</w:t>
            </w:r>
          </w:p>
          <w:p w14:paraId="0544DDB8" w14:textId="133CF83F" w:rsidR="00C61235" w:rsidRPr="00494DFE" w:rsidRDefault="0000231F" w:rsidP="00494DFE">
            <w:pPr>
              <w:pStyle w:val="a9"/>
              <w:numPr>
                <w:ilvl w:val="0"/>
                <w:numId w:val="257"/>
              </w:numPr>
              <w:spacing w:line="240" w:lineRule="auto"/>
              <w:jc w:val="both"/>
              <w:rPr>
                <w:rFonts w:ascii="Times New Roman" w:hAnsi="Times New Roman" w:cs="Times New Roman"/>
                <w:lang w:val="en-US"/>
              </w:rPr>
            </w:pPr>
            <w:r w:rsidRPr="00494DFE">
              <w:rPr>
                <w:rFonts w:ascii="Times New Roman" w:hAnsi="Times New Roman" w:cs="Times New Roman"/>
              </w:rPr>
              <w:t xml:space="preserve">Для критичних змін (скасування, </w:t>
            </w:r>
            <w:proofErr w:type="spellStart"/>
            <w:r w:rsidRPr="00494DFE">
              <w:rPr>
                <w:rFonts w:ascii="Times New Roman" w:hAnsi="Times New Roman" w:cs="Times New Roman"/>
              </w:rPr>
              <w:t>upgrade</w:t>
            </w:r>
            <w:proofErr w:type="spellEnd"/>
            <w:r w:rsidRPr="00494DFE">
              <w:rPr>
                <w:rFonts w:ascii="Times New Roman" w:hAnsi="Times New Roman" w:cs="Times New Roman"/>
              </w:rPr>
              <w:t xml:space="preserve">) користувач бачить підтвердження на сторінці навіть без </w:t>
            </w:r>
            <w:proofErr w:type="spellStart"/>
            <w:r w:rsidRPr="00494DFE">
              <w:rPr>
                <w:rFonts w:ascii="Times New Roman" w:hAnsi="Times New Roman" w:cs="Times New Roman"/>
              </w:rPr>
              <w:t>email</w:t>
            </w:r>
            <w:proofErr w:type="spellEnd"/>
          </w:p>
          <w:p w14:paraId="306B835D" w14:textId="346069A4" w:rsidR="0000231F" w:rsidRPr="00494DFE" w:rsidRDefault="0000231F" w:rsidP="00494DFE">
            <w:pPr>
              <w:pStyle w:val="a9"/>
              <w:numPr>
                <w:ilvl w:val="0"/>
                <w:numId w:val="257"/>
              </w:numPr>
              <w:spacing w:line="240" w:lineRule="auto"/>
              <w:jc w:val="both"/>
              <w:rPr>
                <w:rFonts w:ascii="Times New Roman" w:hAnsi="Times New Roman" w:cs="Times New Roman"/>
              </w:rPr>
            </w:pPr>
            <w:proofErr w:type="spellStart"/>
            <w:r w:rsidRPr="00494DFE">
              <w:rPr>
                <w:rFonts w:ascii="Times New Roman" w:hAnsi="Times New Roman" w:cs="Times New Roman"/>
              </w:rPr>
              <w:lastRenderedPageBreak/>
              <w:t>Use</w:t>
            </w:r>
            <w:proofErr w:type="spellEnd"/>
            <w:r w:rsidRPr="00494DFE">
              <w:rPr>
                <w:rFonts w:ascii="Times New Roman" w:hAnsi="Times New Roman" w:cs="Times New Roman"/>
              </w:rPr>
              <w:t xml:space="preserve"> </w:t>
            </w:r>
            <w:proofErr w:type="spellStart"/>
            <w:r w:rsidRPr="00494DFE">
              <w:rPr>
                <w:rFonts w:ascii="Times New Roman" w:hAnsi="Times New Roman" w:cs="Times New Roman"/>
              </w:rPr>
              <w:t>case</w:t>
            </w:r>
            <w:proofErr w:type="spellEnd"/>
            <w:r w:rsidRPr="00494DFE">
              <w:rPr>
                <w:rFonts w:ascii="Times New Roman" w:hAnsi="Times New Roman" w:cs="Times New Roman"/>
              </w:rPr>
              <w:t xml:space="preserve"> завершено зі змінами, але з затримкою </w:t>
            </w:r>
            <w:proofErr w:type="spellStart"/>
            <w:r w:rsidRPr="00494DFE">
              <w:rPr>
                <w:rFonts w:ascii="Times New Roman" w:hAnsi="Times New Roman" w:cs="Times New Roman"/>
              </w:rPr>
              <w:t>email</w:t>
            </w:r>
            <w:proofErr w:type="spellEnd"/>
          </w:p>
        </w:tc>
      </w:tr>
      <w:tr w:rsidR="0000231F" w:rsidRPr="000311AE" w14:paraId="21B27701" w14:textId="77777777" w:rsidTr="00FD4693">
        <w:tc>
          <w:tcPr>
            <w:tcW w:w="0" w:type="auto"/>
            <w:hideMark/>
          </w:tcPr>
          <w:p w14:paraId="0D865AEE"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lastRenderedPageBreak/>
              <w:t>Критерії приймання</w:t>
            </w:r>
          </w:p>
        </w:tc>
        <w:tc>
          <w:tcPr>
            <w:tcW w:w="0" w:type="auto"/>
            <w:hideMark/>
          </w:tcPr>
          <w:p w14:paraId="21FDBFA3" w14:textId="13EABE15" w:rsidR="00494DFE" w:rsidRPr="00494DFE" w:rsidRDefault="0000231F" w:rsidP="00494DFE">
            <w:pPr>
              <w:pStyle w:val="a9"/>
              <w:numPr>
                <w:ilvl w:val="0"/>
                <w:numId w:val="258"/>
              </w:numPr>
              <w:spacing w:line="240" w:lineRule="auto"/>
              <w:ind w:left="438"/>
              <w:jc w:val="both"/>
              <w:rPr>
                <w:rFonts w:ascii="Times New Roman" w:hAnsi="Times New Roman" w:cs="Times New Roman"/>
                <w:lang w:val="en-US"/>
              </w:rPr>
            </w:pPr>
            <w:r w:rsidRPr="00494DFE">
              <w:rPr>
                <w:rFonts w:ascii="Times New Roman" w:hAnsi="Times New Roman" w:cs="Times New Roman"/>
              </w:rPr>
              <w:t xml:space="preserve">На сторінці управління підпискою відображається повна інформація про поточний план, дати </w:t>
            </w:r>
            <w:proofErr w:type="spellStart"/>
            <w:r w:rsidRPr="00494DFE">
              <w:rPr>
                <w:rFonts w:ascii="Times New Roman" w:hAnsi="Times New Roman" w:cs="Times New Roman"/>
              </w:rPr>
              <w:t>білінгу</w:t>
            </w:r>
            <w:proofErr w:type="spellEnd"/>
            <w:r w:rsidRPr="00494DFE">
              <w:rPr>
                <w:rFonts w:ascii="Times New Roman" w:hAnsi="Times New Roman" w:cs="Times New Roman"/>
              </w:rPr>
              <w:t xml:space="preserve"> та переваги згідно US 11 (критерій 1)</w:t>
            </w:r>
          </w:p>
          <w:p w14:paraId="5A3DF36B" w14:textId="15DFA017" w:rsidR="00494DFE" w:rsidRPr="00494DFE" w:rsidRDefault="0000231F" w:rsidP="00494DFE">
            <w:pPr>
              <w:pStyle w:val="a9"/>
              <w:numPr>
                <w:ilvl w:val="0"/>
                <w:numId w:val="258"/>
              </w:numPr>
              <w:spacing w:line="240" w:lineRule="auto"/>
              <w:ind w:left="438"/>
              <w:jc w:val="both"/>
              <w:rPr>
                <w:rFonts w:ascii="Times New Roman" w:hAnsi="Times New Roman" w:cs="Times New Roman"/>
                <w:lang w:val="en-US"/>
              </w:rPr>
            </w:pPr>
            <w:r w:rsidRPr="00494DFE">
              <w:rPr>
                <w:rFonts w:ascii="Times New Roman" w:hAnsi="Times New Roman" w:cs="Times New Roman"/>
              </w:rPr>
              <w:t>Доступна історія всіх платежів з можливістю завантаження інвойсів згідно US 11 (критерій 2)</w:t>
            </w:r>
          </w:p>
          <w:p w14:paraId="63301A20" w14:textId="60A44CFB" w:rsidR="00494DFE" w:rsidRPr="00494DFE" w:rsidRDefault="0000231F" w:rsidP="00494DFE">
            <w:pPr>
              <w:pStyle w:val="a9"/>
              <w:numPr>
                <w:ilvl w:val="0"/>
                <w:numId w:val="258"/>
              </w:numPr>
              <w:spacing w:line="240" w:lineRule="auto"/>
              <w:ind w:left="438"/>
              <w:jc w:val="both"/>
              <w:rPr>
                <w:rFonts w:ascii="Times New Roman" w:hAnsi="Times New Roman" w:cs="Times New Roman"/>
                <w:lang w:val="en-US"/>
              </w:rPr>
            </w:pPr>
            <w:r w:rsidRPr="00494DFE">
              <w:rPr>
                <w:rFonts w:ascii="Times New Roman" w:hAnsi="Times New Roman" w:cs="Times New Roman"/>
              </w:rPr>
              <w:t>Користувачі можуть легко змінювати тарифний план (</w:t>
            </w:r>
            <w:proofErr w:type="spellStart"/>
            <w:r w:rsidRPr="00494DFE">
              <w:rPr>
                <w:rFonts w:ascii="Times New Roman" w:hAnsi="Times New Roman" w:cs="Times New Roman"/>
              </w:rPr>
              <w:t>upgrade</w:t>
            </w:r>
            <w:proofErr w:type="spellEnd"/>
            <w:r w:rsidRPr="00494DFE">
              <w:rPr>
                <w:rFonts w:ascii="Times New Roman" w:hAnsi="Times New Roman" w:cs="Times New Roman"/>
              </w:rPr>
              <w:t>/</w:t>
            </w:r>
            <w:proofErr w:type="spellStart"/>
            <w:r w:rsidRPr="00494DFE">
              <w:rPr>
                <w:rFonts w:ascii="Times New Roman" w:hAnsi="Times New Roman" w:cs="Times New Roman"/>
              </w:rPr>
              <w:t>downgrade</w:t>
            </w:r>
            <w:proofErr w:type="spellEnd"/>
            <w:r w:rsidRPr="00494DFE">
              <w:rPr>
                <w:rFonts w:ascii="Times New Roman" w:hAnsi="Times New Roman" w:cs="Times New Roman"/>
              </w:rPr>
              <w:t>) згідно US 11 (критерій 3)</w:t>
            </w:r>
          </w:p>
          <w:p w14:paraId="3ED14D91" w14:textId="4F88C3E6" w:rsidR="00494DFE" w:rsidRPr="00494DFE" w:rsidRDefault="0000231F" w:rsidP="00494DFE">
            <w:pPr>
              <w:pStyle w:val="a9"/>
              <w:numPr>
                <w:ilvl w:val="0"/>
                <w:numId w:val="258"/>
              </w:numPr>
              <w:spacing w:line="240" w:lineRule="auto"/>
              <w:ind w:left="438"/>
              <w:jc w:val="both"/>
              <w:rPr>
                <w:rFonts w:ascii="Times New Roman" w:hAnsi="Times New Roman" w:cs="Times New Roman"/>
                <w:lang w:val="en-US"/>
              </w:rPr>
            </w:pPr>
            <w:r w:rsidRPr="00494DFE">
              <w:rPr>
                <w:rFonts w:ascii="Times New Roman" w:hAnsi="Times New Roman" w:cs="Times New Roman"/>
              </w:rPr>
              <w:t>Автоматичне продовження підписки можна увімкнути або вимкнути згідно US 11 (критерій 4)</w:t>
            </w:r>
          </w:p>
          <w:p w14:paraId="07CCD977" w14:textId="76569A10" w:rsidR="00494DFE" w:rsidRPr="00494DFE" w:rsidRDefault="0000231F" w:rsidP="00494DFE">
            <w:pPr>
              <w:pStyle w:val="a9"/>
              <w:numPr>
                <w:ilvl w:val="0"/>
                <w:numId w:val="258"/>
              </w:numPr>
              <w:spacing w:line="240" w:lineRule="auto"/>
              <w:ind w:left="438"/>
              <w:jc w:val="both"/>
              <w:rPr>
                <w:rFonts w:ascii="Times New Roman" w:hAnsi="Times New Roman" w:cs="Times New Roman"/>
                <w:lang w:val="en-US"/>
              </w:rPr>
            </w:pPr>
            <w:r w:rsidRPr="00494DFE">
              <w:rPr>
                <w:rFonts w:ascii="Times New Roman" w:hAnsi="Times New Roman" w:cs="Times New Roman"/>
              </w:rPr>
              <w:t>Процес скасування підписки простий та прозорий згідно US 11 (критерій 5)</w:t>
            </w:r>
          </w:p>
          <w:p w14:paraId="10EB5922" w14:textId="67AE7C8C" w:rsidR="00494DFE" w:rsidRPr="00494DFE" w:rsidRDefault="0000231F" w:rsidP="00494DFE">
            <w:pPr>
              <w:pStyle w:val="a9"/>
              <w:numPr>
                <w:ilvl w:val="0"/>
                <w:numId w:val="258"/>
              </w:numPr>
              <w:spacing w:line="240" w:lineRule="auto"/>
              <w:ind w:left="438"/>
              <w:jc w:val="both"/>
              <w:rPr>
                <w:rFonts w:ascii="Times New Roman" w:hAnsi="Times New Roman" w:cs="Times New Roman"/>
                <w:lang w:val="en-US"/>
              </w:rPr>
            </w:pPr>
            <w:r w:rsidRPr="00494DFE">
              <w:rPr>
                <w:rFonts w:ascii="Times New Roman" w:hAnsi="Times New Roman" w:cs="Times New Roman"/>
              </w:rPr>
              <w:t xml:space="preserve">Система управління підписками з автоматичним </w:t>
            </w:r>
            <w:proofErr w:type="spellStart"/>
            <w:r w:rsidRPr="00494DFE">
              <w:rPr>
                <w:rFonts w:ascii="Times New Roman" w:hAnsi="Times New Roman" w:cs="Times New Roman"/>
              </w:rPr>
              <w:t>білінгом</w:t>
            </w:r>
            <w:proofErr w:type="spellEnd"/>
            <w:r w:rsidRPr="00494DFE">
              <w:rPr>
                <w:rFonts w:ascii="Times New Roman" w:hAnsi="Times New Roman" w:cs="Times New Roman"/>
              </w:rPr>
              <w:t xml:space="preserve"> функціонує згідно </w:t>
            </w:r>
            <w:proofErr w:type="spellStart"/>
            <w:r w:rsidRPr="00494DFE">
              <w:rPr>
                <w:rFonts w:ascii="Times New Roman" w:hAnsi="Times New Roman" w:cs="Times New Roman"/>
              </w:rPr>
              <w:t>залежностей</w:t>
            </w:r>
            <w:proofErr w:type="spellEnd"/>
            <w:r w:rsidRPr="00494DFE">
              <w:rPr>
                <w:rFonts w:ascii="Times New Roman" w:hAnsi="Times New Roman" w:cs="Times New Roman"/>
              </w:rPr>
              <w:t xml:space="preserve"> US 11</w:t>
            </w:r>
          </w:p>
          <w:p w14:paraId="03D5FFB2" w14:textId="26C116D1" w:rsidR="00494DFE" w:rsidRPr="00494DFE" w:rsidRDefault="0000231F" w:rsidP="00494DFE">
            <w:pPr>
              <w:pStyle w:val="a9"/>
              <w:numPr>
                <w:ilvl w:val="0"/>
                <w:numId w:val="258"/>
              </w:numPr>
              <w:spacing w:line="240" w:lineRule="auto"/>
              <w:ind w:left="438"/>
              <w:jc w:val="both"/>
              <w:rPr>
                <w:rFonts w:ascii="Times New Roman" w:hAnsi="Times New Roman" w:cs="Times New Roman"/>
                <w:lang w:val="en-US"/>
              </w:rPr>
            </w:pPr>
            <w:r w:rsidRPr="00494DFE">
              <w:rPr>
                <w:rFonts w:ascii="Times New Roman" w:hAnsi="Times New Roman" w:cs="Times New Roman"/>
              </w:rPr>
              <w:t xml:space="preserve">Система обробки скасувань та </w:t>
            </w:r>
            <w:proofErr w:type="spellStart"/>
            <w:r w:rsidRPr="00494DFE">
              <w:rPr>
                <w:rFonts w:ascii="Times New Roman" w:hAnsi="Times New Roman" w:cs="Times New Roman"/>
              </w:rPr>
              <w:t>refund</w:t>
            </w:r>
            <w:proofErr w:type="spellEnd"/>
            <w:r w:rsidRPr="00494DFE">
              <w:rPr>
                <w:rFonts w:ascii="Times New Roman" w:hAnsi="Times New Roman" w:cs="Times New Roman"/>
              </w:rPr>
              <w:t xml:space="preserve"> працює </w:t>
            </w:r>
            <w:proofErr w:type="spellStart"/>
            <w:r w:rsidRPr="00494DFE">
              <w:rPr>
                <w:rFonts w:ascii="Times New Roman" w:hAnsi="Times New Roman" w:cs="Times New Roman"/>
              </w:rPr>
              <w:t>коректно</w:t>
            </w:r>
            <w:proofErr w:type="spellEnd"/>
            <w:r w:rsidRPr="00494DFE">
              <w:rPr>
                <w:rFonts w:ascii="Times New Roman" w:hAnsi="Times New Roman" w:cs="Times New Roman"/>
              </w:rPr>
              <w:t xml:space="preserve"> згідно </w:t>
            </w:r>
            <w:proofErr w:type="spellStart"/>
            <w:r w:rsidRPr="00494DFE">
              <w:rPr>
                <w:rFonts w:ascii="Times New Roman" w:hAnsi="Times New Roman" w:cs="Times New Roman"/>
              </w:rPr>
              <w:t>залежностей</w:t>
            </w:r>
            <w:proofErr w:type="spellEnd"/>
            <w:r w:rsidRPr="00494DFE">
              <w:rPr>
                <w:rFonts w:ascii="Times New Roman" w:hAnsi="Times New Roman" w:cs="Times New Roman"/>
              </w:rPr>
              <w:t xml:space="preserve"> US 11</w:t>
            </w:r>
          </w:p>
          <w:p w14:paraId="6608DBCE" w14:textId="465FE3EF" w:rsidR="00494DFE" w:rsidRPr="00494DFE" w:rsidRDefault="0000231F" w:rsidP="00494DFE">
            <w:pPr>
              <w:pStyle w:val="a9"/>
              <w:numPr>
                <w:ilvl w:val="0"/>
                <w:numId w:val="258"/>
              </w:numPr>
              <w:spacing w:line="240" w:lineRule="auto"/>
              <w:ind w:left="438"/>
              <w:jc w:val="both"/>
              <w:rPr>
                <w:rFonts w:ascii="Times New Roman" w:hAnsi="Times New Roman" w:cs="Times New Roman"/>
                <w:lang w:val="en-US"/>
              </w:rPr>
            </w:pPr>
            <w:proofErr w:type="spellStart"/>
            <w:r w:rsidRPr="00494DFE">
              <w:rPr>
                <w:rFonts w:ascii="Times New Roman" w:hAnsi="Times New Roman" w:cs="Times New Roman"/>
              </w:rPr>
              <w:t>Pro-rated</w:t>
            </w:r>
            <w:proofErr w:type="spellEnd"/>
            <w:r w:rsidRPr="00494DFE">
              <w:rPr>
                <w:rFonts w:ascii="Times New Roman" w:hAnsi="Times New Roman" w:cs="Times New Roman"/>
              </w:rPr>
              <w:t xml:space="preserve"> розрахунки працюють </w:t>
            </w:r>
            <w:proofErr w:type="spellStart"/>
            <w:r w:rsidRPr="00494DFE">
              <w:rPr>
                <w:rFonts w:ascii="Times New Roman" w:hAnsi="Times New Roman" w:cs="Times New Roman"/>
              </w:rPr>
              <w:t>коректно</w:t>
            </w:r>
            <w:proofErr w:type="spellEnd"/>
            <w:r w:rsidRPr="00494DFE">
              <w:rPr>
                <w:rFonts w:ascii="Times New Roman" w:hAnsi="Times New Roman" w:cs="Times New Roman"/>
              </w:rPr>
              <w:t xml:space="preserve"> при </w:t>
            </w:r>
            <w:proofErr w:type="spellStart"/>
            <w:r w:rsidRPr="00494DFE">
              <w:rPr>
                <w:rFonts w:ascii="Times New Roman" w:hAnsi="Times New Roman" w:cs="Times New Roman"/>
              </w:rPr>
              <w:t>upgrade</w:t>
            </w:r>
            <w:proofErr w:type="spellEnd"/>
            <w:r w:rsidRPr="00494DFE">
              <w:rPr>
                <w:rFonts w:ascii="Times New Roman" w:hAnsi="Times New Roman" w:cs="Times New Roman"/>
              </w:rPr>
              <w:t>/</w:t>
            </w:r>
            <w:proofErr w:type="spellStart"/>
            <w:r w:rsidRPr="00494DFE">
              <w:rPr>
                <w:rFonts w:ascii="Times New Roman" w:hAnsi="Times New Roman" w:cs="Times New Roman"/>
              </w:rPr>
              <w:t>downgrade</w:t>
            </w:r>
            <w:proofErr w:type="spellEnd"/>
          </w:p>
          <w:p w14:paraId="656C5D5A" w14:textId="04FB16DE" w:rsidR="00494DFE" w:rsidRPr="00494DFE" w:rsidRDefault="0000231F" w:rsidP="00494DFE">
            <w:pPr>
              <w:pStyle w:val="a9"/>
              <w:numPr>
                <w:ilvl w:val="0"/>
                <w:numId w:val="258"/>
              </w:numPr>
              <w:spacing w:line="240" w:lineRule="auto"/>
              <w:ind w:left="438"/>
              <w:jc w:val="both"/>
              <w:rPr>
                <w:rFonts w:ascii="Times New Roman" w:hAnsi="Times New Roman" w:cs="Times New Roman"/>
                <w:lang w:val="en-US"/>
              </w:rPr>
            </w:pPr>
            <w:r w:rsidRPr="00494DFE">
              <w:rPr>
                <w:rFonts w:ascii="Times New Roman" w:hAnsi="Times New Roman" w:cs="Times New Roman"/>
              </w:rPr>
              <w:t>Платіжну інформацію можна оновити безпечно через платіжний шлюз</w:t>
            </w:r>
          </w:p>
          <w:p w14:paraId="730E25CF" w14:textId="05F1FC5A" w:rsidR="00494DFE" w:rsidRPr="00494DFE" w:rsidRDefault="0000231F" w:rsidP="00494DFE">
            <w:pPr>
              <w:pStyle w:val="a9"/>
              <w:numPr>
                <w:ilvl w:val="0"/>
                <w:numId w:val="258"/>
              </w:numPr>
              <w:spacing w:line="240" w:lineRule="auto"/>
              <w:ind w:left="438"/>
              <w:jc w:val="both"/>
              <w:rPr>
                <w:rFonts w:ascii="Times New Roman" w:hAnsi="Times New Roman" w:cs="Times New Roman"/>
                <w:lang w:val="en-US"/>
              </w:rPr>
            </w:pPr>
            <w:proofErr w:type="spellStart"/>
            <w:r w:rsidRPr="00494DFE">
              <w:rPr>
                <w:rFonts w:ascii="Times New Roman" w:hAnsi="Times New Roman" w:cs="Times New Roman"/>
              </w:rPr>
              <w:t>Retention</w:t>
            </w:r>
            <w:proofErr w:type="spellEnd"/>
            <w:r w:rsidRPr="00494DFE">
              <w:rPr>
                <w:rFonts w:ascii="Times New Roman" w:hAnsi="Times New Roman" w:cs="Times New Roman"/>
              </w:rPr>
              <w:t xml:space="preserve"> </w:t>
            </w:r>
            <w:proofErr w:type="spellStart"/>
            <w:r w:rsidRPr="00494DFE">
              <w:rPr>
                <w:rFonts w:ascii="Times New Roman" w:hAnsi="Times New Roman" w:cs="Times New Roman"/>
              </w:rPr>
              <w:t>flow</w:t>
            </w:r>
            <w:proofErr w:type="spellEnd"/>
            <w:r w:rsidRPr="00494DFE">
              <w:rPr>
                <w:rFonts w:ascii="Times New Roman" w:hAnsi="Times New Roman" w:cs="Times New Roman"/>
              </w:rPr>
              <w:t xml:space="preserve"> показується при спробі скасування для утримання</w:t>
            </w:r>
          </w:p>
          <w:p w14:paraId="1B4EEC7E" w14:textId="0D25417A" w:rsidR="00494DFE" w:rsidRPr="00494DFE" w:rsidRDefault="0000231F" w:rsidP="00494DFE">
            <w:pPr>
              <w:pStyle w:val="a9"/>
              <w:numPr>
                <w:ilvl w:val="0"/>
                <w:numId w:val="258"/>
              </w:numPr>
              <w:spacing w:line="240" w:lineRule="auto"/>
              <w:ind w:left="438"/>
              <w:jc w:val="both"/>
              <w:rPr>
                <w:rFonts w:ascii="Times New Roman" w:hAnsi="Times New Roman" w:cs="Times New Roman"/>
                <w:lang w:val="en-US"/>
              </w:rPr>
            </w:pPr>
            <w:r w:rsidRPr="00494DFE">
              <w:rPr>
                <w:rFonts w:ascii="Times New Roman" w:hAnsi="Times New Roman" w:cs="Times New Roman"/>
              </w:rPr>
              <w:t xml:space="preserve">Опитування причин скасування збирає дані для аналізу </w:t>
            </w:r>
            <w:proofErr w:type="spellStart"/>
            <w:r w:rsidRPr="00494DFE">
              <w:rPr>
                <w:rFonts w:ascii="Times New Roman" w:hAnsi="Times New Roman" w:cs="Times New Roman"/>
              </w:rPr>
              <w:t>churn</w:t>
            </w:r>
            <w:proofErr w:type="spellEnd"/>
          </w:p>
          <w:p w14:paraId="1CDE239C" w14:textId="254B3DCE" w:rsidR="00494DFE" w:rsidRPr="00494DFE" w:rsidRDefault="0000231F" w:rsidP="00494DFE">
            <w:pPr>
              <w:pStyle w:val="a9"/>
              <w:numPr>
                <w:ilvl w:val="0"/>
                <w:numId w:val="258"/>
              </w:numPr>
              <w:spacing w:line="240" w:lineRule="auto"/>
              <w:ind w:left="438"/>
              <w:jc w:val="both"/>
              <w:rPr>
                <w:rFonts w:ascii="Times New Roman" w:hAnsi="Times New Roman" w:cs="Times New Roman"/>
                <w:lang w:val="en-US"/>
              </w:rPr>
            </w:pPr>
            <w:proofErr w:type="spellStart"/>
            <w:r w:rsidRPr="00494DFE">
              <w:rPr>
                <w:rFonts w:ascii="Times New Roman" w:hAnsi="Times New Roman" w:cs="Times New Roman"/>
              </w:rPr>
              <w:t>Retention</w:t>
            </w:r>
            <w:proofErr w:type="spellEnd"/>
            <w:r w:rsidRPr="00494DFE">
              <w:rPr>
                <w:rFonts w:ascii="Times New Roman" w:hAnsi="Times New Roman" w:cs="Times New Roman"/>
              </w:rPr>
              <w:t xml:space="preserve"> </w:t>
            </w:r>
            <w:proofErr w:type="spellStart"/>
            <w:r w:rsidRPr="00494DFE">
              <w:rPr>
                <w:rFonts w:ascii="Times New Roman" w:hAnsi="Times New Roman" w:cs="Times New Roman"/>
              </w:rPr>
              <w:t>offers</w:t>
            </w:r>
            <w:proofErr w:type="spellEnd"/>
            <w:r w:rsidRPr="00494DFE">
              <w:rPr>
                <w:rFonts w:ascii="Times New Roman" w:hAnsi="Times New Roman" w:cs="Times New Roman"/>
              </w:rPr>
              <w:t xml:space="preserve"> пропонуються на основі причини скасування</w:t>
            </w:r>
          </w:p>
          <w:p w14:paraId="0CDD397E" w14:textId="1F1A6244" w:rsidR="00494DFE" w:rsidRPr="00494DFE" w:rsidRDefault="0000231F" w:rsidP="00494DFE">
            <w:pPr>
              <w:pStyle w:val="a9"/>
              <w:numPr>
                <w:ilvl w:val="0"/>
                <w:numId w:val="258"/>
              </w:numPr>
              <w:spacing w:line="240" w:lineRule="auto"/>
              <w:ind w:left="438"/>
              <w:jc w:val="both"/>
              <w:rPr>
                <w:rFonts w:ascii="Times New Roman" w:hAnsi="Times New Roman" w:cs="Times New Roman"/>
                <w:lang w:val="en-US"/>
              </w:rPr>
            </w:pPr>
            <w:r w:rsidRPr="00494DFE">
              <w:rPr>
                <w:rFonts w:ascii="Times New Roman" w:hAnsi="Times New Roman" w:cs="Times New Roman"/>
              </w:rPr>
              <w:t>Скасовані підписки зберігають доступ до кінця оплаченого періоду</w:t>
            </w:r>
          </w:p>
          <w:p w14:paraId="4FAAF533" w14:textId="66A54F40" w:rsidR="00494DFE" w:rsidRPr="00494DFE" w:rsidRDefault="0000231F" w:rsidP="00494DFE">
            <w:pPr>
              <w:pStyle w:val="a9"/>
              <w:numPr>
                <w:ilvl w:val="0"/>
                <w:numId w:val="258"/>
              </w:numPr>
              <w:spacing w:line="240" w:lineRule="auto"/>
              <w:ind w:left="438"/>
              <w:jc w:val="both"/>
              <w:rPr>
                <w:rFonts w:ascii="Times New Roman" w:hAnsi="Times New Roman" w:cs="Times New Roman"/>
                <w:lang w:val="en-US"/>
              </w:rPr>
            </w:pPr>
            <w:r w:rsidRPr="00494DFE">
              <w:rPr>
                <w:rFonts w:ascii="Times New Roman" w:hAnsi="Times New Roman" w:cs="Times New Roman"/>
              </w:rPr>
              <w:t>Скасовані підписки можна легко поновити</w:t>
            </w:r>
          </w:p>
          <w:p w14:paraId="645485B5" w14:textId="4A05E1BD" w:rsidR="00494DFE" w:rsidRPr="00494DFE" w:rsidRDefault="0000231F" w:rsidP="00494DFE">
            <w:pPr>
              <w:pStyle w:val="a9"/>
              <w:numPr>
                <w:ilvl w:val="0"/>
                <w:numId w:val="258"/>
              </w:numPr>
              <w:spacing w:line="240" w:lineRule="auto"/>
              <w:ind w:left="438"/>
              <w:jc w:val="both"/>
              <w:rPr>
                <w:rFonts w:ascii="Times New Roman" w:hAnsi="Times New Roman" w:cs="Times New Roman"/>
                <w:lang w:val="en-US"/>
              </w:rPr>
            </w:pPr>
            <w:proofErr w:type="spellStart"/>
            <w:r w:rsidRPr="00494DFE">
              <w:rPr>
                <w:rFonts w:ascii="Times New Roman" w:hAnsi="Times New Roman" w:cs="Times New Roman"/>
              </w:rPr>
              <w:t>Email</w:t>
            </w:r>
            <w:proofErr w:type="spellEnd"/>
            <w:r w:rsidRPr="00494DFE">
              <w:rPr>
                <w:rFonts w:ascii="Times New Roman" w:hAnsi="Times New Roman" w:cs="Times New Roman"/>
              </w:rPr>
              <w:t xml:space="preserve"> підтвердження надсилаються для всіх змін підписки</w:t>
            </w:r>
          </w:p>
          <w:p w14:paraId="21E5EF96" w14:textId="3BBB0CFF" w:rsidR="00494DFE" w:rsidRPr="00494DFE" w:rsidRDefault="0000231F" w:rsidP="00494DFE">
            <w:pPr>
              <w:pStyle w:val="a9"/>
              <w:numPr>
                <w:ilvl w:val="0"/>
                <w:numId w:val="258"/>
              </w:numPr>
              <w:spacing w:line="240" w:lineRule="auto"/>
              <w:ind w:left="438"/>
              <w:jc w:val="both"/>
              <w:rPr>
                <w:rFonts w:ascii="Times New Roman" w:hAnsi="Times New Roman" w:cs="Times New Roman"/>
                <w:lang w:val="en-US"/>
              </w:rPr>
            </w:pPr>
            <w:r w:rsidRPr="00494DFE">
              <w:rPr>
                <w:rFonts w:ascii="Times New Roman" w:hAnsi="Times New Roman" w:cs="Times New Roman"/>
              </w:rPr>
              <w:t>PDF інвойси генеруються з повною інформацією</w:t>
            </w:r>
          </w:p>
          <w:p w14:paraId="4B6C2532" w14:textId="50E72456" w:rsidR="00494DFE" w:rsidRPr="00494DFE" w:rsidRDefault="0000231F" w:rsidP="00494DFE">
            <w:pPr>
              <w:pStyle w:val="a9"/>
              <w:numPr>
                <w:ilvl w:val="0"/>
                <w:numId w:val="258"/>
              </w:numPr>
              <w:spacing w:line="240" w:lineRule="auto"/>
              <w:ind w:left="438"/>
              <w:jc w:val="both"/>
              <w:rPr>
                <w:rFonts w:ascii="Times New Roman" w:hAnsi="Times New Roman" w:cs="Times New Roman"/>
                <w:lang w:val="en-US"/>
              </w:rPr>
            </w:pPr>
            <w:proofErr w:type="spellStart"/>
            <w:r w:rsidRPr="00494DFE">
              <w:rPr>
                <w:rFonts w:ascii="Times New Roman" w:hAnsi="Times New Roman" w:cs="Times New Roman"/>
              </w:rPr>
              <w:t>Downgrade</w:t>
            </w:r>
            <w:proofErr w:type="spellEnd"/>
            <w:r w:rsidRPr="00494DFE">
              <w:rPr>
                <w:rFonts w:ascii="Times New Roman" w:hAnsi="Times New Roman" w:cs="Times New Roman"/>
              </w:rPr>
              <w:t xml:space="preserve"> набуває чинності з наступного циклу </w:t>
            </w:r>
            <w:proofErr w:type="spellStart"/>
            <w:r w:rsidRPr="00494DFE">
              <w:rPr>
                <w:rFonts w:ascii="Times New Roman" w:hAnsi="Times New Roman" w:cs="Times New Roman"/>
              </w:rPr>
              <w:t>білінгу</w:t>
            </w:r>
            <w:proofErr w:type="spellEnd"/>
          </w:p>
          <w:p w14:paraId="381EB561" w14:textId="054C01AA" w:rsidR="00494DFE" w:rsidRPr="00494DFE" w:rsidRDefault="0000231F" w:rsidP="00494DFE">
            <w:pPr>
              <w:pStyle w:val="a9"/>
              <w:numPr>
                <w:ilvl w:val="0"/>
                <w:numId w:val="258"/>
              </w:numPr>
              <w:spacing w:line="240" w:lineRule="auto"/>
              <w:ind w:left="438"/>
              <w:jc w:val="both"/>
              <w:rPr>
                <w:rFonts w:ascii="Times New Roman" w:hAnsi="Times New Roman" w:cs="Times New Roman"/>
                <w:lang w:val="en-US"/>
              </w:rPr>
            </w:pPr>
            <w:proofErr w:type="spellStart"/>
            <w:r w:rsidRPr="00494DFE">
              <w:rPr>
                <w:rFonts w:ascii="Times New Roman" w:hAnsi="Times New Roman" w:cs="Times New Roman"/>
              </w:rPr>
              <w:t>Upgrade</w:t>
            </w:r>
            <w:proofErr w:type="spellEnd"/>
            <w:r w:rsidRPr="00494DFE">
              <w:rPr>
                <w:rFonts w:ascii="Times New Roman" w:hAnsi="Times New Roman" w:cs="Times New Roman"/>
              </w:rPr>
              <w:t xml:space="preserve"> застосовується миттєво з </w:t>
            </w:r>
            <w:proofErr w:type="spellStart"/>
            <w:r w:rsidRPr="00494DFE">
              <w:rPr>
                <w:rFonts w:ascii="Times New Roman" w:hAnsi="Times New Roman" w:cs="Times New Roman"/>
              </w:rPr>
              <w:t>pro-rated</w:t>
            </w:r>
            <w:proofErr w:type="spellEnd"/>
            <w:r w:rsidRPr="00494DFE">
              <w:rPr>
                <w:rFonts w:ascii="Times New Roman" w:hAnsi="Times New Roman" w:cs="Times New Roman"/>
              </w:rPr>
              <w:t xml:space="preserve"> платежем</w:t>
            </w:r>
          </w:p>
          <w:p w14:paraId="49FD9CA3" w14:textId="690688BC" w:rsidR="00494DFE" w:rsidRPr="00494DFE" w:rsidRDefault="0000231F" w:rsidP="00494DFE">
            <w:pPr>
              <w:pStyle w:val="a9"/>
              <w:numPr>
                <w:ilvl w:val="0"/>
                <w:numId w:val="258"/>
              </w:numPr>
              <w:spacing w:line="240" w:lineRule="auto"/>
              <w:ind w:left="438"/>
              <w:jc w:val="both"/>
              <w:rPr>
                <w:rFonts w:ascii="Times New Roman" w:hAnsi="Times New Roman" w:cs="Times New Roman"/>
                <w:lang w:val="en-US"/>
              </w:rPr>
            </w:pPr>
            <w:proofErr w:type="spellStart"/>
            <w:r w:rsidRPr="00494DFE">
              <w:rPr>
                <w:rFonts w:ascii="Times New Roman" w:hAnsi="Times New Roman" w:cs="Times New Roman"/>
              </w:rPr>
              <w:t>Scheduled</w:t>
            </w:r>
            <w:proofErr w:type="spellEnd"/>
            <w:r w:rsidRPr="00494DFE">
              <w:rPr>
                <w:rFonts w:ascii="Times New Roman" w:hAnsi="Times New Roman" w:cs="Times New Roman"/>
              </w:rPr>
              <w:t xml:space="preserve"> </w:t>
            </w:r>
            <w:proofErr w:type="spellStart"/>
            <w:r w:rsidRPr="00494DFE">
              <w:rPr>
                <w:rFonts w:ascii="Times New Roman" w:hAnsi="Times New Roman" w:cs="Times New Roman"/>
              </w:rPr>
              <w:t>downgrade</w:t>
            </w:r>
            <w:proofErr w:type="spellEnd"/>
            <w:r w:rsidRPr="00494DFE">
              <w:rPr>
                <w:rFonts w:ascii="Times New Roman" w:hAnsi="Times New Roman" w:cs="Times New Roman"/>
              </w:rPr>
              <w:t xml:space="preserve"> відображається на сторінці підписки</w:t>
            </w:r>
          </w:p>
          <w:p w14:paraId="595A49E6" w14:textId="0B5B0439" w:rsidR="00494DFE" w:rsidRPr="00494DFE" w:rsidRDefault="0000231F" w:rsidP="00494DFE">
            <w:pPr>
              <w:pStyle w:val="a9"/>
              <w:numPr>
                <w:ilvl w:val="0"/>
                <w:numId w:val="258"/>
              </w:numPr>
              <w:spacing w:line="240" w:lineRule="auto"/>
              <w:ind w:left="438"/>
              <w:jc w:val="both"/>
              <w:rPr>
                <w:rFonts w:ascii="Times New Roman" w:hAnsi="Times New Roman" w:cs="Times New Roman"/>
                <w:lang w:val="en-US"/>
              </w:rPr>
            </w:pPr>
            <w:r w:rsidRPr="00494DFE">
              <w:rPr>
                <w:rFonts w:ascii="Times New Roman" w:hAnsi="Times New Roman" w:cs="Times New Roman"/>
              </w:rPr>
              <w:t xml:space="preserve">Вимкнення </w:t>
            </w:r>
            <w:proofErr w:type="spellStart"/>
            <w:r w:rsidRPr="00494DFE">
              <w:rPr>
                <w:rFonts w:ascii="Times New Roman" w:hAnsi="Times New Roman" w:cs="Times New Roman"/>
              </w:rPr>
              <w:t>auto-renewal</w:t>
            </w:r>
            <w:proofErr w:type="spellEnd"/>
            <w:r w:rsidRPr="00494DFE">
              <w:rPr>
                <w:rFonts w:ascii="Times New Roman" w:hAnsi="Times New Roman" w:cs="Times New Roman"/>
              </w:rPr>
              <w:t xml:space="preserve"> показує дату закінчення доступу</w:t>
            </w:r>
          </w:p>
          <w:p w14:paraId="4D3ADAC6" w14:textId="77777777" w:rsidR="00494DFE" w:rsidRDefault="0000231F" w:rsidP="00494DFE">
            <w:pPr>
              <w:pStyle w:val="a9"/>
              <w:numPr>
                <w:ilvl w:val="0"/>
                <w:numId w:val="258"/>
              </w:numPr>
              <w:spacing w:line="240" w:lineRule="auto"/>
              <w:ind w:left="438"/>
              <w:jc w:val="both"/>
              <w:rPr>
                <w:rFonts w:ascii="Times New Roman" w:hAnsi="Times New Roman" w:cs="Times New Roman"/>
                <w:lang w:val="en-US"/>
              </w:rPr>
            </w:pPr>
            <w:r w:rsidRPr="00494DFE">
              <w:rPr>
                <w:rFonts w:ascii="Times New Roman" w:hAnsi="Times New Roman" w:cs="Times New Roman"/>
              </w:rPr>
              <w:t xml:space="preserve">Нагадування </w:t>
            </w:r>
            <w:proofErr w:type="spellStart"/>
            <w:r w:rsidRPr="00494DFE">
              <w:rPr>
                <w:rFonts w:ascii="Times New Roman" w:hAnsi="Times New Roman" w:cs="Times New Roman"/>
              </w:rPr>
              <w:t>emails</w:t>
            </w:r>
            <w:proofErr w:type="spellEnd"/>
            <w:r w:rsidRPr="00494DFE">
              <w:rPr>
                <w:rFonts w:ascii="Times New Roman" w:hAnsi="Times New Roman" w:cs="Times New Roman"/>
              </w:rPr>
              <w:t xml:space="preserve"> надсилаються перед закінченням підписки</w:t>
            </w:r>
          </w:p>
          <w:p w14:paraId="16AF5C05" w14:textId="265B23C7" w:rsidR="00494DFE" w:rsidRPr="00494DFE" w:rsidRDefault="0000231F" w:rsidP="00494DFE">
            <w:pPr>
              <w:pStyle w:val="a9"/>
              <w:numPr>
                <w:ilvl w:val="0"/>
                <w:numId w:val="258"/>
              </w:numPr>
              <w:spacing w:line="240" w:lineRule="auto"/>
              <w:ind w:left="438"/>
              <w:jc w:val="both"/>
              <w:rPr>
                <w:rFonts w:ascii="Times New Roman" w:hAnsi="Times New Roman" w:cs="Times New Roman"/>
                <w:lang w:val="en-US"/>
              </w:rPr>
            </w:pPr>
            <w:r w:rsidRPr="00494DFE">
              <w:rPr>
                <w:rFonts w:ascii="Times New Roman" w:hAnsi="Times New Roman" w:cs="Times New Roman"/>
              </w:rPr>
              <w:t xml:space="preserve">Всі зміни підписки </w:t>
            </w:r>
            <w:proofErr w:type="spellStart"/>
            <w:r w:rsidRPr="00494DFE">
              <w:rPr>
                <w:rFonts w:ascii="Times New Roman" w:hAnsi="Times New Roman" w:cs="Times New Roman"/>
              </w:rPr>
              <w:t>логуються</w:t>
            </w:r>
            <w:proofErr w:type="spellEnd"/>
            <w:r w:rsidRPr="00494DFE">
              <w:rPr>
                <w:rFonts w:ascii="Times New Roman" w:hAnsi="Times New Roman" w:cs="Times New Roman"/>
              </w:rPr>
              <w:t xml:space="preserve"> для аналітики згідно FR 17</w:t>
            </w:r>
          </w:p>
          <w:p w14:paraId="106C013E" w14:textId="4CF1CA0C" w:rsidR="00494DFE" w:rsidRPr="00494DFE" w:rsidRDefault="0000231F" w:rsidP="00494DFE">
            <w:pPr>
              <w:pStyle w:val="a9"/>
              <w:numPr>
                <w:ilvl w:val="0"/>
                <w:numId w:val="258"/>
              </w:numPr>
              <w:spacing w:line="240" w:lineRule="auto"/>
              <w:ind w:left="438"/>
              <w:jc w:val="both"/>
              <w:rPr>
                <w:rFonts w:ascii="Times New Roman" w:hAnsi="Times New Roman" w:cs="Times New Roman"/>
                <w:lang w:val="en-US"/>
              </w:rPr>
            </w:pPr>
            <w:r w:rsidRPr="00494DFE">
              <w:rPr>
                <w:rFonts w:ascii="Times New Roman" w:hAnsi="Times New Roman" w:cs="Times New Roman"/>
              </w:rPr>
              <w:t xml:space="preserve">Помилки обробляються </w:t>
            </w:r>
            <w:proofErr w:type="spellStart"/>
            <w:r w:rsidRPr="00494DFE">
              <w:rPr>
                <w:rFonts w:ascii="Times New Roman" w:hAnsi="Times New Roman" w:cs="Times New Roman"/>
              </w:rPr>
              <w:t>gracefully</w:t>
            </w:r>
            <w:proofErr w:type="spellEnd"/>
            <w:r w:rsidRPr="00494DFE">
              <w:rPr>
                <w:rFonts w:ascii="Times New Roman" w:hAnsi="Times New Roman" w:cs="Times New Roman"/>
              </w:rPr>
              <w:t xml:space="preserve"> з інформативними повідомленнями згідно FR 18</w:t>
            </w:r>
          </w:p>
          <w:p w14:paraId="0730B9B7" w14:textId="11235D77" w:rsidR="00494DFE" w:rsidRPr="00494DFE" w:rsidRDefault="0000231F" w:rsidP="00494DFE">
            <w:pPr>
              <w:pStyle w:val="a9"/>
              <w:numPr>
                <w:ilvl w:val="0"/>
                <w:numId w:val="258"/>
              </w:numPr>
              <w:spacing w:line="240" w:lineRule="auto"/>
              <w:ind w:left="438"/>
              <w:jc w:val="both"/>
              <w:rPr>
                <w:rFonts w:ascii="Times New Roman" w:hAnsi="Times New Roman" w:cs="Times New Roman"/>
                <w:lang w:val="en-US"/>
              </w:rPr>
            </w:pPr>
            <w:proofErr w:type="spellStart"/>
            <w:r w:rsidRPr="00494DFE">
              <w:rPr>
                <w:rFonts w:ascii="Times New Roman" w:hAnsi="Times New Roman" w:cs="Times New Roman"/>
              </w:rPr>
              <w:t>Retry</w:t>
            </w:r>
            <w:proofErr w:type="spellEnd"/>
            <w:r w:rsidRPr="00494DFE">
              <w:rPr>
                <w:rFonts w:ascii="Times New Roman" w:hAnsi="Times New Roman" w:cs="Times New Roman"/>
              </w:rPr>
              <w:t xml:space="preserve"> </w:t>
            </w:r>
            <w:proofErr w:type="spellStart"/>
            <w:r w:rsidRPr="00494DFE">
              <w:rPr>
                <w:rFonts w:ascii="Times New Roman" w:hAnsi="Times New Roman" w:cs="Times New Roman"/>
              </w:rPr>
              <w:t>mechanisms</w:t>
            </w:r>
            <w:proofErr w:type="spellEnd"/>
            <w:r w:rsidRPr="00494DFE">
              <w:rPr>
                <w:rFonts w:ascii="Times New Roman" w:hAnsi="Times New Roman" w:cs="Times New Roman"/>
              </w:rPr>
              <w:t xml:space="preserve"> працюють для </w:t>
            </w:r>
            <w:proofErr w:type="spellStart"/>
            <w:r w:rsidRPr="00494DFE">
              <w:rPr>
                <w:rFonts w:ascii="Times New Roman" w:hAnsi="Times New Roman" w:cs="Times New Roman"/>
              </w:rPr>
              <w:t>email</w:t>
            </w:r>
            <w:proofErr w:type="spellEnd"/>
            <w:r w:rsidRPr="00494DFE">
              <w:rPr>
                <w:rFonts w:ascii="Times New Roman" w:hAnsi="Times New Roman" w:cs="Times New Roman"/>
              </w:rPr>
              <w:t xml:space="preserve"> </w:t>
            </w:r>
            <w:proofErr w:type="spellStart"/>
            <w:r w:rsidRPr="00494DFE">
              <w:rPr>
                <w:rFonts w:ascii="Times New Roman" w:hAnsi="Times New Roman" w:cs="Times New Roman"/>
              </w:rPr>
              <w:t>delivery</w:t>
            </w:r>
            <w:proofErr w:type="spellEnd"/>
          </w:p>
          <w:p w14:paraId="5414434D" w14:textId="2367F471" w:rsidR="00494DFE" w:rsidRPr="00494DFE" w:rsidRDefault="0000231F" w:rsidP="00494DFE">
            <w:pPr>
              <w:pStyle w:val="a9"/>
              <w:numPr>
                <w:ilvl w:val="0"/>
                <w:numId w:val="258"/>
              </w:numPr>
              <w:spacing w:line="240" w:lineRule="auto"/>
              <w:ind w:left="438"/>
              <w:jc w:val="both"/>
              <w:rPr>
                <w:rFonts w:ascii="Times New Roman" w:hAnsi="Times New Roman" w:cs="Times New Roman"/>
                <w:lang w:val="en-US"/>
              </w:rPr>
            </w:pPr>
            <w:proofErr w:type="spellStart"/>
            <w:r w:rsidRPr="00494DFE">
              <w:rPr>
                <w:rFonts w:ascii="Times New Roman" w:hAnsi="Times New Roman" w:cs="Times New Roman"/>
              </w:rPr>
              <w:t>Refund</w:t>
            </w:r>
            <w:proofErr w:type="spellEnd"/>
            <w:r w:rsidRPr="00494DFE">
              <w:rPr>
                <w:rFonts w:ascii="Times New Roman" w:hAnsi="Times New Roman" w:cs="Times New Roman"/>
              </w:rPr>
              <w:t xml:space="preserve"> </w:t>
            </w:r>
            <w:proofErr w:type="spellStart"/>
            <w:r w:rsidRPr="00494DFE">
              <w:rPr>
                <w:rFonts w:ascii="Times New Roman" w:hAnsi="Times New Roman" w:cs="Times New Roman"/>
              </w:rPr>
              <w:t>process</w:t>
            </w:r>
            <w:proofErr w:type="spellEnd"/>
            <w:r w:rsidRPr="00494DFE">
              <w:rPr>
                <w:rFonts w:ascii="Times New Roman" w:hAnsi="Times New Roman" w:cs="Times New Roman"/>
              </w:rPr>
              <w:t xml:space="preserve"> автоматизований для помилкових платежів</w:t>
            </w:r>
          </w:p>
          <w:p w14:paraId="372299B2" w14:textId="6AD778D0" w:rsidR="00494DFE" w:rsidRPr="00494DFE" w:rsidRDefault="0000231F" w:rsidP="00494DFE">
            <w:pPr>
              <w:pStyle w:val="a9"/>
              <w:numPr>
                <w:ilvl w:val="0"/>
                <w:numId w:val="258"/>
              </w:numPr>
              <w:spacing w:line="240" w:lineRule="auto"/>
              <w:ind w:left="438"/>
              <w:jc w:val="both"/>
              <w:rPr>
                <w:rFonts w:ascii="Times New Roman" w:hAnsi="Times New Roman" w:cs="Times New Roman"/>
                <w:lang w:val="en-US"/>
              </w:rPr>
            </w:pPr>
            <w:r w:rsidRPr="00494DFE">
              <w:rPr>
                <w:rFonts w:ascii="Times New Roman" w:hAnsi="Times New Roman" w:cs="Times New Roman"/>
              </w:rPr>
              <w:t>Історія змін підписки доступна для перегляду</w:t>
            </w:r>
          </w:p>
          <w:p w14:paraId="765B254A" w14:textId="5490AA17" w:rsidR="0000231F" w:rsidRPr="00494DFE" w:rsidRDefault="0000231F" w:rsidP="00494DFE">
            <w:pPr>
              <w:pStyle w:val="a9"/>
              <w:numPr>
                <w:ilvl w:val="0"/>
                <w:numId w:val="258"/>
              </w:numPr>
              <w:spacing w:line="240" w:lineRule="auto"/>
              <w:ind w:left="438"/>
              <w:jc w:val="both"/>
              <w:rPr>
                <w:rFonts w:ascii="Times New Roman" w:hAnsi="Times New Roman" w:cs="Times New Roman"/>
              </w:rPr>
            </w:pPr>
            <w:r w:rsidRPr="00494DFE">
              <w:rPr>
                <w:rFonts w:ascii="Times New Roman" w:hAnsi="Times New Roman" w:cs="Times New Roman"/>
              </w:rPr>
              <w:t>Застарілі підписки показують пропозицію поновлення</w:t>
            </w:r>
          </w:p>
        </w:tc>
      </w:tr>
      <w:tr w:rsidR="0000231F" w:rsidRPr="000311AE" w14:paraId="296C0FB1" w14:textId="77777777" w:rsidTr="00FD4693">
        <w:tc>
          <w:tcPr>
            <w:tcW w:w="0" w:type="auto"/>
            <w:hideMark/>
          </w:tcPr>
          <w:p w14:paraId="568C2339" w14:textId="77777777"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t>Зв'язок із бізнес-вимогами</w:t>
            </w:r>
          </w:p>
        </w:tc>
        <w:tc>
          <w:tcPr>
            <w:tcW w:w="0" w:type="auto"/>
            <w:hideMark/>
          </w:tcPr>
          <w:p w14:paraId="302537F8" w14:textId="77777777" w:rsidR="00494DFE" w:rsidRDefault="0000231F" w:rsidP="004375E2">
            <w:pPr>
              <w:spacing w:line="240" w:lineRule="auto"/>
              <w:jc w:val="both"/>
              <w:rPr>
                <w:rFonts w:ascii="Times New Roman" w:hAnsi="Times New Roman" w:cs="Times New Roman"/>
                <w:lang w:val="en-US"/>
              </w:rPr>
            </w:pPr>
            <w:r w:rsidRPr="000311AE">
              <w:rPr>
                <w:rFonts w:ascii="Times New Roman" w:hAnsi="Times New Roman" w:cs="Times New Roman"/>
                <w:b/>
                <w:bCs/>
              </w:rPr>
              <w:t>HLR 05 (Підтримувати систему монетизації через підписки):</w:t>
            </w:r>
            <w:r w:rsidRPr="000311AE">
              <w:rPr>
                <w:rFonts w:ascii="Times New Roman" w:hAnsi="Times New Roman" w:cs="Times New Roman"/>
              </w:rPr>
              <w:t xml:space="preserve"> Управління підпискою є критичним для </w:t>
            </w:r>
            <w:proofErr w:type="spellStart"/>
            <w:r w:rsidRPr="000311AE">
              <w:rPr>
                <w:rFonts w:ascii="Times New Roman" w:hAnsi="Times New Roman" w:cs="Times New Roman"/>
              </w:rPr>
              <w:t>retention</w:t>
            </w:r>
            <w:proofErr w:type="spellEnd"/>
            <w:r w:rsidRPr="000311AE">
              <w:rPr>
                <w:rFonts w:ascii="Times New Roman" w:hAnsi="Times New Roman" w:cs="Times New Roman"/>
              </w:rPr>
              <w:t xml:space="preserve"> користувачів та </w:t>
            </w:r>
            <w:proofErr w:type="spellStart"/>
            <w:r w:rsidRPr="000311AE">
              <w:rPr>
                <w:rFonts w:ascii="Times New Roman" w:hAnsi="Times New Roman" w:cs="Times New Roman"/>
              </w:rPr>
              <w:t>recurring</w:t>
            </w:r>
            <w:proofErr w:type="spellEnd"/>
            <w:r w:rsidRPr="000311AE">
              <w:rPr>
                <w:rFonts w:ascii="Times New Roman" w:hAnsi="Times New Roman" w:cs="Times New Roman"/>
              </w:rPr>
              <w:t xml:space="preserve"> </w:t>
            </w:r>
            <w:proofErr w:type="spellStart"/>
            <w:r w:rsidRPr="000311AE">
              <w:rPr>
                <w:rFonts w:ascii="Times New Roman" w:hAnsi="Times New Roman" w:cs="Times New Roman"/>
              </w:rPr>
              <w:t>revenue</w:t>
            </w:r>
            <w:proofErr w:type="spellEnd"/>
          </w:p>
          <w:p w14:paraId="593034F2" w14:textId="5BA6FC2D" w:rsidR="0000231F" w:rsidRPr="000311AE" w:rsidRDefault="0000231F" w:rsidP="004375E2">
            <w:pPr>
              <w:spacing w:line="240" w:lineRule="auto"/>
              <w:jc w:val="both"/>
              <w:rPr>
                <w:rFonts w:ascii="Times New Roman" w:hAnsi="Times New Roman" w:cs="Times New Roman"/>
              </w:rPr>
            </w:pPr>
            <w:r w:rsidRPr="000311AE">
              <w:rPr>
                <w:rFonts w:ascii="Times New Roman" w:hAnsi="Times New Roman" w:cs="Times New Roman"/>
                <w:b/>
                <w:bCs/>
              </w:rPr>
              <w:t>HLR 10 (Підтримувати сучасний, зручний інтерфейс):</w:t>
            </w:r>
            <w:r w:rsidRPr="000311AE">
              <w:rPr>
                <w:rFonts w:ascii="Times New Roman" w:hAnsi="Times New Roman" w:cs="Times New Roman"/>
              </w:rPr>
              <w:t xml:space="preserve"> Інтерфейс управління підпискою має бути прозорим з чіткою інформацією про </w:t>
            </w:r>
            <w:proofErr w:type="spellStart"/>
            <w:r w:rsidRPr="000311AE">
              <w:rPr>
                <w:rFonts w:ascii="Times New Roman" w:hAnsi="Times New Roman" w:cs="Times New Roman"/>
              </w:rPr>
              <w:t>білінг</w:t>
            </w:r>
            <w:proofErr w:type="spellEnd"/>
            <w:r w:rsidRPr="000311AE">
              <w:rPr>
                <w:rFonts w:ascii="Times New Roman" w:hAnsi="Times New Roman" w:cs="Times New Roman"/>
              </w:rPr>
              <w:t xml:space="preserve"> та простими опціями управління</w:t>
            </w:r>
          </w:p>
        </w:tc>
      </w:tr>
    </w:tbl>
    <w:p w14:paraId="224DE44D" w14:textId="77777777" w:rsidR="004375E2" w:rsidRPr="00C64771" w:rsidRDefault="004375E2" w:rsidP="00494DFE">
      <w:pPr>
        <w:spacing w:line="240" w:lineRule="auto"/>
        <w:jc w:val="both"/>
        <w:rPr>
          <w:rFonts w:ascii="Times New Roman" w:hAnsi="Times New Roman" w:cs="Times New Roman"/>
          <w:lang w:val="en-US"/>
        </w:rPr>
      </w:pPr>
    </w:p>
    <w:sectPr w:rsidR="004375E2" w:rsidRPr="00C64771" w:rsidSect="00C1621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CC"/>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13737"/>
    <w:multiLevelType w:val="hybridMultilevel"/>
    <w:tmpl w:val="42FC1C5C"/>
    <w:lvl w:ilvl="0" w:tplc="0422000F">
      <w:start w:val="1"/>
      <w:numFmt w:val="decimal"/>
      <w:lvlText w:val="%1."/>
      <w:lvlJc w:val="left"/>
      <w:pPr>
        <w:ind w:left="720" w:hanging="360"/>
      </w:pPr>
    </w:lvl>
    <w:lvl w:ilvl="1" w:tplc="0422000F">
      <w:start w:val="1"/>
      <w:numFmt w:val="decimal"/>
      <w:lvlText w:val="%2."/>
      <w:lvlJc w:val="left"/>
      <w:pPr>
        <w:ind w:left="72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 w15:restartNumberingAfterBreak="0">
    <w:nsid w:val="00765A70"/>
    <w:multiLevelType w:val="hybridMultilevel"/>
    <w:tmpl w:val="8BA0F94E"/>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 w15:restartNumberingAfterBreak="0">
    <w:nsid w:val="010E2D1A"/>
    <w:multiLevelType w:val="hybridMultilevel"/>
    <w:tmpl w:val="D5ACCB74"/>
    <w:lvl w:ilvl="0" w:tplc="50CAA6CE">
      <w:start w:val="1"/>
      <w:numFmt w:val="decimal"/>
      <w:lvlText w:val="%1."/>
      <w:lvlJc w:val="left"/>
      <w:pPr>
        <w:ind w:left="720" w:hanging="360"/>
      </w:pPr>
      <w:rPr>
        <w:rFonts w:hint="default"/>
        <w:b w:val="0"/>
        <w:bCs/>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 w15:restartNumberingAfterBreak="0">
    <w:nsid w:val="012B01D1"/>
    <w:multiLevelType w:val="hybridMultilevel"/>
    <w:tmpl w:val="A7A88B5C"/>
    <w:lvl w:ilvl="0" w:tplc="04220001">
      <w:start w:val="1"/>
      <w:numFmt w:val="bullet"/>
      <w:lvlText w:val=""/>
      <w:lvlJc w:val="left"/>
      <w:pPr>
        <w:ind w:left="1100" w:hanging="360"/>
      </w:pPr>
      <w:rPr>
        <w:rFonts w:ascii="Symbol" w:hAnsi="Symbol" w:hint="default"/>
      </w:rPr>
    </w:lvl>
    <w:lvl w:ilvl="1" w:tplc="04220003" w:tentative="1">
      <w:start w:val="1"/>
      <w:numFmt w:val="bullet"/>
      <w:lvlText w:val="o"/>
      <w:lvlJc w:val="left"/>
      <w:pPr>
        <w:ind w:left="1820" w:hanging="360"/>
      </w:pPr>
      <w:rPr>
        <w:rFonts w:ascii="Courier New" w:hAnsi="Courier New" w:cs="Courier New" w:hint="default"/>
      </w:rPr>
    </w:lvl>
    <w:lvl w:ilvl="2" w:tplc="04220005" w:tentative="1">
      <w:start w:val="1"/>
      <w:numFmt w:val="bullet"/>
      <w:lvlText w:val=""/>
      <w:lvlJc w:val="left"/>
      <w:pPr>
        <w:ind w:left="2540" w:hanging="360"/>
      </w:pPr>
      <w:rPr>
        <w:rFonts w:ascii="Wingdings" w:hAnsi="Wingdings" w:hint="default"/>
      </w:rPr>
    </w:lvl>
    <w:lvl w:ilvl="3" w:tplc="04220001" w:tentative="1">
      <w:start w:val="1"/>
      <w:numFmt w:val="bullet"/>
      <w:lvlText w:val=""/>
      <w:lvlJc w:val="left"/>
      <w:pPr>
        <w:ind w:left="3260" w:hanging="360"/>
      </w:pPr>
      <w:rPr>
        <w:rFonts w:ascii="Symbol" w:hAnsi="Symbol" w:hint="default"/>
      </w:rPr>
    </w:lvl>
    <w:lvl w:ilvl="4" w:tplc="04220003" w:tentative="1">
      <w:start w:val="1"/>
      <w:numFmt w:val="bullet"/>
      <w:lvlText w:val="o"/>
      <w:lvlJc w:val="left"/>
      <w:pPr>
        <w:ind w:left="3980" w:hanging="360"/>
      </w:pPr>
      <w:rPr>
        <w:rFonts w:ascii="Courier New" w:hAnsi="Courier New" w:cs="Courier New" w:hint="default"/>
      </w:rPr>
    </w:lvl>
    <w:lvl w:ilvl="5" w:tplc="04220005" w:tentative="1">
      <w:start w:val="1"/>
      <w:numFmt w:val="bullet"/>
      <w:lvlText w:val=""/>
      <w:lvlJc w:val="left"/>
      <w:pPr>
        <w:ind w:left="4700" w:hanging="360"/>
      </w:pPr>
      <w:rPr>
        <w:rFonts w:ascii="Wingdings" w:hAnsi="Wingdings" w:hint="default"/>
      </w:rPr>
    </w:lvl>
    <w:lvl w:ilvl="6" w:tplc="04220001" w:tentative="1">
      <w:start w:val="1"/>
      <w:numFmt w:val="bullet"/>
      <w:lvlText w:val=""/>
      <w:lvlJc w:val="left"/>
      <w:pPr>
        <w:ind w:left="5420" w:hanging="360"/>
      </w:pPr>
      <w:rPr>
        <w:rFonts w:ascii="Symbol" w:hAnsi="Symbol" w:hint="default"/>
      </w:rPr>
    </w:lvl>
    <w:lvl w:ilvl="7" w:tplc="04220003" w:tentative="1">
      <w:start w:val="1"/>
      <w:numFmt w:val="bullet"/>
      <w:lvlText w:val="o"/>
      <w:lvlJc w:val="left"/>
      <w:pPr>
        <w:ind w:left="6140" w:hanging="360"/>
      </w:pPr>
      <w:rPr>
        <w:rFonts w:ascii="Courier New" w:hAnsi="Courier New" w:cs="Courier New" w:hint="default"/>
      </w:rPr>
    </w:lvl>
    <w:lvl w:ilvl="8" w:tplc="04220005" w:tentative="1">
      <w:start w:val="1"/>
      <w:numFmt w:val="bullet"/>
      <w:lvlText w:val=""/>
      <w:lvlJc w:val="left"/>
      <w:pPr>
        <w:ind w:left="6860" w:hanging="360"/>
      </w:pPr>
      <w:rPr>
        <w:rFonts w:ascii="Wingdings" w:hAnsi="Wingdings" w:hint="default"/>
      </w:rPr>
    </w:lvl>
  </w:abstractNum>
  <w:abstractNum w:abstractNumId="4" w15:restartNumberingAfterBreak="0">
    <w:nsid w:val="01C52077"/>
    <w:multiLevelType w:val="hybridMultilevel"/>
    <w:tmpl w:val="41EE9AF0"/>
    <w:lvl w:ilvl="0" w:tplc="32AE8AD6">
      <w:start w:val="1"/>
      <w:numFmt w:val="decimal"/>
      <w:lvlText w:val="%1."/>
      <w:lvlJc w:val="left"/>
      <w:pPr>
        <w:ind w:left="720" w:hanging="360"/>
      </w:pPr>
      <w:rPr>
        <w:rFonts w:hint="default"/>
        <w:b w:val="0"/>
        <w:bCs/>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5" w15:restartNumberingAfterBreak="0">
    <w:nsid w:val="022D25B7"/>
    <w:multiLevelType w:val="hybridMultilevel"/>
    <w:tmpl w:val="4B7654DA"/>
    <w:lvl w:ilvl="0" w:tplc="788E7E52">
      <w:start w:val="1"/>
      <w:numFmt w:val="decimal"/>
      <w:lvlText w:val="%1."/>
      <w:lvlJc w:val="left"/>
      <w:pPr>
        <w:ind w:left="720" w:hanging="360"/>
      </w:pPr>
      <w:rPr>
        <w:rFonts w:hint="default"/>
        <w:b w:val="0"/>
        <w:bCs/>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6" w15:restartNumberingAfterBreak="0">
    <w:nsid w:val="0275695B"/>
    <w:multiLevelType w:val="hybridMultilevel"/>
    <w:tmpl w:val="08667210"/>
    <w:lvl w:ilvl="0" w:tplc="0422000F">
      <w:start w:val="1"/>
      <w:numFmt w:val="decimal"/>
      <w:lvlText w:val="%1."/>
      <w:lvlJc w:val="left"/>
      <w:pPr>
        <w:ind w:left="720" w:hanging="360"/>
      </w:pPr>
    </w:lvl>
    <w:lvl w:ilvl="1" w:tplc="04220019">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7" w15:restartNumberingAfterBreak="0">
    <w:nsid w:val="029F2ED7"/>
    <w:multiLevelType w:val="hybridMultilevel"/>
    <w:tmpl w:val="53A42E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2C32CD6"/>
    <w:multiLevelType w:val="hybridMultilevel"/>
    <w:tmpl w:val="934E8AC6"/>
    <w:lvl w:ilvl="0" w:tplc="5502BB0C">
      <w:start w:val="1"/>
      <w:numFmt w:val="decimal"/>
      <w:lvlText w:val="%1."/>
      <w:lvlJc w:val="left"/>
      <w:pPr>
        <w:ind w:left="732" w:hanging="372"/>
      </w:pPr>
      <w:rPr>
        <w:rFonts w:hint="default"/>
        <w:b w:val="0"/>
        <w:bCs/>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9" w15:restartNumberingAfterBreak="0">
    <w:nsid w:val="02CE3DDD"/>
    <w:multiLevelType w:val="hybridMultilevel"/>
    <w:tmpl w:val="2FE84792"/>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0" w15:restartNumberingAfterBreak="0">
    <w:nsid w:val="02FB1126"/>
    <w:multiLevelType w:val="hybridMultilevel"/>
    <w:tmpl w:val="16D2C31A"/>
    <w:lvl w:ilvl="0" w:tplc="058AD204">
      <w:start w:val="1"/>
      <w:numFmt w:val="decimal"/>
      <w:lvlText w:val="%1."/>
      <w:lvlJc w:val="left"/>
      <w:pPr>
        <w:ind w:left="720" w:hanging="360"/>
      </w:pPr>
      <w:rPr>
        <w:rFonts w:hint="default"/>
        <w:b w:val="0"/>
        <w:bCs/>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1" w15:restartNumberingAfterBreak="0">
    <w:nsid w:val="03772A73"/>
    <w:multiLevelType w:val="hybridMultilevel"/>
    <w:tmpl w:val="5BB4972E"/>
    <w:lvl w:ilvl="0" w:tplc="32AE8AD6">
      <w:start w:val="1"/>
      <w:numFmt w:val="decimal"/>
      <w:lvlText w:val="%1."/>
      <w:lvlJc w:val="left"/>
      <w:pPr>
        <w:ind w:left="720" w:hanging="360"/>
      </w:pPr>
      <w:rPr>
        <w:rFonts w:hint="default"/>
        <w:b w:val="0"/>
        <w:bCs/>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2" w15:restartNumberingAfterBreak="0">
    <w:nsid w:val="037D13CB"/>
    <w:multiLevelType w:val="hybridMultilevel"/>
    <w:tmpl w:val="157238CC"/>
    <w:lvl w:ilvl="0" w:tplc="058AD204">
      <w:start w:val="1"/>
      <w:numFmt w:val="decimal"/>
      <w:lvlText w:val="%1."/>
      <w:lvlJc w:val="left"/>
      <w:pPr>
        <w:ind w:left="720" w:hanging="360"/>
      </w:pPr>
      <w:rPr>
        <w:rFonts w:hint="default"/>
        <w:b w:val="0"/>
        <w:bCs/>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3" w15:restartNumberingAfterBreak="0">
    <w:nsid w:val="044F7846"/>
    <w:multiLevelType w:val="hybridMultilevel"/>
    <w:tmpl w:val="D848EC00"/>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4" w15:restartNumberingAfterBreak="0">
    <w:nsid w:val="04735F96"/>
    <w:multiLevelType w:val="hybridMultilevel"/>
    <w:tmpl w:val="6582C128"/>
    <w:lvl w:ilvl="0" w:tplc="0409000F">
      <w:start w:val="1"/>
      <w:numFmt w:val="decimal"/>
      <w:lvlText w:val="%1."/>
      <w:lvlJc w:val="left"/>
      <w:pPr>
        <w:ind w:left="720" w:hanging="360"/>
      </w:pPr>
    </w:lvl>
    <w:lvl w:ilvl="1" w:tplc="AC9C80DE">
      <w:numFmt w:val="bullet"/>
      <w:lvlText w:val="•"/>
      <w:lvlJc w:val="left"/>
      <w:pPr>
        <w:ind w:left="1440" w:hanging="360"/>
      </w:pPr>
      <w:rPr>
        <w:rFonts w:ascii="Times New Roman" w:eastAsiaTheme="minorHAnsi"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4A444C1"/>
    <w:multiLevelType w:val="hybridMultilevel"/>
    <w:tmpl w:val="B254ADB2"/>
    <w:lvl w:ilvl="0" w:tplc="788E7E52">
      <w:start w:val="1"/>
      <w:numFmt w:val="decimal"/>
      <w:lvlText w:val="%1."/>
      <w:lvlJc w:val="left"/>
      <w:pPr>
        <w:ind w:left="720" w:hanging="360"/>
      </w:pPr>
      <w:rPr>
        <w:rFonts w:hint="default"/>
        <w:b w:val="0"/>
        <w:bCs/>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6" w15:restartNumberingAfterBreak="0">
    <w:nsid w:val="0541309F"/>
    <w:multiLevelType w:val="hybridMultilevel"/>
    <w:tmpl w:val="F9FE4F6A"/>
    <w:lvl w:ilvl="0" w:tplc="F3F81612">
      <w:start w:val="1"/>
      <w:numFmt w:val="decimal"/>
      <w:lvlText w:val="%1."/>
      <w:lvlJc w:val="left"/>
      <w:pPr>
        <w:ind w:left="720" w:hanging="360"/>
      </w:pPr>
      <w:rPr>
        <w:rFonts w:hint="default"/>
        <w:b w:val="0"/>
        <w:bCs/>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7" w15:restartNumberingAfterBreak="0">
    <w:nsid w:val="05511B4B"/>
    <w:multiLevelType w:val="multilevel"/>
    <w:tmpl w:val="7EF4B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6650240"/>
    <w:multiLevelType w:val="hybridMultilevel"/>
    <w:tmpl w:val="F1E46E6E"/>
    <w:lvl w:ilvl="0" w:tplc="5D0E5DDC">
      <w:start w:val="1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6AD51BF"/>
    <w:multiLevelType w:val="hybridMultilevel"/>
    <w:tmpl w:val="964C6ED2"/>
    <w:lvl w:ilvl="0" w:tplc="788E7E52">
      <w:start w:val="1"/>
      <w:numFmt w:val="decimal"/>
      <w:lvlText w:val="%1."/>
      <w:lvlJc w:val="left"/>
      <w:pPr>
        <w:ind w:left="720" w:hanging="360"/>
      </w:pPr>
      <w:rPr>
        <w:rFonts w:hint="default"/>
        <w:b w:val="0"/>
        <w:bCs/>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0" w15:restartNumberingAfterBreak="0">
    <w:nsid w:val="06B9279A"/>
    <w:multiLevelType w:val="hybridMultilevel"/>
    <w:tmpl w:val="EB024630"/>
    <w:lvl w:ilvl="0" w:tplc="F8EE8CB4">
      <w:start w:val="1"/>
      <w:numFmt w:val="decimal"/>
      <w:lvlText w:val="%1."/>
      <w:lvlJc w:val="left"/>
      <w:pPr>
        <w:ind w:left="720" w:hanging="360"/>
      </w:pPr>
      <w:rPr>
        <w:rFonts w:hint="default"/>
        <w:b w:val="0"/>
        <w:bCs/>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1" w15:restartNumberingAfterBreak="0">
    <w:nsid w:val="06D43054"/>
    <w:multiLevelType w:val="hybridMultilevel"/>
    <w:tmpl w:val="7968F594"/>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2" w15:restartNumberingAfterBreak="0">
    <w:nsid w:val="07544B87"/>
    <w:multiLevelType w:val="hybridMultilevel"/>
    <w:tmpl w:val="BBDC6728"/>
    <w:lvl w:ilvl="0" w:tplc="788E7E52">
      <w:start w:val="1"/>
      <w:numFmt w:val="decimal"/>
      <w:lvlText w:val="%1."/>
      <w:lvlJc w:val="left"/>
      <w:pPr>
        <w:ind w:left="720" w:hanging="360"/>
      </w:pPr>
      <w:rPr>
        <w:rFonts w:hint="default"/>
        <w:b w:val="0"/>
        <w:bCs/>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3" w15:restartNumberingAfterBreak="0">
    <w:nsid w:val="07C25D8B"/>
    <w:multiLevelType w:val="hybridMultilevel"/>
    <w:tmpl w:val="CC08D472"/>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4" w15:restartNumberingAfterBreak="0">
    <w:nsid w:val="08710D65"/>
    <w:multiLevelType w:val="hybridMultilevel"/>
    <w:tmpl w:val="04929010"/>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5" w15:restartNumberingAfterBreak="0">
    <w:nsid w:val="0A2C6A2D"/>
    <w:multiLevelType w:val="hybridMultilevel"/>
    <w:tmpl w:val="42F04D8A"/>
    <w:lvl w:ilvl="0" w:tplc="788E7E52">
      <w:start w:val="1"/>
      <w:numFmt w:val="decimal"/>
      <w:lvlText w:val="%1."/>
      <w:lvlJc w:val="left"/>
      <w:pPr>
        <w:ind w:left="720" w:hanging="360"/>
      </w:pPr>
      <w:rPr>
        <w:rFonts w:hint="default"/>
        <w:b w:val="0"/>
        <w:bCs/>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6" w15:restartNumberingAfterBreak="0">
    <w:nsid w:val="0A2D061F"/>
    <w:multiLevelType w:val="hybridMultilevel"/>
    <w:tmpl w:val="F7725EEA"/>
    <w:lvl w:ilvl="0" w:tplc="788E7E52">
      <w:start w:val="1"/>
      <w:numFmt w:val="decimal"/>
      <w:lvlText w:val="%1."/>
      <w:lvlJc w:val="left"/>
      <w:pPr>
        <w:ind w:left="720" w:hanging="360"/>
      </w:pPr>
      <w:rPr>
        <w:rFonts w:hint="default"/>
        <w:b w:val="0"/>
        <w:bCs/>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7" w15:restartNumberingAfterBreak="0">
    <w:nsid w:val="0A452AAA"/>
    <w:multiLevelType w:val="hybridMultilevel"/>
    <w:tmpl w:val="CCF2F312"/>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8" w15:restartNumberingAfterBreak="0">
    <w:nsid w:val="0A645E59"/>
    <w:multiLevelType w:val="hybridMultilevel"/>
    <w:tmpl w:val="FA9E1274"/>
    <w:lvl w:ilvl="0" w:tplc="854AE51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B0749BB"/>
    <w:multiLevelType w:val="hybridMultilevel"/>
    <w:tmpl w:val="A828A770"/>
    <w:lvl w:ilvl="0" w:tplc="058AD204">
      <w:start w:val="1"/>
      <w:numFmt w:val="decimal"/>
      <w:lvlText w:val="%1."/>
      <w:lvlJc w:val="left"/>
      <w:pPr>
        <w:ind w:left="720" w:hanging="360"/>
      </w:pPr>
      <w:rPr>
        <w:rFonts w:hint="default"/>
        <w:b w:val="0"/>
        <w:bCs/>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0" w15:restartNumberingAfterBreak="0">
    <w:nsid w:val="0B9D33B2"/>
    <w:multiLevelType w:val="hybridMultilevel"/>
    <w:tmpl w:val="C27CC2C4"/>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1" w15:restartNumberingAfterBreak="0">
    <w:nsid w:val="0BE214A9"/>
    <w:multiLevelType w:val="hybridMultilevel"/>
    <w:tmpl w:val="A15834B4"/>
    <w:lvl w:ilvl="0" w:tplc="FDC2B312">
      <w:start w:val="1"/>
      <w:numFmt w:val="decimal"/>
      <w:lvlText w:val="%1."/>
      <w:lvlJc w:val="left"/>
      <w:pPr>
        <w:ind w:left="720" w:hanging="360"/>
      </w:pPr>
      <w:rPr>
        <w:rFonts w:hint="default"/>
        <w:b w:val="0"/>
        <w:bCs/>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2" w15:restartNumberingAfterBreak="0">
    <w:nsid w:val="0C635774"/>
    <w:multiLevelType w:val="hybridMultilevel"/>
    <w:tmpl w:val="952C4DE8"/>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3" w15:restartNumberingAfterBreak="0">
    <w:nsid w:val="0C8B5B03"/>
    <w:multiLevelType w:val="hybridMultilevel"/>
    <w:tmpl w:val="9EF809E2"/>
    <w:lvl w:ilvl="0" w:tplc="788E7E52">
      <w:start w:val="1"/>
      <w:numFmt w:val="decimal"/>
      <w:lvlText w:val="%1."/>
      <w:lvlJc w:val="left"/>
      <w:pPr>
        <w:ind w:left="720" w:hanging="360"/>
      </w:pPr>
      <w:rPr>
        <w:rFonts w:hint="default"/>
        <w:b w:val="0"/>
        <w:bCs/>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4" w15:restartNumberingAfterBreak="0">
    <w:nsid w:val="0D193213"/>
    <w:multiLevelType w:val="hybridMultilevel"/>
    <w:tmpl w:val="5EF686F8"/>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5" w15:restartNumberingAfterBreak="0">
    <w:nsid w:val="0D9F3109"/>
    <w:multiLevelType w:val="hybridMultilevel"/>
    <w:tmpl w:val="DAD8475A"/>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6" w15:restartNumberingAfterBreak="0">
    <w:nsid w:val="0DA10837"/>
    <w:multiLevelType w:val="hybridMultilevel"/>
    <w:tmpl w:val="99ACE75E"/>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7" w15:restartNumberingAfterBreak="0">
    <w:nsid w:val="0E2A1211"/>
    <w:multiLevelType w:val="hybridMultilevel"/>
    <w:tmpl w:val="A2B6A2CE"/>
    <w:lvl w:ilvl="0" w:tplc="50CAA6CE">
      <w:start w:val="1"/>
      <w:numFmt w:val="decimal"/>
      <w:lvlText w:val="%1."/>
      <w:lvlJc w:val="left"/>
      <w:pPr>
        <w:ind w:left="720" w:hanging="360"/>
      </w:pPr>
      <w:rPr>
        <w:rFonts w:hint="default"/>
        <w:b w:val="0"/>
        <w:bCs/>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8" w15:restartNumberingAfterBreak="0">
    <w:nsid w:val="0E9061C9"/>
    <w:multiLevelType w:val="hybridMultilevel"/>
    <w:tmpl w:val="6980DF96"/>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9" w15:restartNumberingAfterBreak="0">
    <w:nsid w:val="0E993EAC"/>
    <w:multiLevelType w:val="hybridMultilevel"/>
    <w:tmpl w:val="08FAA400"/>
    <w:lvl w:ilvl="0" w:tplc="F3F81612">
      <w:start w:val="1"/>
      <w:numFmt w:val="decimal"/>
      <w:lvlText w:val="%1."/>
      <w:lvlJc w:val="left"/>
      <w:pPr>
        <w:ind w:left="720" w:hanging="360"/>
      </w:pPr>
      <w:rPr>
        <w:rFonts w:hint="default"/>
        <w:b w:val="0"/>
        <w:bCs/>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0" w15:restartNumberingAfterBreak="0">
    <w:nsid w:val="0EBC7904"/>
    <w:multiLevelType w:val="hybridMultilevel"/>
    <w:tmpl w:val="B8CE4AC2"/>
    <w:lvl w:ilvl="0" w:tplc="04220001">
      <w:start w:val="1"/>
      <w:numFmt w:val="bullet"/>
      <w:lvlText w:val=""/>
      <w:lvlJc w:val="left"/>
      <w:pPr>
        <w:ind w:left="1100" w:hanging="360"/>
      </w:pPr>
      <w:rPr>
        <w:rFonts w:ascii="Symbol" w:hAnsi="Symbol" w:hint="default"/>
      </w:rPr>
    </w:lvl>
    <w:lvl w:ilvl="1" w:tplc="04220003" w:tentative="1">
      <w:start w:val="1"/>
      <w:numFmt w:val="bullet"/>
      <w:lvlText w:val="o"/>
      <w:lvlJc w:val="left"/>
      <w:pPr>
        <w:ind w:left="1820" w:hanging="360"/>
      </w:pPr>
      <w:rPr>
        <w:rFonts w:ascii="Courier New" w:hAnsi="Courier New" w:cs="Courier New" w:hint="default"/>
      </w:rPr>
    </w:lvl>
    <w:lvl w:ilvl="2" w:tplc="04220005" w:tentative="1">
      <w:start w:val="1"/>
      <w:numFmt w:val="bullet"/>
      <w:lvlText w:val=""/>
      <w:lvlJc w:val="left"/>
      <w:pPr>
        <w:ind w:left="2540" w:hanging="360"/>
      </w:pPr>
      <w:rPr>
        <w:rFonts w:ascii="Wingdings" w:hAnsi="Wingdings" w:hint="default"/>
      </w:rPr>
    </w:lvl>
    <w:lvl w:ilvl="3" w:tplc="04220001" w:tentative="1">
      <w:start w:val="1"/>
      <w:numFmt w:val="bullet"/>
      <w:lvlText w:val=""/>
      <w:lvlJc w:val="left"/>
      <w:pPr>
        <w:ind w:left="3260" w:hanging="360"/>
      </w:pPr>
      <w:rPr>
        <w:rFonts w:ascii="Symbol" w:hAnsi="Symbol" w:hint="default"/>
      </w:rPr>
    </w:lvl>
    <w:lvl w:ilvl="4" w:tplc="04220003" w:tentative="1">
      <w:start w:val="1"/>
      <w:numFmt w:val="bullet"/>
      <w:lvlText w:val="o"/>
      <w:lvlJc w:val="left"/>
      <w:pPr>
        <w:ind w:left="3980" w:hanging="360"/>
      </w:pPr>
      <w:rPr>
        <w:rFonts w:ascii="Courier New" w:hAnsi="Courier New" w:cs="Courier New" w:hint="default"/>
      </w:rPr>
    </w:lvl>
    <w:lvl w:ilvl="5" w:tplc="04220005" w:tentative="1">
      <w:start w:val="1"/>
      <w:numFmt w:val="bullet"/>
      <w:lvlText w:val=""/>
      <w:lvlJc w:val="left"/>
      <w:pPr>
        <w:ind w:left="4700" w:hanging="360"/>
      </w:pPr>
      <w:rPr>
        <w:rFonts w:ascii="Wingdings" w:hAnsi="Wingdings" w:hint="default"/>
      </w:rPr>
    </w:lvl>
    <w:lvl w:ilvl="6" w:tplc="04220001" w:tentative="1">
      <w:start w:val="1"/>
      <w:numFmt w:val="bullet"/>
      <w:lvlText w:val=""/>
      <w:lvlJc w:val="left"/>
      <w:pPr>
        <w:ind w:left="5420" w:hanging="360"/>
      </w:pPr>
      <w:rPr>
        <w:rFonts w:ascii="Symbol" w:hAnsi="Symbol" w:hint="default"/>
      </w:rPr>
    </w:lvl>
    <w:lvl w:ilvl="7" w:tplc="04220003" w:tentative="1">
      <w:start w:val="1"/>
      <w:numFmt w:val="bullet"/>
      <w:lvlText w:val="o"/>
      <w:lvlJc w:val="left"/>
      <w:pPr>
        <w:ind w:left="6140" w:hanging="360"/>
      </w:pPr>
      <w:rPr>
        <w:rFonts w:ascii="Courier New" w:hAnsi="Courier New" w:cs="Courier New" w:hint="default"/>
      </w:rPr>
    </w:lvl>
    <w:lvl w:ilvl="8" w:tplc="04220005" w:tentative="1">
      <w:start w:val="1"/>
      <w:numFmt w:val="bullet"/>
      <w:lvlText w:val=""/>
      <w:lvlJc w:val="left"/>
      <w:pPr>
        <w:ind w:left="6860" w:hanging="360"/>
      </w:pPr>
      <w:rPr>
        <w:rFonts w:ascii="Wingdings" w:hAnsi="Wingdings" w:hint="default"/>
      </w:rPr>
    </w:lvl>
  </w:abstractNum>
  <w:abstractNum w:abstractNumId="41" w15:restartNumberingAfterBreak="0">
    <w:nsid w:val="0F0A3691"/>
    <w:multiLevelType w:val="hybridMultilevel"/>
    <w:tmpl w:val="28D6F5C6"/>
    <w:lvl w:ilvl="0" w:tplc="0422000F">
      <w:start w:val="1"/>
      <w:numFmt w:val="decimal"/>
      <w:lvlText w:val="%1."/>
      <w:lvlJc w:val="left"/>
      <w:pPr>
        <w:ind w:left="720" w:hanging="360"/>
      </w:pPr>
    </w:lvl>
    <w:lvl w:ilvl="1" w:tplc="0422000F">
      <w:start w:val="1"/>
      <w:numFmt w:val="decimal"/>
      <w:lvlText w:val="%2."/>
      <w:lvlJc w:val="left"/>
      <w:pPr>
        <w:ind w:left="72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2" w15:restartNumberingAfterBreak="0">
    <w:nsid w:val="0F6707B0"/>
    <w:multiLevelType w:val="hybridMultilevel"/>
    <w:tmpl w:val="442A53AC"/>
    <w:lvl w:ilvl="0" w:tplc="32AE8AD6">
      <w:start w:val="1"/>
      <w:numFmt w:val="decimal"/>
      <w:lvlText w:val="%1."/>
      <w:lvlJc w:val="left"/>
      <w:pPr>
        <w:ind w:left="720" w:hanging="360"/>
      </w:pPr>
      <w:rPr>
        <w:rFonts w:hint="default"/>
        <w:b w:val="0"/>
        <w:bCs/>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3" w15:restartNumberingAfterBreak="0">
    <w:nsid w:val="0FEF01E4"/>
    <w:multiLevelType w:val="hybridMultilevel"/>
    <w:tmpl w:val="8B8C1736"/>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4" w15:restartNumberingAfterBreak="0">
    <w:nsid w:val="103571D9"/>
    <w:multiLevelType w:val="hybridMultilevel"/>
    <w:tmpl w:val="E89EB470"/>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5" w15:restartNumberingAfterBreak="0">
    <w:nsid w:val="11B33ED0"/>
    <w:multiLevelType w:val="hybridMultilevel"/>
    <w:tmpl w:val="27BE14F4"/>
    <w:lvl w:ilvl="0" w:tplc="3A425636">
      <w:start w:val="1"/>
      <w:numFmt w:val="decimal"/>
      <w:lvlText w:val="%1."/>
      <w:lvlJc w:val="left"/>
      <w:pPr>
        <w:ind w:left="720" w:hanging="360"/>
      </w:pPr>
      <w:rPr>
        <w:rFonts w:hint="default"/>
        <w:b w:val="0"/>
        <w:bCs/>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6" w15:restartNumberingAfterBreak="0">
    <w:nsid w:val="12255308"/>
    <w:multiLevelType w:val="hybridMultilevel"/>
    <w:tmpl w:val="62B66474"/>
    <w:lvl w:ilvl="0" w:tplc="F3F81612">
      <w:start w:val="1"/>
      <w:numFmt w:val="decimal"/>
      <w:lvlText w:val="%1."/>
      <w:lvlJc w:val="left"/>
      <w:pPr>
        <w:ind w:left="720" w:hanging="360"/>
      </w:pPr>
      <w:rPr>
        <w:rFonts w:hint="default"/>
        <w:b w:val="0"/>
        <w:bCs/>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7" w15:restartNumberingAfterBreak="0">
    <w:nsid w:val="12A02F46"/>
    <w:multiLevelType w:val="hybridMultilevel"/>
    <w:tmpl w:val="B27A902C"/>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8" w15:restartNumberingAfterBreak="0">
    <w:nsid w:val="12A3334A"/>
    <w:multiLevelType w:val="hybridMultilevel"/>
    <w:tmpl w:val="C9622A5A"/>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9" w15:restartNumberingAfterBreak="0">
    <w:nsid w:val="12B8436D"/>
    <w:multiLevelType w:val="hybridMultilevel"/>
    <w:tmpl w:val="DD849AAC"/>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50" w15:restartNumberingAfterBreak="0">
    <w:nsid w:val="12DB1492"/>
    <w:multiLevelType w:val="hybridMultilevel"/>
    <w:tmpl w:val="9440CCFA"/>
    <w:lvl w:ilvl="0" w:tplc="788E7E52">
      <w:start w:val="1"/>
      <w:numFmt w:val="decimal"/>
      <w:lvlText w:val="%1."/>
      <w:lvlJc w:val="left"/>
      <w:pPr>
        <w:ind w:left="720" w:hanging="360"/>
      </w:pPr>
      <w:rPr>
        <w:rFonts w:hint="default"/>
        <w:b w:val="0"/>
        <w:bCs/>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51" w15:restartNumberingAfterBreak="0">
    <w:nsid w:val="136D62D3"/>
    <w:multiLevelType w:val="hybridMultilevel"/>
    <w:tmpl w:val="0A6AF8F8"/>
    <w:lvl w:ilvl="0" w:tplc="F8EE8CB4">
      <w:start w:val="1"/>
      <w:numFmt w:val="decimal"/>
      <w:lvlText w:val="%1."/>
      <w:lvlJc w:val="left"/>
      <w:pPr>
        <w:ind w:left="720" w:hanging="360"/>
      </w:pPr>
      <w:rPr>
        <w:rFonts w:hint="default"/>
        <w:b w:val="0"/>
        <w:bCs/>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52" w15:restartNumberingAfterBreak="0">
    <w:nsid w:val="13ED25A0"/>
    <w:multiLevelType w:val="hybridMultilevel"/>
    <w:tmpl w:val="470C21A2"/>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53" w15:restartNumberingAfterBreak="0">
    <w:nsid w:val="14AE0A82"/>
    <w:multiLevelType w:val="hybridMultilevel"/>
    <w:tmpl w:val="9B0A7074"/>
    <w:lvl w:ilvl="0" w:tplc="A9E2C6A8">
      <w:start w:val="1"/>
      <w:numFmt w:val="decimal"/>
      <w:lvlText w:val="%1."/>
      <w:lvlJc w:val="left"/>
      <w:pPr>
        <w:ind w:left="720" w:hanging="360"/>
      </w:pPr>
      <w:rPr>
        <w:rFonts w:hint="default"/>
        <w:b w:val="0"/>
        <w:bCs/>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54" w15:restartNumberingAfterBreak="0">
    <w:nsid w:val="14B4784C"/>
    <w:multiLevelType w:val="hybridMultilevel"/>
    <w:tmpl w:val="988A78FC"/>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55" w15:restartNumberingAfterBreak="0">
    <w:nsid w:val="14BC2CFD"/>
    <w:multiLevelType w:val="hybridMultilevel"/>
    <w:tmpl w:val="048015F4"/>
    <w:lvl w:ilvl="0" w:tplc="B28AF67A">
      <w:start w:val="1"/>
      <w:numFmt w:val="decimal"/>
      <w:lvlText w:val="%1."/>
      <w:lvlJc w:val="left"/>
      <w:pPr>
        <w:ind w:left="720" w:hanging="360"/>
      </w:pPr>
      <w:rPr>
        <w:rFonts w:hint="default"/>
        <w:b w:val="0"/>
        <w:bCs/>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56" w15:restartNumberingAfterBreak="0">
    <w:nsid w:val="15045FAD"/>
    <w:multiLevelType w:val="hybridMultilevel"/>
    <w:tmpl w:val="7766E460"/>
    <w:lvl w:ilvl="0" w:tplc="F3F81612">
      <w:start w:val="1"/>
      <w:numFmt w:val="decimal"/>
      <w:lvlText w:val="%1."/>
      <w:lvlJc w:val="left"/>
      <w:pPr>
        <w:ind w:left="720" w:hanging="360"/>
      </w:pPr>
      <w:rPr>
        <w:rFonts w:hint="default"/>
        <w:b w:val="0"/>
        <w:bCs/>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57" w15:restartNumberingAfterBreak="0">
    <w:nsid w:val="157021E0"/>
    <w:multiLevelType w:val="hybridMultilevel"/>
    <w:tmpl w:val="ACD85E62"/>
    <w:lvl w:ilvl="0" w:tplc="32AE8AD6">
      <w:start w:val="1"/>
      <w:numFmt w:val="decimal"/>
      <w:lvlText w:val="%1."/>
      <w:lvlJc w:val="left"/>
      <w:pPr>
        <w:ind w:left="720" w:hanging="360"/>
      </w:pPr>
      <w:rPr>
        <w:rFonts w:hint="default"/>
        <w:b w:val="0"/>
        <w:bCs/>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58" w15:restartNumberingAfterBreak="0">
    <w:nsid w:val="161C69BC"/>
    <w:multiLevelType w:val="hybridMultilevel"/>
    <w:tmpl w:val="238642FE"/>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59" w15:restartNumberingAfterBreak="0">
    <w:nsid w:val="167D6A14"/>
    <w:multiLevelType w:val="hybridMultilevel"/>
    <w:tmpl w:val="7AA8FF80"/>
    <w:lvl w:ilvl="0" w:tplc="32AE8AD6">
      <w:start w:val="1"/>
      <w:numFmt w:val="decimal"/>
      <w:lvlText w:val="%1."/>
      <w:lvlJc w:val="left"/>
      <w:pPr>
        <w:ind w:left="720" w:hanging="360"/>
      </w:pPr>
      <w:rPr>
        <w:rFonts w:hint="default"/>
        <w:b w:val="0"/>
        <w:bCs/>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60" w15:restartNumberingAfterBreak="0">
    <w:nsid w:val="16E914C8"/>
    <w:multiLevelType w:val="hybridMultilevel"/>
    <w:tmpl w:val="E10C4528"/>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61" w15:restartNumberingAfterBreak="0">
    <w:nsid w:val="170543BB"/>
    <w:multiLevelType w:val="hybridMultilevel"/>
    <w:tmpl w:val="33906744"/>
    <w:lvl w:ilvl="0" w:tplc="F3F81612">
      <w:start w:val="1"/>
      <w:numFmt w:val="decimal"/>
      <w:lvlText w:val="%1."/>
      <w:lvlJc w:val="left"/>
      <w:pPr>
        <w:ind w:left="720" w:hanging="360"/>
      </w:pPr>
      <w:rPr>
        <w:rFonts w:hint="default"/>
        <w:b w:val="0"/>
        <w:bCs/>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62" w15:restartNumberingAfterBreak="0">
    <w:nsid w:val="181D55B8"/>
    <w:multiLevelType w:val="hybridMultilevel"/>
    <w:tmpl w:val="64D249B2"/>
    <w:lvl w:ilvl="0" w:tplc="F3F81612">
      <w:start w:val="1"/>
      <w:numFmt w:val="decimal"/>
      <w:lvlText w:val="%1."/>
      <w:lvlJc w:val="left"/>
      <w:pPr>
        <w:ind w:left="720" w:hanging="360"/>
      </w:pPr>
      <w:rPr>
        <w:rFonts w:hint="default"/>
        <w:b w:val="0"/>
        <w:bCs/>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63" w15:restartNumberingAfterBreak="0">
    <w:nsid w:val="19075F19"/>
    <w:multiLevelType w:val="hybridMultilevel"/>
    <w:tmpl w:val="17FECAA0"/>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64" w15:restartNumberingAfterBreak="0">
    <w:nsid w:val="1AE44307"/>
    <w:multiLevelType w:val="hybridMultilevel"/>
    <w:tmpl w:val="5D6A2B10"/>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65" w15:restartNumberingAfterBreak="0">
    <w:nsid w:val="1B3D27DD"/>
    <w:multiLevelType w:val="hybridMultilevel"/>
    <w:tmpl w:val="11DC7FDC"/>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66" w15:restartNumberingAfterBreak="0">
    <w:nsid w:val="1C6E5CBF"/>
    <w:multiLevelType w:val="hybridMultilevel"/>
    <w:tmpl w:val="9508F40E"/>
    <w:lvl w:ilvl="0" w:tplc="788E7E52">
      <w:start w:val="1"/>
      <w:numFmt w:val="decimal"/>
      <w:lvlText w:val="%1."/>
      <w:lvlJc w:val="left"/>
      <w:pPr>
        <w:ind w:left="720" w:hanging="360"/>
      </w:pPr>
      <w:rPr>
        <w:rFonts w:hint="default"/>
        <w:b w:val="0"/>
        <w:bCs/>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67" w15:restartNumberingAfterBreak="0">
    <w:nsid w:val="1CCA303F"/>
    <w:multiLevelType w:val="hybridMultilevel"/>
    <w:tmpl w:val="9E268050"/>
    <w:lvl w:ilvl="0" w:tplc="FDC2B312">
      <w:start w:val="1"/>
      <w:numFmt w:val="decimal"/>
      <w:lvlText w:val="%1."/>
      <w:lvlJc w:val="left"/>
      <w:pPr>
        <w:ind w:left="720" w:hanging="360"/>
      </w:pPr>
      <w:rPr>
        <w:rFonts w:hint="default"/>
        <w:b w:val="0"/>
        <w:bCs/>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68" w15:restartNumberingAfterBreak="0">
    <w:nsid w:val="1D074D97"/>
    <w:multiLevelType w:val="hybridMultilevel"/>
    <w:tmpl w:val="A46C57C8"/>
    <w:lvl w:ilvl="0" w:tplc="32AE8AD6">
      <w:start w:val="1"/>
      <w:numFmt w:val="decimal"/>
      <w:lvlText w:val="%1."/>
      <w:lvlJc w:val="left"/>
      <w:pPr>
        <w:ind w:left="720" w:hanging="360"/>
      </w:pPr>
      <w:rPr>
        <w:rFonts w:hint="default"/>
        <w:b w:val="0"/>
        <w:bCs/>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69" w15:restartNumberingAfterBreak="0">
    <w:nsid w:val="207B50DA"/>
    <w:multiLevelType w:val="hybridMultilevel"/>
    <w:tmpl w:val="E3503AF6"/>
    <w:lvl w:ilvl="0" w:tplc="50CAA6CE">
      <w:start w:val="1"/>
      <w:numFmt w:val="decimal"/>
      <w:lvlText w:val="%1."/>
      <w:lvlJc w:val="left"/>
      <w:pPr>
        <w:ind w:left="720" w:hanging="360"/>
      </w:pPr>
      <w:rPr>
        <w:rFonts w:hint="default"/>
        <w:b w:val="0"/>
        <w:bCs/>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70" w15:restartNumberingAfterBreak="0">
    <w:nsid w:val="20A76BEB"/>
    <w:multiLevelType w:val="hybridMultilevel"/>
    <w:tmpl w:val="C6403DB4"/>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71" w15:restartNumberingAfterBreak="0">
    <w:nsid w:val="217B112B"/>
    <w:multiLevelType w:val="hybridMultilevel"/>
    <w:tmpl w:val="96C6C450"/>
    <w:lvl w:ilvl="0" w:tplc="FAAA095A">
      <w:start w:val="1"/>
      <w:numFmt w:val="decimal"/>
      <w:lvlText w:val="%1."/>
      <w:lvlJc w:val="left"/>
      <w:pPr>
        <w:ind w:left="720" w:hanging="360"/>
      </w:pPr>
      <w:rPr>
        <w:rFonts w:hint="default"/>
        <w:b w:val="0"/>
        <w:bCs/>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72" w15:restartNumberingAfterBreak="0">
    <w:nsid w:val="21D80CA1"/>
    <w:multiLevelType w:val="hybridMultilevel"/>
    <w:tmpl w:val="4A32BC2E"/>
    <w:lvl w:ilvl="0" w:tplc="0422000F">
      <w:start w:val="1"/>
      <w:numFmt w:val="decimal"/>
      <w:lvlText w:val="%1."/>
      <w:lvlJc w:val="left"/>
      <w:pPr>
        <w:ind w:left="720" w:hanging="360"/>
      </w:pPr>
    </w:lvl>
    <w:lvl w:ilvl="1" w:tplc="04220019">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73" w15:restartNumberingAfterBreak="0">
    <w:nsid w:val="21E92AB4"/>
    <w:multiLevelType w:val="hybridMultilevel"/>
    <w:tmpl w:val="11706202"/>
    <w:lvl w:ilvl="0" w:tplc="058AD204">
      <w:start w:val="1"/>
      <w:numFmt w:val="decimal"/>
      <w:lvlText w:val="%1."/>
      <w:lvlJc w:val="left"/>
      <w:pPr>
        <w:ind w:left="720" w:hanging="360"/>
      </w:pPr>
      <w:rPr>
        <w:rFonts w:hint="default"/>
        <w:b w:val="0"/>
        <w:bCs/>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74" w15:restartNumberingAfterBreak="0">
    <w:nsid w:val="227C16D3"/>
    <w:multiLevelType w:val="multilevel"/>
    <w:tmpl w:val="8A869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5D347DD"/>
    <w:multiLevelType w:val="hybridMultilevel"/>
    <w:tmpl w:val="3A74F230"/>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76" w15:restartNumberingAfterBreak="0">
    <w:nsid w:val="26CD403E"/>
    <w:multiLevelType w:val="hybridMultilevel"/>
    <w:tmpl w:val="5DE2FCEE"/>
    <w:lvl w:ilvl="0" w:tplc="FFFFFFFF">
      <w:start w:val="1"/>
      <w:numFmt w:val="decimal"/>
      <w:lvlText w:val="%1."/>
      <w:lvlJc w:val="left"/>
      <w:pPr>
        <w:ind w:left="720" w:hanging="360"/>
      </w:pPr>
      <w:rPr>
        <w:b w:val="0"/>
        <w:bCs w:val="0"/>
      </w:rPr>
    </w:lvl>
    <w:lvl w:ilvl="1" w:tplc="0422000F">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281037F5"/>
    <w:multiLevelType w:val="hybridMultilevel"/>
    <w:tmpl w:val="F40AA5B2"/>
    <w:lvl w:ilvl="0" w:tplc="F3F81612">
      <w:start w:val="1"/>
      <w:numFmt w:val="decimal"/>
      <w:lvlText w:val="%1."/>
      <w:lvlJc w:val="left"/>
      <w:pPr>
        <w:ind w:left="720" w:hanging="360"/>
      </w:pPr>
      <w:rPr>
        <w:rFonts w:hint="default"/>
        <w:b w:val="0"/>
        <w:bCs/>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78" w15:restartNumberingAfterBreak="0">
    <w:nsid w:val="28340086"/>
    <w:multiLevelType w:val="hybridMultilevel"/>
    <w:tmpl w:val="13B42F46"/>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79" w15:restartNumberingAfterBreak="0">
    <w:nsid w:val="28B55756"/>
    <w:multiLevelType w:val="hybridMultilevel"/>
    <w:tmpl w:val="B1826226"/>
    <w:lvl w:ilvl="0" w:tplc="788E7E52">
      <w:start w:val="1"/>
      <w:numFmt w:val="decimal"/>
      <w:lvlText w:val="%1."/>
      <w:lvlJc w:val="left"/>
      <w:pPr>
        <w:ind w:left="720" w:hanging="360"/>
      </w:pPr>
      <w:rPr>
        <w:rFonts w:hint="default"/>
        <w:b w:val="0"/>
        <w:bCs/>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80" w15:restartNumberingAfterBreak="0">
    <w:nsid w:val="28D773DA"/>
    <w:multiLevelType w:val="hybridMultilevel"/>
    <w:tmpl w:val="8084AA30"/>
    <w:lvl w:ilvl="0" w:tplc="4DD07D9C">
      <w:start w:val="1"/>
      <w:numFmt w:val="decimal"/>
      <w:lvlText w:val="%1."/>
      <w:lvlJc w:val="left"/>
      <w:pPr>
        <w:ind w:left="720" w:hanging="360"/>
      </w:pPr>
      <w:rPr>
        <w:rFonts w:hint="default"/>
        <w:b w:val="0"/>
        <w:bCs/>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81" w15:restartNumberingAfterBreak="0">
    <w:nsid w:val="2A135A6B"/>
    <w:multiLevelType w:val="hybridMultilevel"/>
    <w:tmpl w:val="0CAA16E0"/>
    <w:lvl w:ilvl="0" w:tplc="04220001">
      <w:start w:val="1"/>
      <w:numFmt w:val="bullet"/>
      <w:lvlText w:val=""/>
      <w:lvlJc w:val="left"/>
      <w:pPr>
        <w:ind w:left="1090" w:hanging="360"/>
      </w:pPr>
      <w:rPr>
        <w:rFonts w:ascii="Symbol" w:hAnsi="Symbol" w:hint="default"/>
      </w:rPr>
    </w:lvl>
    <w:lvl w:ilvl="1" w:tplc="04220003" w:tentative="1">
      <w:start w:val="1"/>
      <w:numFmt w:val="bullet"/>
      <w:lvlText w:val="o"/>
      <w:lvlJc w:val="left"/>
      <w:pPr>
        <w:ind w:left="1810" w:hanging="360"/>
      </w:pPr>
      <w:rPr>
        <w:rFonts w:ascii="Courier New" w:hAnsi="Courier New" w:cs="Courier New" w:hint="default"/>
      </w:rPr>
    </w:lvl>
    <w:lvl w:ilvl="2" w:tplc="04220005" w:tentative="1">
      <w:start w:val="1"/>
      <w:numFmt w:val="bullet"/>
      <w:lvlText w:val=""/>
      <w:lvlJc w:val="left"/>
      <w:pPr>
        <w:ind w:left="2530" w:hanging="360"/>
      </w:pPr>
      <w:rPr>
        <w:rFonts w:ascii="Wingdings" w:hAnsi="Wingdings" w:hint="default"/>
      </w:rPr>
    </w:lvl>
    <w:lvl w:ilvl="3" w:tplc="04220001" w:tentative="1">
      <w:start w:val="1"/>
      <w:numFmt w:val="bullet"/>
      <w:lvlText w:val=""/>
      <w:lvlJc w:val="left"/>
      <w:pPr>
        <w:ind w:left="3250" w:hanging="360"/>
      </w:pPr>
      <w:rPr>
        <w:rFonts w:ascii="Symbol" w:hAnsi="Symbol" w:hint="default"/>
      </w:rPr>
    </w:lvl>
    <w:lvl w:ilvl="4" w:tplc="04220003" w:tentative="1">
      <w:start w:val="1"/>
      <w:numFmt w:val="bullet"/>
      <w:lvlText w:val="o"/>
      <w:lvlJc w:val="left"/>
      <w:pPr>
        <w:ind w:left="3970" w:hanging="360"/>
      </w:pPr>
      <w:rPr>
        <w:rFonts w:ascii="Courier New" w:hAnsi="Courier New" w:cs="Courier New" w:hint="default"/>
      </w:rPr>
    </w:lvl>
    <w:lvl w:ilvl="5" w:tplc="04220005" w:tentative="1">
      <w:start w:val="1"/>
      <w:numFmt w:val="bullet"/>
      <w:lvlText w:val=""/>
      <w:lvlJc w:val="left"/>
      <w:pPr>
        <w:ind w:left="4690" w:hanging="360"/>
      </w:pPr>
      <w:rPr>
        <w:rFonts w:ascii="Wingdings" w:hAnsi="Wingdings" w:hint="default"/>
      </w:rPr>
    </w:lvl>
    <w:lvl w:ilvl="6" w:tplc="04220001" w:tentative="1">
      <w:start w:val="1"/>
      <w:numFmt w:val="bullet"/>
      <w:lvlText w:val=""/>
      <w:lvlJc w:val="left"/>
      <w:pPr>
        <w:ind w:left="5410" w:hanging="360"/>
      </w:pPr>
      <w:rPr>
        <w:rFonts w:ascii="Symbol" w:hAnsi="Symbol" w:hint="default"/>
      </w:rPr>
    </w:lvl>
    <w:lvl w:ilvl="7" w:tplc="04220003" w:tentative="1">
      <w:start w:val="1"/>
      <w:numFmt w:val="bullet"/>
      <w:lvlText w:val="o"/>
      <w:lvlJc w:val="left"/>
      <w:pPr>
        <w:ind w:left="6130" w:hanging="360"/>
      </w:pPr>
      <w:rPr>
        <w:rFonts w:ascii="Courier New" w:hAnsi="Courier New" w:cs="Courier New" w:hint="default"/>
      </w:rPr>
    </w:lvl>
    <w:lvl w:ilvl="8" w:tplc="04220005" w:tentative="1">
      <w:start w:val="1"/>
      <w:numFmt w:val="bullet"/>
      <w:lvlText w:val=""/>
      <w:lvlJc w:val="left"/>
      <w:pPr>
        <w:ind w:left="6850" w:hanging="360"/>
      </w:pPr>
      <w:rPr>
        <w:rFonts w:ascii="Wingdings" w:hAnsi="Wingdings" w:hint="default"/>
      </w:rPr>
    </w:lvl>
  </w:abstractNum>
  <w:abstractNum w:abstractNumId="82" w15:restartNumberingAfterBreak="0">
    <w:nsid w:val="2A565BE8"/>
    <w:multiLevelType w:val="hybridMultilevel"/>
    <w:tmpl w:val="1E46CF4E"/>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83" w15:restartNumberingAfterBreak="0">
    <w:nsid w:val="2B1F0392"/>
    <w:multiLevelType w:val="hybridMultilevel"/>
    <w:tmpl w:val="017A117E"/>
    <w:lvl w:ilvl="0" w:tplc="50CAA6CE">
      <w:start w:val="1"/>
      <w:numFmt w:val="decimal"/>
      <w:lvlText w:val="%1."/>
      <w:lvlJc w:val="left"/>
      <w:pPr>
        <w:ind w:left="720" w:hanging="360"/>
      </w:pPr>
      <w:rPr>
        <w:rFonts w:hint="default"/>
        <w:b w:val="0"/>
        <w:bCs/>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84" w15:restartNumberingAfterBreak="0">
    <w:nsid w:val="2B5F185B"/>
    <w:multiLevelType w:val="hybridMultilevel"/>
    <w:tmpl w:val="001CB186"/>
    <w:lvl w:ilvl="0" w:tplc="788E7E52">
      <w:start w:val="1"/>
      <w:numFmt w:val="decimal"/>
      <w:lvlText w:val="%1."/>
      <w:lvlJc w:val="left"/>
      <w:pPr>
        <w:ind w:left="720" w:hanging="360"/>
      </w:pPr>
      <w:rPr>
        <w:rFonts w:hint="default"/>
        <w:b w:val="0"/>
        <w:bCs/>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85" w15:restartNumberingAfterBreak="0">
    <w:nsid w:val="2BFE79EF"/>
    <w:multiLevelType w:val="hybridMultilevel"/>
    <w:tmpl w:val="6ADC0918"/>
    <w:lvl w:ilvl="0" w:tplc="32AE8AD6">
      <w:start w:val="1"/>
      <w:numFmt w:val="decimal"/>
      <w:lvlText w:val="%1."/>
      <w:lvlJc w:val="left"/>
      <w:pPr>
        <w:ind w:left="720" w:hanging="360"/>
      </w:pPr>
      <w:rPr>
        <w:rFonts w:hint="default"/>
        <w:b w:val="0"/>
        <w:bCs/>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86" w15:restartNumberingAfterBreak="0">
    <w:nsid w:val="2C2674ED"/>
    <w:multiLevelType w:val="hybridMultilevel"/>
    <w:tmpl w:val="FB745130"/>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87" w15:restartNumberingAfterBreak="0">
    <w:nsid w:val="2C9B7E6A"/>
    <w:multiLevelType w:val="hybridMultilevel"/>
    <w:tmpl w:val="042ECB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2CF03673"/>
    <w:multiLevelType w:val="hybridMultilevel"/>
    <w:tmpl w:val="4A46E5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2D0A13A3"/>
    <w:multiLevelType w:val="hybridMultilevel"/>
    <w:tmpl w:val="75407EDC"/>
    <w:lvl w:ilvl="0" w:tplc="058AD204">
      <w:start w:val="1"/>
      <w:numFmt w:val="decimal"/>
      <w:lvlText w:val="%1."/>
      <w:lvlJc w:val="left"/>
      <w:pPr>
        <w:ind w:left="720" w:hanging="360"/>
      </w:pPr>
      <w:rPr>
        <w:rFonts w:hint="default"/>
        <w:b w:val="0"/>
        <w:bCs/>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90" w15:restartNumberingAfterBreak="0">
    <w:nsid w:val="2DF37D13"/>
    <w:multiLevelType w:val="hybridMultilevel"/>
    <w:tmpl w:val="2B5CE1C2"/>
    <w:lvl w:ilvl="0" w:tplc="788E7E52">
      <w:start w:val="1"/>
      <w:numFmt w:val="decimal"/>
      <w:lvlText w:val="%1."/>
      <w:lvlJc w:val="left"/>
      <w:pPr>
        <w:ind w:left="720" w:hanging="360"/>
      </w:pPr>
      <w:rPr>
        <w:rFonts w:hint="default"/>
        <w:b w:val="0"/>
        <w:bCs/>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91" w15:restartNumberingAfterBreak="0">
    <w:nsid w:val="2EB47B47"/>
    <w:multiLevelType w:val="hybridMultilevel"/>
    <w:tmpl w:val="9EC80A00"/>
    <w:lvl w:ilvl="0" w:tplc="5D0E5DDC">
      <w:start w:val="1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2F7C6889"/>
    <w:multiLevelType w:val="hybridMultilevel"/>
    <w:tmpl w:val="21E6D766"/>
    <w:lvl w:ilvl="0" w:tplc="F3F81612">
      <w:start w:val="1"/>
      <w:numFmt w:val="decimal"/>
      <w:lvlText w:val="%1."/>
      <w:lvlJc w:val="left"/>
      <w:pPr>
        <w:ind w:left="720" w:hanging="360"/>
      </w:pPr>
      <w:rPr>
        <w:rFonts w:hint="default"/>
        <w:b w:val="0"/>
        <w:bCs/>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93" w15:restartNumberingAfterBreak="0">
    <w:nsid w:val="2F8D7139"/>
    <w:multiLevelType w:val="hybridMultilevel"/>
    <w:tmpl w:val="C8D63CCE"/>
    <w:lvl w:ilvl="0" w:tplc="32AE8AD6">
      <w:start w:val="1"/>
      <w:numFmt w:val="decimal"/>
      <w:lvlText w:val="%1."/>
      <w:lvlJc w:val="left"/>
      <w:pPr>
        <w:ind w:left="720" w:hanging="360"/>
      </w:pPr>
      <w:rPr>
        <w:rFonts w:hint="default"/>
        <w:b w:val="0"/>
        <w:bCs/>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94" w15:restartNumberingAfterBreak="0">
    <w:nsid w:val="2FCA215C"/>
    <w:multiLevelType w:val="hybridMultilevel"/>
    <w:tmpl w:val="EF0096A0"/>
    <w:lvl w:ilvl="0" w:tplc="F8EE8CB4">
      <w:start w:val="1"/>
      <w:numFmt w:val="decimal"/>
      <w:lvlText w:val="%1."/>
      <w:lvlJc w:val="left"/>
      <w:pPr>
        <w:ind w:left="720" w:hanging="360"/>
      </w:pPr>
      <w:rPr>
        <w:rFonts w:hint="default"/>
        <w:b w:val="0"/>
        <w:bCs/>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95" w15:restartNumberingAfterBreak="0">
    <w:nsid w:val="2FFB6845"/>
    <w:multiLevelType w:val="hybridMultilevel"/>
    <w:tmpl w:val="CA10728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6" w15:restartNumberingAfterBreak="0">
    <w:nsid w:val="30CF35B8"/>
    <w:multiLevelType w:val="hybridMultilevel"/>
    <w:tmpl w:val="065EA694"/>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97" w15:restartNumberingAfterBreak="0">
    <w:nsid w:val="31750F78"/>
    <w:multiLevelType w:val="hybridMultilevel"/>
    <w:tmpl w:val="4FB423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319A0E15"/>
    <w:multiLevelType w:val="hybridMultilevel"/>
    <w:tmpl w:val="C78E486E"/>
    <w:lvl w:ilvl="0" w:tplc="32AE8AD6">
      <w:start w:val="1"/>
      <w:numFmt w:val="decimal"/>
      <w:lvlText w:val="%1."/>
      <w:lvlJc w:val="left"/>
      <w:pPr>
        <w:ind w:left="720" w:hanging="360"/>
      </w:pPr>
      <w:rPr>
        <w:rFonts w:hint="default"/>
        <w:b w:val="0"/>
        <w:bCs/>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99" w15:restartNumberingAfterBreak="0">
    <w:nsid w:val="319B4AB2"/>
    <w:multiLevelType w:val="hybridMultilevel"/>
    <w:tmpl w:val="ACD6FB60"/>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00" w15:restartNumberingAfterBreak="0">
    <w:nsid w:val="31E72FCA"/>
    <w:multiLevelType w:val="hybridMultilevel"/>
    <w:tmpl w:val="0F1E2DDE"/>
    <w:lvl w:ilvl="0" w:tplc="058AD204">
      <w:start w:val="1"/>
      <w:numFmt w:val="decimal"/>
      <w:lvlText w:val="%1."/>
      <w:lvlJc w:val="left"/>
      <w:pPr>
        <w:ind w:left="720" w:hanging="360"/>
      </w:pPr>
      <w:rPr>
        <w:rFonts w:hint="default"/>
        <w:b w:val="0"/>
        <w:bCs/>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01" w15:restartNumberingAfterBreak="0">
    <w:nsid w:val="31F540B8"/>
    <w:multiLevelType w:val="hybridMultilevel"/>
    <w:tmpl w:val="244CC8DE"/>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02" w15:restartNumberingAfterBreak="0">
    <w:nsid w:val="326A4C6D"/>
    <w:multiLevelType w:val="hybridMultilevel"/>
    <w:tmpl w:val="751C1796"/>
    <w:lvl w:ilvl="0" w:tplc="0422000F">
      <w:start w:val="1"/>
      <w:numFmt w:val="decimal"/>
      <w:lvlText w:val="%1."/>
      <w:lvlJc w:val="left"/>
      <w:pPr>
        <w:ind w:left="720" w:hanging="360"/>
      </w:pPr>
    </w:lvl>
    <w:lvl w:ilvl="1" w:tplc="04220019">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03" w15:restartNumberingAfterBreak="0">
    <w:nsid w:val="32CA3C6D"/>
    <w:multiLevelType w:val="hybridMultilevel"/>
    <w:tmpl w:val="A15CE022"/>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04" w15:restartNumberingAfterBreak="0">
    <w:nsid w:val="342113E9"/>
    <w:multiLevelType w:val="multilevel"/>
    <w:tmpl w:val="1194D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34304785"/>
    <w:multiLevelType w:val="hybridMultilevel"/>
    <w:tmpl w:val="08FCE9A4"/>
    <w:lvl w:ilvl="0" w:tplc="32AE8AD6">
      <w:start w:val="1"/>
      <w:numFmt w:val="decimal"/>
      <w:lvlText w:val="%1."/>
      <w:lvlJc w:val="left"/>
      <w:pPr>
        <w:ind w:left="720" w:hanging="360"/>
      </w:pPr>
      <w:rPr>
        <w:rFonts w:hint="default"/>
        <w:b w:val="0"/>
        <w:bCs/>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06" w15:restartNumberingAfterBreak="0">
    <w:nsid w:val="3493280A"/>
    <w:multiLevelType w:val="hybridMultilevel"/>
    <w:tmpl w:val="96A6F840"/>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07" w15:restartNumberingAfterBreak="0">
    <w:nsid w:val="36B03DA2"/>
    <w:multiLevelType w:val="hybridMultilevel"/>
    <w:tmpl w:val="7EBC7088"/>
    <w:lvl w:ilvl="0" w:tplc="788E7E52">
      <w:start w:val="1"/>
      <w:numFmt w:val="decimal"/>
      <w:lvlText w:val="%1."/>
      <w:lvlJc w:val="left"/>
      <w:pPr>
        <w:ind w:left="720" w:hanging="360"/>
      </w:pPr>
      <w:rPr>
        <w:rFonts w:hint="default"/>
        <w:b w:val="0"/>
        <w:bCs/>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08" w15:restartNumberingAfterBreak="0">
    <w:nsid w:val="375B5A12"/>
    <w:multiLevelType w:val="hybridMultilevel"/>
    <w:tmpl w:val="403002A0"/>
    <w:lvl w:ilvl="0" w:tplc="1E201324">
      <w:start w:val="1"/>
      <w:numFmt w:val="decimal"/>
      <w:lvlText w:val="%1."/>
      <w:lvlJc w:val="left"/>
      <w:pPr>
        <w:ind w:left="720" w:hanging="360"/>
      </w:pPr>
      <w:rPr>
        <w:rFonts w:hint="default"/>
        <w:b w:val="0"/>
        <w:bCs/>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09" w15:restartNumberingAfterBreak="0">
    <w:nsid w:val="37796D55"/>
    <w:multiLevelType w:val="hybridMultilevel"/>
    <w:tmpl w:val="3904C500"/>
    <w:lvl w:ilvl="0" w:tplc="788E7E52">
      <w:start w:val="1"/>
      <w:numFmt w:val="decimal"/>
      <w:lvlText w:val="%1."/>
      <w:lvlJc w:val="left"/>
      <w:pPr>
        <w:ind w:left="720" w:hanging="360"/>
      </w:pPr>
      <w:rPr>
        <w:rFonts w:hint="default"/>
        <w:b w:val="0"/>
        <w:bCs/>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10" w15:restartNumberingAfterBreak="0">
    <w:nsid w:val="382C2603"/>
    <w:multiLevelType w:val="hybridMultilevel"/>
    <w:tmpl w:val="FC82B866"/>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11" w15:restartNumberingAfterBreak="0">
    <w:nsid w:val="38541F71"/>
    <w:multiLevelType w:val="hybridMultilevel"/>
    <w:tmpl w:val="E55A3812"/>
    <w:lvl w:ilvl="0" w:tplc="04220001">
      <w:start w:val="1"/>
      <w:numFmt w:val="bullet"/>
      <w:lvlText w:val=""/>
      <w:lvlJc w:val="left"/>
      <w:pPr>
        <w:ind w:left="1150" w:hanging="360"/>
      </w:pPr>
      <w:rPr>
        <w:rFonts w:ascii="Symbol" w:hAnsi="Symbol" w:hint="default"/>
      </w:rPr>
    </w:lvl>
    <w:lvl w:ilvl="1" w:tplc="04220003" w:tentative="1">
      <w:start w:val="1"/>
      <w:numFmt w:val="bullet"/>
      <w:lvlText w:val="o"/>
      <w:lvlJc w:val="left"/>
      <w:pPr>
        <w:ind w:left="1870" w:hanging="360"/>
      </w:pPr>
      <w:rPr>
        <w:rFonts w:ascii="Courier New" w:hAnsi="Courier New" w:cs="Courier New" w:hint="default"/>
      </w:rPr>
    </w:lvl>
    <w:lvl w:ilvl="2" w:tplc="04220005" w:tentative="1">
      <w:start w:val="1"/>
      <w:numFmt w:val="bullet"/>
      <w:lvlText w:val=""/>
      <w:lvlJc w:val="left"/>
      <w:pPr>
        <w:ind w:left="2590" w:hanging="360"/>
      </w:pPr>
      <w:rPr>
        <w:rFonts w:ascii="Wingdings" w:hAnsi="Wingdings" w:hint="default"/>
      </w:rPr>
    </w:lvl>
    <w:lvl w:ilvl="3" w:tplc="04220001" w:tentative="1">
      <w:start w:val="1"/>
      <w:numFmt w:val="bullet"/>
      <w:lvlText w:val=""/>
      <w:lvlJc w:val="left"/>
      <w:pPr>
        <w:ind w:left="3310" w:hanging="360"/>
      </w:pPr>
      <w:rPr>
        <w:rFonts w:ascii="Symbol" w:hAnsi="Symbol" w:hint="default"/>
      </w:rPr>
    </w:lvl>
    <w:lvl w:ilvl="4" w:tplc="04220003" w:tentative="1">
      <w:start w:val="1"/>
      <w:numFmt w:val="bullet"/>
      <w:lvlText w:val="o"/>
      <w:lvlJc w:val="left"/>
      <w:pPr>
        <w:ind w:left="4030" w:hanging="360"/>
      </w:pPr>
      <w:rPr>
        <w:rFonts w:ascii="Courier New" w:hAnsi="Courier New" w:cs="Courier New" w:hint="default"/>
      </w:rPr>
    </w:lvl>
    <w:lvl w:ilvl="5" w:tplc="04220005" w:tentative="1">
      <w:start w:val="1"/>
      <w:numFmt w:val="bullet"/>
      <w:lvlText w:val=""/>
      <w:lvlJc w:val="left"/>
      <w:pPr>
        <w:ind w:left="4750" w:hanging="360"/>
      </w:pPr>
      <w:rPr>
        <w:rFonts w:ascii="Wingdings" w:hAnsi="Wingdings" w:hint="default"/>
      </w:rPr>
    </w:lvl>
    <w:lvl w:ilvl="6" w:tplc="04220001" w:tentative="1">
      <w:start w:val="1"/>
      <w:numFmt w:val="bullet"/>
      <w:lvlText w:val=""/>
      <w:lvlJc w:val="left"/>
      <w:pPr>
        <w:ind w:left="5470" w:hanging="360"/>
      </w:pPr>
      <w:rPr>
        <w:rFonts w:ascii="Symbol" w:hAnsi="Symbol" w:hint="default"/>
      </w:rPr>
    </w:lvl>
    <w:lvl w:ilvl="7" w:tplc="04220003" w:tentative="1">
      <w:start w:val="1"/>
      <w:numFmt w:val="bullet"/>
      <w:lvlText w:val="o"/>
      <w:lvlJc w:val="left"/>
      <w:pPr>
        <w:ind w:left="6190" w:hanging="360"/>
      </w:pPr>
      <w:rPr>
        <w:rFonts w:ascii="Courier New" w:hAnsi="Courier New" w:cs="Courier New" w:hint="default"/>
      </w:rPr>
    </w:lvl>
    <w:lvl w:ilvl="8" w:tplc="04220005" w:tentative="1">
      <w:start w:val="1"/>
      <w:numFmt w:val="bullet"/>
      <w:lvlText w:val=""/>
      <w:lvlJc w:val="left"/>
      <w:pPr>
        <w:ind w:left="6910" w:hanging="360"/>
      </w:pPr>
      <w:rPr>
        <w:rFonts w:ascii="Wingdings" w:hAnsi="Wingdings" w:hint="default"/>
      </w:rPr>
    </w:lvl>
  </w:abstractNum>
  <w:abstractNum w:abstractNumId="112" w15:restartNumberingAfterBreak="0">
    <w:nsid w:val="38AC4C1A"/>
    <w:multiLevelType w:val="hybridMultilevel"/>
    <w:tmpl w:val="6A548F9C"/>
    <w:lvl w:ilvl="0" w:tplc="788E7E52">
      <w:start w:val="1"/>
      <w:numFmt w:val="decimal"/>
      <w:lvlText w:val="%1."/>
      <w:lvlJc w:val="left"/>
      <w:pPr>
        <w:ind w:left="720" w:hanging="360"/>
      </w:pPr>
      <w:rPr>
        <w:rFonts w:hint="default"/>
        <w:b w:val="0"/>
        <w:bCs/>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13" w15:restartNumberingAfterBreak="0">
    <w:nsid w:val="39F066DF"/>
    <w:multiLevelType w:val="hybridMultilevel"/>
    <w:tmpl w:val="E08849DE"/>
    <w:lvl w:ilvl="0" w:tplc="FFFFFFFF">
      <w:start w:val="1"/>
      <w:numFmt w:val="decimal"/>
      <w:lvlText w:val="%1."/>
      <w:lvlJc w:val="left"/>
      <w:pPr>
        <w:ind w:left="720" w:hanging="360"/>
      </w:pPr>
    </w:lvl>
    <w:lvl w:ilvl="1" w:tplc="0422000F">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4" w15:restartNumberingAfterBreak="0">
    <w:nsid w:val="3A2D161A"/>
    <w:multiLevelType w:val="hybridMultilevel"/>
    <w:tmpl w:val="2042FC54"/>
    <w:lvl w:ilvl="0" w:tplc="04220001">
      <w:start w:val="1"/>
      <w:numFmt w:val="bullet"/>
      <w:lvlText w:val=""/>
      <w:lvlJc w:val="left"/>
      <w:pPr>
        <w:ind w:left="1090" w:hanging="360"/>
      </w:pPr>
      <w:rPr>
        <w:rFonts w:ascii="Symbol" w:hAnsi="Symbol" w:hint="default"/>
      </w:rPr>
    </w:lvl>
    <w:lvl w:ilvl="1" w:tplc="04220003" w:tentative="1">
      <w:start w:val="1"/>
      <w:numFmt w:val="bullet"/>
      <w:lvlText w:val="o"/>
      <w:lvlJc w:val="left"/>
      <w:pPr>
        <w:ind w:left="1810" w:hanging="360"/>
      </w:pPr>
      <w:rPr>
        <w:rFonts w:ascii="Courier New" w:hAnsi="Courier New" w:cs="Courier New" w:hint="default"/>
      </w:rPr>
    </w:lvl>
    <w:lvl w:ilvl="2" w:tplc="04220005" w:tentative="1">
      <w:start w:val="1"/>
      <w:numFmt w:val="bullet"/>
      <w:lvlText w:val=""/>
      <w:lvlJc w:val="left"/>
      <w:pPr>
        <w:ind w:left="2530" w:hanging="360"/>
      </w:pPr>
      <w:rPr>
        <w:rFonts w:ascii="Wingdings" w:hAnsi="Wingdings" w:hint="default"/>
      </w:rPr>
    </w:lvl>
    <w:lvl w:ilvl="3" w:tplc="04220001" w:tentative="1">
      <w:start w:val="1"/>
      <w:numFmt w:val="bullet"/>
      <w:lvlText w:val=""/>
      <w:lvlJc w:val="left"/>
      <w:pPr>
        <w:ind w:left="3250" w:hanging="360"/>
      </w:pPr>
      <w:rPr>
        <w:rFonts w:ascii="Symbol" w:hAnsi="Symbol" w:hint="default"/>
      </w:rPr>
    </w:lvl>
    <w:lvl w:ilvl="4" w:tplc="04220003" w:tentative="1">
      <w:start w:val="1"/>
      <w:numFmt w:val="bullet"/>
      <w:lvlText w:val="o"/>
      <w:lvlJc w:val="left"/>
      <w:pPr>
        <w:ind w:left="3970" w:hanging="360"/>
      </w:pPr>
      <w:rPr>
        <w:rFonts w:ascii="Courier New" w:hAnsi="Courier New" w:cs="Courier New" w:hint="default"/>
      </w:rPr>
    </w:lvl>
    <w:lvl w:ilvl="5" w:tplc="04220005" w:tentative="1">
      <w:start w:val="1"/>
      <w:numFmt w:val="bullet"/>
      <w:lvlText w:val=""/>
      <w:lvlJc w:val="left"/>
      <w:pPr>
        <w:ind w:left="4690" w:hanging="360"/>
      </w:pPr>
      <w:rPr>
        <w:rFonts w:ascii="Wingdings" w:hAnsi="Wingdings" w:hint="default"/>
      </w:rPr>
    </w:lvl>
    <w:lvl w:ilvl="6" w:tplc="04220001" w:tentative="1">
      <w:start w:val="1"/>
      <w:numFmt w:val="bullet"/>
      <w:lvlText w:val=""/>
      <w:lvlJc w:val="left"/>
      <w:pPr>
        <w:ind w:left="5410" w:hanging="360"/>
      </w:pPr>
      <w:rPr>
        <w:rFonts w:ascii="Symbol" w:hAnsi="Symbol" w:hint="default"/>
      </w:rPr>
    </w:lvl>
    <w:lvl w:ilvl="7" w:tplc="04220003" w:tentative="1">
      <w:start w:val="1"/>
      <w:numFmt w:val="bullet"/>
      <w:lvlText w:val="o"/>
      <w:lvlJc w:val="left"/>
      <w:pPr>
        <w:ind w:left="6130" w:hanging="360"/>
      </w:pPr>
      <w:rPr>
        <w:rFonts w:ascii="Courier New" w:hAnsi="Courier New" w:cs="Courier New" w:hint="default"/>
      </w:rPr>
    </w:lvl>
    <w:lvl w:ilvl="8" w:tplc="04220005" w:tentative="1">
      <w:start w:val="1"/>
      <w:numFmt w:val="bullet"/>
      <w:lvlText w:val=""/>
      <w:lvlJc w:val="left"/>
      <w:pPr>
        <w:ind w:left="6850" w:hanging="360"/>
      </w:pPr>
      <w:rPr>
        <w:rFonts w:ascii="Wingdings" w:hAnsi="Wingdings" w:hint="default"/>
      </w:rPr>
    </w:lvl>
  </w:abstractNum>
  <w:abstractNum w:abstractNumId="115" w15:restartNumberingAfterBreak="0">
    <w:nsid w:val="3A742617"/>
    <w:multiLevelType w:val="hybridMultilevel"/>
    <w:tmpl w:val="D5FCA784"/>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16" w15:restartNumberingAfterBreak="0">
    <w:nsid w:val="3A7C77ED"/>
    <w:multiLevelType w:val="hybridMultilevel"/>
    <w:tmpl w:val="3CF61E9C"/>
    <w:lvl w:ilvl="0" w:tplc="788E7E52">
      <w:start w:val="1"/>
      <w:numFmt w:val="decimal"/>
      <w:lvlText w:val="%1."/>
      <w:lvlJc w:val="left"/>
      <w:pPr>
        <w:ind w:left="720" w:hanging="360"/>
      </w:pPr>
      <w:rPr>
        <w:rFonts w:hint="default"/>
        <w:b w:val="0"/>
        <w:bCs/>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17" w15:restartNumberingAfterBreak="0">
    <w:nsid w:val="3AA7636C"/>
    <w:multiLevelType w:val="hybridMultilevel"/>
    <w:tmpl w:val="F3300C7C"/>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18" w15:restartNumberingAfterBreak="0">
    <w:nsid w:val="3ABC0245"/>
    <w:multiLevelType w:val="hybridMultilevel"/>
    <w:tmpl w:val="A624291C"/>
    <w:lvl w:ilvl="0" w:tplc="F3F81612">
      <w:start w:val="1"/>
      <w:numFmt w:val="decimal"/>
      <w:lvlText w:val="%1."/>
      <w:lvlJc w:val="left"/>
      <w:pPr>
        <w:ind w:left="720" w:hanging="360"/>
      </w:pPr>
      <w:rPr>
        <w:rFonts w:hint="default"/>
        <w:b w:val="0"/>
        <w:bCs/>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19" w15:restartNumberingAfterBreak="0">
    <w:nsid w:val="3AFD3DC0"/>
    <w:multiLevelType w:val="hybridMultilevel"/>
    <w:tmpl w:val="5C7EE10C"/>
    <w:lvl w:ilvl="0" w:tplc="50CAA6CE">
      <w:start w:val="1"/>
      <w:numFmt w:val="decimal"/>
      <w:lvlText w:val="%1."/>
      <w:lvlJc w:val="left"/>
      <w:pPr>
        <w:ind w:left="720" w:hanging="360"/>
      </w:pPr>
      <w:rPr>
        <w:rFonts w:hint="default"/>
        <w:b w:val="0"/>
        <w:bCs/>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20" w15:restartNumberingAfterBreak="0">
    <w:nsid w:val="3B1257DF"/>
    <w:multiLevelType w:val="hybridMultilevel"/>
    <w:tmpl w:val="ADF4DFDC"/>
    <w:lvl w:ilvl="0" w:tplc="50CAA6CE">
      <w:start w:val="1"/>
      <w:numFmt w:val="decimal"/>
      <w:lvlText w:val="%1."/>
      <w:lvlJc w:val="left"/>
      <w:pPr>
        <w:ind w:left="720" w:hanging="360"/>
      </w:pPr>
      <w:rPr>
        <w:rFonts w:hint="default"/>
        <w:b w:val="0"/>
        <w:bCs/>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21" w15:restartNumberingAfterBreak="0">
    <w:nsid w:val="3B1E264A"/>
    <w:multiLevelType w:val="hybridMultilevel"/>
    <w:tmpl w:val="8FC29A8E"/>
    <w:lvl w:ilvl="0" w:tplc="31F86434">
      <w:start w:val="1"/>
      <w:numFmt w:val="decimal"/>
      <w:lvlText w:val="%1."/>
      <w:lvlJc w:val="left"/>
      <w:pPr>
        <w:ind w:left="720" w:hanging="360"/>
      </w:pPr>
      <w:rPr>
        <w:rFonts w:hint="default"/>
        <w:b w:val="0"/>
        <w:bCs/>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22" w15:restartNumberingAfterBreak="0">
    <w:nsid w:val="3BC4036B"/>
    <w:multiLevelType w:val="hybridMultilevel"/>
    <w:tmpl w:val="888E3082"/>
    <w:lvl w:ilvl="0" w:tplc="F3F81612">
      <w:start w:val="1"/>
      <w:numFmt w:val="decimal"/>
      <w:lvlText w:val="%1."/>
      <w:lvlJc w:val="left"/>
      <w:pPr>
        <w:ind w:left="720" w:hanging="360"/>
      </w:pPr>
      <w:rPr>
        <w:rFonts w:hint="default"/>
        <w:b w:val="0"/>
        <w:bCs/>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23" w15:restartNumberingAfterBreak="0">
    <w:nsid w:val="3C5662E3"/>
    <w:multiLevelType w:val="hybridMultilevel"/>
    <w:tmpl w:val="7D8AA820"/>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4" w15:restartNumberingAfterBreak="0">
    <w:nsid w:val="3CEA15EA"/>
    <w:multiLevelType w:val="hybridMultilevel"/>
    <w:tmpl w:val="D8CA56E4"/>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25" w15:restartNumberingAfterBreak="0">
    <w:nsid w:val="3D2B4A0C"/>
    <w:multiLevelType w:val="hybridMultilevel"/>
    <w:tmpl w:val="D93EAAEE"/>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26" w15:restartNumberingAfterBreak="0">
    <w:nsid w:val="3DE5336D"/>
    <w:multiLevelType w:val="hybridMultilevel"/>
    <w:tmpl w:val="1E66B4BC"/>
    <w:lvl w:ilvl="0" w:tplc="04220001">
      <w:start w:val="1"/>
      <w:numFmt w:val="bullet"/>
      <w:lvlText w:val=""/>
      <w:lvlJc w:val="left"/>
      <w:pPr>
        <w:ind w:left="1090" w:hanging="360"/>
      </w:pPr>
      <w:rPr>
        <w:rFonts w:ascii="Symbol" w:hAnsi="Symbol" w:hint="default"/>
      </w:rPr>
    </w:lvl>
    <w:lvl w:ilvl="1" w:tplc="04220003" w:tentative="1">
      <w:start w:val="1"/>
      <w:numFmt w:val="bullet"/>
      <w:lvlText w:val="o"/>
      <w:lvlJc w:val="left"/>
      <w:pPr>
        <w:ind w:left="1810" w:hanging="360"/>
      </w:pPr>
      <w:rPr>
        <w:rFonts w:ascii="Courier New" w:hAnsi="Courier New" w:cs="Courier New" w:hint="default"/>
      </w:rPr>
    </w:lvl>
    <w:lvl w:ilvl="2" w:tplc="04220005" w:tentative="1">
      <w:start w:val="1"/>
      <w:numFmt w:val="bullet"/>
      <w:lvlText w:val=""/>
      <w:lvlJc w:val="left"/>
      <w:pPr>
        <w:ind w:left="2530" w:hanging="360"/>
      </w:pPr>
      <w:rPr>
        <w:rFonts w:ascii="Wingdings" w:hAnsi="Wingdings" w:hint="default"/>
      </w:rPr>
    </w:lvl>
    <w:lvl w:ilvl="3" w:tplc="04220001" w:tentative="1">
      <w:start w:val="1"/>
      <w:numFmt w:val="bullet"/>
      <w:lvlText w:val=""/>
      <w:lvlJc w:val="left"/>
      <w:pPr>
        <w:ind w:left="3250" w:hanging="360"/>
      </w:pPr>
      <w:rPr>
        <w:rFonts w:ascii="Symbol" w:hAnsi="Symbol" w:hint="default"/>
      </w:rPr>
    </w:lvl>
    <w:lvl w:ilvl="4" w:tplc="04220003" w:tentative="1">
      <w:start w:val="1"/>
      <w:numFmt w:val="bullet"/>
      <w:lvlText w:val="o"/>
      <w:lvlJc w:val="left"/>
      <w:pPr>
        <w:ind w:left="3970" w:hanging="360"/>
      </w:pPr>
      <w:rPr>
        <w:rFonts w:ascii="Courier New" w:hAnsi="Courier New" w:cs="Courier New" w:hint="default"/>
      </w:rPr>
    </w:lvl>
    <w:lvl w:ilvl="5" w:tplc="04220005" w:tentative="1">
      <w:start w:val="1"/>
      <w:numFmt w:val="bullet"/>
      <w:lvlText w:val=""/>
      <w:lvlJc w:val="left"/>
      <w:pPr>
        <w:ind w:left="4690" w:hanging="360"/>
      </w:pPr>
      <w:rPr>
        <w:rFonts w:ascii="Wingdings" w:hAnsi="Wingdings" w:hint="default"/>
      </w:rPr>
    </w:lvl>
    <w:lvl w:ilvl="6" w:tplc="04220001" w:tentative="1">
      <w:start w:val="1"/>
      <w:numFmt w:val="bullet"/>
      <w:lvlText w:val=""/>
      <w:lvlJc w:val="left"/>
      <w:pPr>
        <w:ind w:left="5410" w:hanging="360"/>
      </w:pPr>
      <w:rPr>
        <w:rFonts w:ascii="Symbol" w:hAnsi="Symbol" w:hint="default"/>
      </w:rPr>
    </w:lvl>
    <w:lvl w:ilvl="7" w:tplc="04220003" w:tentative="1">
      <w:start w:val="1"/>
      <w:numFmt w:val="bullet"/>
      <w:lvlText w:val="o"/>
      <w:lvlJc w:val="left"/>
      <w:pPr>
        <w:ind w:left="6130" w:hanging="360"/>
      </w:pPr>
      <w:rPr>
        <w:rFonts w:ascii="Courier New" w:hAnsi="Courier New" w:cs="Courier New" w:hint="default"/>
      </w:rPr>
    </w:lvl>
    <w:lvl w:ilvl="8" w:tplc="04220005" w:tentative="1">
      <w:start w:val="1"/>
      <w:numFmt w:val="bullet"/>
      <w:lvlText w:val=""/>
      <w:lvlJc w:val="left"/>
      <w:pPr>
        <w:ind w:left="6850" w:hanging="360"/>
      </w:pPr>
      <w:rPr>
        <w:rFonts w:ascii="Wingdings" w:hAnsi="Wingdings" w:hint="default"/>
      </w:rPr>
    </w:lvl>
  </w:abstractNum>
  <w:abstractNum w:abstractNumId="127" w15:restartNumberingAfterBreak="0">
    <w:nsid w:val="3E661530"/>
    <w:multiLevelType w:val="hybridMultilevel"/>
    <w:tmpl w:val="F75C3508"/>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28" w15:restartNumberingAfterBreak="0">
    <w:nsid w:val="3ECF4A46"/>
    <w:multiLevelType w:val="hybridMultilevel"/>
    <w:tmpl w:val="4476BB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3EFE449A"/>
    <w:multiLevelType w:val="hybridMultilevel"/>
    <w:tmpl w:val="054690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3F3E6080"/>
    <w:multiLevelType w:val="hybridMultilevel"/>
    <w:tmpl w:val="AB9041C0"/>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31" w15:restartNumberingAfterBreak="0">
    <w:nsid w:val="40E12834"/>
    <w:multiLevelType w:val="hybridMultilevel"/>
    <w:tmpl w:val="73785492"/>
    <w:lvl w:ilvl="0" w:tplc="0422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2" w15:restartNumberingAfterBreak="0">
    <w:nsid w:val="40F52B3E"/>
    <w:multiLevelType w:val="hybridMultilevel"/>
    <w:tmpl w:val="42DAF5E8"/>
    <w:lvl w:ilvl="0" w:tplc="F3F81612">
      <w:start w:val="1"/>
      <w:numFmt w:val="decimal"/>
      <w:lvlText w:val="%1."/>
      <w:lvlJc w:val="left"/>
      <w:pPr>
        <w:ind w:left="720" w:hanging="360"/>
      </w:pPr>
      <w:rPr>
        <w:rFonts w:hint="default"/>
        <w:b w:val="0"/>
        <w:bCs/>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33" w15:restartNumberingAfterBreak="0">
    <w:nsid w:val="425214A0"/>
    <w:multiLevelType w:val="hybridMultilevel"/>
    <w:tmpl w:val="FA7044C2"/>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34" w15:restartNumberingAfterBreak="0">
    <w:nsid w:val="426C7C62"/>
    <w:multiLevelType w:val="hybridMultilevel"/>
    <w:tmpl w:val="25F820A4"/>
    <w:lvl w:ilvl="0" w:tplc="9078E8C8">
      <w:start w:val="1"/>
      <w:numFmt w:val="decimal"/>
      <w:lvlText w:val="%1."/>
      <w:lvlJc w:val="left"/>
      <w:pPr>
        <w:ind w:left="720" w:hanging="360"/>
      </w:pPr>
      <w:rPr>
        <w:rFonts w:hint="default"/>
        <w:b w:val="0"/>
        <w:bCs/>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35" w15:restartNumberingAfterBreak="0">
    <w:nsid w:val="43A54768"/>
    <w:multiLevelType w:val="hybridMultilevel"/>
    <w:tmpl w:val="82D6B5E6"/>
    <w:lvl w:ilvl="0" w:tplc="32AE8AD6">
      <w:start w:val="1"/>
      <w:numFmt w:val="decimal"/>
      <w:lvlText w:val="%1."/>
      <w:lvlJc w:val="left"/>
      <w:pPr>
        <w:ind w:left="720" w:hanging="360"/>
      </w:pPr>
      <w:rPr>
        <w:rFonts w:hint="default"/>
        <w:b w:val="0"/>
        <w:bCs/>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36" w15:restartNumberingAfterBreak="0">
    <w:nsid w:val="44024507"/>
    <w:multiLevelType w:val="hybridMultilevel"/>
    <w:tmpl w:val="BD26FBCC"/>
    <w:lvl w:ilvl="0" w:tplc="F3F81612">
      <w:start w:val="1"/>
      <w:numFmt w:val="decimal"/>
      <w:lvlText w:val="%1."/>
      <w:lvlJc w:val="left"/>
      <w:pPr>
        <w:ind w:left="720" w:hanging="360"/>
      </w:pPr>
      <w:rPr>
        <w:rFonts w:hint="default"/>
        <w:b w:val="0"/>
        <w:bCs/>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37" w15:restartNumberingAfterBreak="0">
    <w:nsid w:val="441F274D"/>
    <w:multiLevelType w:val="hybridMultilevel"/>
    <w:tmpl w:val="71E4A244"/>
    <w:lvl w:ilvl="0" w:tplc="0422000F">
      <w:start w:val="1"/>
      <w:numFmt w:val="decimal"/>
      <w:lvlText w:val="%1."/>
      <w:lvlJc w:val="left"/>
      <w:pPr>
        <w:ind w:left="720" w:hanging="360"/>
      </w:pPr>
    </w:lvl>
    <w:lvl w:ilvl="1" w:tplc="FFFFFFFF">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8" w15:restartNumberingAfterBreak="0">
    <w:nsid w:val="44385E7D"/>
    <w:multiLevelType w:val="hybridMultilevel"/>
    <w:tmpl w:val="6206EDDA"/>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39" w15:restartNumberingAfterBreak="0">
    <w:nsid w:val="446A5D8C"/>
    <w:multiLevelType w:val="hybridMultilevel"/>
    <w:tmpl w:val="062E808C"/>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40" w15:restartNumberingAfterBreak="0">
    <w:nsid w:val="446A6C38"/>
    <w:multiLevelType w:val="hybridMultilevel"/>
    <w:tmpl w:val="D520E2E8"/>
    <w:lvl w:ilvl="0" w:tplc="0409000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1" w15:restartNumberingAfterBreak="0">
    <w:nsid w:val="449372E3"/>
    <w:multiLevelType w:val="hybridMultilevel"/>
    <w:tmpl w:val="6DF26364"/>
    <w:lvl w:ilvl="0" w:tplc="788E7E52">
      <w:start w:val="1"/>
      <w:numFmt w:val="decimal"/>
      <w:lvlText w:val="%1."/>
      <w:lvlJc w:val="left"/>
      <w:pPr>
        <w:ind w:left="720" w:hanging="360"/>
      </w:pPr>
      <w:rPr>
        <w:rFonts w:hint="default"/>
        <w:b w:val="0"/>
        <w:bCs/>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42" w15:restartNumberingAfterBreak="0">
    <w:nsid w:val="44A70B40"/>
    <w:multiLevelType w:val="hybridMultilevel"/>
    <w:tmpl w:val="8F8EA462"/>
    <w:lvl w:ilvl="0" w:tplc="5D0E5DDC">
      <w:start w:val="1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44AB0BE3"/>
    <w:multiLevelType w:val="hybridMultilevel"/>
    <w:tmpl w:val="5414ED5C"/>
    <w:lvl w:ilvl="0" w:tplc="32AE8AD6">
      <w:start w:val="1"/>
      <w:numFmt w:val="decimal"/>
      <w:lvlText w:val="%1."/>
      <w:lvlJc w:val="left"/>
      <w:pPr>
        <w:ind w:left="720" w:hanging="360"/>
      </w:pPr>
      <w:rPr>
        <w:rFonts w:hint="default"/>
        <w:b w:val="0"/>
        <w:bCs/>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44" w15:restartNumberingAfterBreak="0">
    <w:nsid w:val="44CD2DB9"/>
    <w:multiLevelType w:val="hybridMultilevel"/>
    <w:tmpl w:val="07382946"/>
    <w:lvl w:ilvl="0" w:tplc="F3F81612">
      <w:start w:val="1"/>
      <w:numFmt w:val="decimal"/>
      <w:lvlText w:val="%1."/>
      <w:lvlJc w:val="left"/>
      <w:pPr>
        <w:ind w:left="720" w:hanging="360"/>
      </w:pPr>
      <w:rPr>
        <w:rFonts w:hint="default"/>
        <w:b w:val="0"/>
        <w:bCs/>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45" w15:restartNumberingAfterBreak="0">
    <w:nsid w:val="452F5303"/>
    <w:multiLevelType w:val="hybridMultilevel"/>
    <w:tmpl w:val="DBA62670"/>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46" w15:restartNumberingAfterBreak="0">
    <w:nsid w:val="45FA398F"/>
    <w:multiLevelType w:val="hybridMultilevel"/>
    <w:tmpl w:val="DE9811B8"/>
    <w:lvl w:ilvl="0" w:tplc="058AD204">
      <w:start w:val="1"/>
      <w:numFmt w:val="decimal"/>
      <w:lvlText w:val="%1."/>
      <w:lvlJc w:val="left"/>
      <w:pPr>
        <w:ind w:left="720" w:hanging="360"/>
      </w:pPr>
      <w:rPr>
        <w:rFonts w:hint="default"/>
        <w:b w:val="0"/>
        <w:bCs/>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47" w15:restartNumberingAfterBreak="0">
    <w:nsid w:val="46CF3BA3"/>
    <w:multiLevelType w:val="hybridMultilevel"/>
    <w:tmpl w:val="54325D92"/>
    <w:lvl w:ilvl="0" w:tplc="788E7E52">
      <w:start w:val="1"/>
      <w:numFmt w:val="decimal"/>
      <w:lvlText w:val="%1."/>
      <w:lvlJc w:val="left"/>
      <w:pPr>
        <w:ind w:left="720" w:hanging="360"/>
      </w:pPr>
      <w:rPr>
        <w:rFonts w:hint="default"/>
        <w:b w:val="0"/>
        <w:bCs/>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48" w15:restartNumberingAfterBreak="0">
    <w:nsid w:val="470A05F7"/>
    <w:multiLevelType w:val="hybridMultilevel"/>
    <w:tmpl w:val="19F4190A"/>
    <w:lvl w:ilvl="0" w:tplc="32AE8AD6">
      <w:start w:val="1"/>
      <w:numFmt w:val="decimal"/>
      <w:lvlText w:val="%1."/>
      <w:lvlJc w:val="left"/>
      <w:pPr>
        <w:ind w:left="720" w:hanging="360"/>
      </w:pPr>
      <w:rPr>
        <w:rFonts w:hint="default"/>
        <w:b w:val="0"/>
        <w:bCs/>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49" w15:restartNumberingAfterBreak="0">
    <w:nsid w:val="474C6E60"/>
    <w:multiLevelType w:val="hybridMultilevel"/>
    <w:tmpl w:val="6A4686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481E58D6"/>
    <w:multiLevelType w:val="hybridMultilevel"/>
    <w:tmpl w:val="944CB038"/>
    <w:lvl w:ilvl="0" w:tplc="32AE8AD6">
      <w:start w:val="1"/>
      <w:numFmt w:val="decimal"/>
      <w:lvlText w:val="%1."/>
      <w:lvlJc w:val="left"/>
      <w:pPr>
        <w:ind w:left="720" w:hanging="360"/>
      </w:pPr>
      <w:rPr>
        <w:rFonts w:hint="default"/>
        <w:b w:val="0"/>
        <w:bCs/>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51" w15:restartNumberingAfterBreak="0">
    <w:nsid w:val="483A101B"/>
    <w:multiLevelType w:val="hybridMultilevel"/>
    <w:tmpl w:val="238AC154"/>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52" w15:restartNumberingAfterBreak="0">
    <w:nsid w:val="48483B86"/>
    <w:multiLevelType w:val="hybridMultilevel"/>
    <w:tmpl w:val="2BFAA122"/>
    <w:lvl w:ilvl="0" w:tplc="058AD204">
      <w:start w:val="1"/>
      <w:numFmt w:val="decimal"/>
      <w:lvlText w:val="%1."/>
      <w:lvlJc w:val="left"/>
      <w:pPr>
        <w:ind w:left="720" w:hanging="360"/>
      </w:pPr>
      <w:rPr>
        <w:rFonts w:hint="default"/>
        <w:b w:val="0"/>
        <w:bCs/>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53" w15:restartNumberingAfterBreak="0">
    <w:nsid w:val="48B04736"/>
    <w:multiLevelType w:val="hybridMultilevel"/>
    <w:tmpl w:val="36C46C90"/>
    <w:lvl w:ilvl="0" w:tplc="A90CA5A6">
      <w:start w:val="1"/>
      <w:numFmt w:val="decimal"/>
      <w:lvlText w:val="%1."/>
      <w:lvlJc w:val="left"/>
      <w:pPr>
        <w:ind w:left="720" w:hanging="360"/>
      </w:pPr>
      <w:rPr>
        <w:rFonts w:hint="default"/>
        <w:b w:val="0"/>
        <w:bCs/>
      </w:rPr>
    </w:lvl>
    <w:lvl w:ilvl="1" w:tplc="04220019">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54" w15:restartNumberingAfterBreak="0">
    <w:nsid w:val="49114F06"/>
    <w:multiLevelType w:val="hybridMultilevel"/>
    <w:tmpl w:val="B8B68F00"/>
    <w:lvl w:ilvl="0" w:tplc="4DD07D9C">
      <w:start w:val="1"/>
      <w:numFmt w:val="decimal"/>
      <w:lvlText w:val="%1."/>
      <w:lvlJc w:val="left"/>
      <w:pPr>
        <w:ind w:left="720" w:hanging="360"/>
      </w:pPr>
      <w:rPr>
        <w:rFonts w:hint="default"/>
        <w:b w:val="0"/>
        <w:bCs/>
      </w:rPr>
    </w:lvl>
    <w:lvl w:ilvl="1" w:tplc="04220019">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55" w15:restartNumberingAfterBreak="0">
    <w:nsid w:val="4B1F2592"/>
    <w:multiLevelType w:val="hybridMultilevel"/>
    <w:tmpl w:val="1BD0694C"/>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56" w15:restartNumberingAfterBreak="0">
    <w:nsid w:val="4B500157"/>
    <w:multiLevelType w:val="hybridMultilevel"/>
    <w:tmpl w:val="154090DE"/>
    <w:lvl w:ilvl="0" w:tplc="04220001">
      <w:start w:val="1"/>
      <w:numFmt w:val="bullet"/>
      <w:lvlText w:val=""/>
      <w:lvlJc w:val="left"/>
      <w:pPr>
        <w:ind w:left="1090" w:hanging="360"/>
      </w:pPr>
      <w:rPr>
        <w:rFonts w:ascii="Symbol" w:hAnsi="Symbol" w:hint="default"/>
      </w:rPr>
    </w:lvl>
    <w:lvl w:ilvl="1" w:tplc="04220003" w:tentative="1">
      <w:start w:val="1"/>
      <w:numFmt w:val="bullet"/>
      <w:lvlText w:val="o"/>
      <w:lvlJc w:val="left"/>
      <w:pPr>
        <w:ind w:left="1810" w:hanging="360"/>
      </w:pPr>
      <w:rPr>
        <w:rFonts w:ascii="Courier New" w:hAnsi="Courier New" w:cs="Courier New" w:hint="default"/>
      </w:rPr>
    </w:lvl>
    <w:lvl w:ilvl="2" w:tplc="04220005" w:tentative="1">
      <w:start w:val="1"/>
      <w:numFmt w:val="bullet"/>
      <w:lvlText w:val=""/>
      <w:lvlJc w:val="left"/>
      <w:pPr>
        <w:ind w:left="2530" w:hanging="360"/>
      </w:pPr>
      <w:rPr>
        <w:rFonts w:ascii="Wingdings" w:hAnsi="Wingdings" w:hint="default"/>
      </w:rPr>
    </w:lvl>
    <w:lvl w:ilvl="3" w:tplc="04220001" w:tentative="1">
      <w:start w:val="1"/>
      <w:numFmt w:val="bullet"/>
      <w:lvlText w:val=""/>
      <w:lvlJc w:val="left"/>
      <w:pPr>
        <w:ind w:left="3250" w:hanging="360"/>
      </w:pPr>
      <w:rPr>
        <w:rFonts w:ascii="Symbol" w:hAnsi="Symbol" w:hint="default"/>
      </w:rPr>
    </w:lvl>
    <w:lvl w:ilvl="4" w:tplc="04220003" w:tentative="1">
      <w:start w:val="1"/>
      <w:numFmt w:val="bullet"/>
      <w:lvlText w:val="o"/>
      <w:lvlJc w:val="left"/>
      <w:pPr>
        <w:ind w:left="3970" w:hanging="360"/>
      </w:pPr>
      <w:rPr>
        <w:rFonts w:ascii="Courier New" w:hAnsi="Courier New" w:cs="Courier New" w:hint="default"/>
      </w:rPr>
    </w:lvl>
    <w:lvl w:ilvl="5" w:tplc="04220005" w:tentative="1">
      <w:start w:val="1"/>
      <w:numFmt w:val="bullet"/>
      <w:lvlText w:val=""/>
      <w:lvlJc w:val="left"/>
      <w:pPr>
        <w:ind w:left="4690" w:hanging="360"/>
      </w:pPr>
      <w:rPr>
        <w:rFonts w:ascii="Wingdings" w:hAnsi="Wingdings" w:hint="default"/>
      </w:rPr>
    </w:lvl>
    <w:lvl w:ilvl="6" w:tplc="04220001" w:tentative="1">
      <w:start w:val="1"/>
      <w:numFmt w:val="bullet"/>
      <w:lvlText w:val=""/>
      <w:lvlJc w:val="left"/>
      <w:pPr>
        <w:ind w:left="5410" w:hanging="360"/>
      </w:pPr>
      <w:rPr>
        <w:rFonts w:ascii="Symbol" w:hAnsi="Symbol" w:hint="default"/>
      </w:rPr>
    </w:lvl>
    <w:lvl w:ilvl="7" w:tplc="04220003" w:tentative="1">
      <w:start w:val="1"/>
      <w:numFmt w:val="bullet"/>
      <w:lvlText w:val="o"/>
      <w:lvlJc w:val="left"/>
      <w:pPr>
        <w:ind w:left="6130" w:hanging="360"/>
      </w:pPr>
      <w:rPr>
        <w:rFonts w:ascii="Courier New" w:hAnsi="Courier New" w:cs="Courier New" w:hint="default"/>
      </w:rPr>
    </w:lvl>
    <w:lvl w:ilvl="8" w:tplc="04220005" w:tentative="1">
      <w:start w:val="1"/>
      <w:numFmt w:val="bullet"/>
      <w:lvlText w:val=""/>
      <w:lvlJc w:val="left"/>
      <w:pPr>
        <w:ind w:left="6850" w:hanging="360"/>
      </w:pPr>
      <w:rPr>
        <w:rFonts w:ascii="Wingdings" w:hAnsi="Wingdings" w:hint="default"/>
      </w:rPr>
    </w:lvl>
  </w:abstractNum>
  <w:abstractNum w:abstractNumId="157" w15:restartNumberingAfterBreak="0">
    <w:nsid w:val="4C244620"/>
    <w:multiLevelType w:val="hybridMultilevel"/>
    <w:tmpl w:val="15CCAC26"/>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58" w15:restartNumberingAfterBreak="0">
    <w:nsid w:val="4CC31451"/>
    <w:multiLevelType w:val="hybridMultilevel"/>
    <w:tmpl w:val="12D60344"/>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59" w15:restartNumberingAfterBreak="0">
    <w:nsid w:val="4DA16159"/>
    <w:multiLevelType w:val="hybridMultilevel"/>
    <w:tmpl w:val="CFB63638"/>
    <w:lvl w:ilvl="0" w:tplc="F3F81612">
      <w:start w:val="1"/>
      <w:numFmt w:val="decimal"/>
      <w:lvlText w:val="%1."/>
      <w:lvlJc w:val="left"/>
      <w:pPr>
        <w:ind w:left="720" w:hanging="360"/>
      </w:pPr>
      <w:rPr>
        <w:rFonts w:hint="default"/>
        <w:b w:val="0"/>
        <w:bCs/>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60" w15:restartNumberingAfterBreak="0">
    <w:nsid w:val="4EBB1CAD"/>
    <w:multiLevelType w:val="hybridMultilevel"/>
    <w:tmpl w:val="9D42689C"/>
    <w:lvl w:ilvl="0" w:tplc="058AD204">
      <w:start w:val="1"/>
      <w:numFmt w:val="decimal"/>
      <w:lvlText w:val="%1."/>
      <w:lvlJc w:val="left"/>
      <w:pPr>
        <w:ind w:left="720" w:hanging="360"/>
      </w:pPr>
      <w:rPr>
        <w:rFonts w:hint="default"/>
        <w:b w:val="0"/>
        <w:bCs/>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61" w15:restartNumberingAfterBreak="0">
    <w:nsid w:val="502D0F59"/>
    <w:multiLevelType w:val="hybridMultilevel"/>
    <w:tmpl w:val="F020BC6A"/>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62" w15:restartNumberingAfterBreak="0">
    <w:nsid w:val="503C44C6"/>
    <w:multiLevelType w:val="hybridMultilevel"/>
    <w:tmpl w:val="7AB02B96"/>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63" w15:restartNumberingAfterBreak="0">
    <w:nsid w:val="513E0E4B"/>
    <w:multiLevelType w:val="hybridMultilevel"/>
    <w:tmpl w:val="07406C70"/>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64" w15:restartNumberingAfterBreak="0">
    <w:nsid w:val="51526FBE"/>
    <w:multiLevelType w:val="hybridMultilevel"/>
    <w:tmpl w:val="2752D9E4"/>
    <w:lvl w:ilvl="0" w:tplc="FDC2B312">
      <w:start w:val="1"/>
      <w:numFmt w:val="decimal"/>
      <w:lvlText w:val="%1."/>
      <w:lvlJc w:val="left"/>
      <w:pPr>
        <w:ind w:left="720" w:hanging="360"/>
      </w:pPr>
      <w:rPr>
        <w:rFonts w:hint="default"/>
        <w:b w:val="0"/>
        <w:bCs/>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65" w15:restartNumberingAfterBreak="0">
    <w:nsid w:val="51FF58BA"/>
    <w:multiLevelType w:val="hybridMultilevel"/>
    <w:tmpl w:val="54EEB08C"/>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66" w15:restartNumberingAfterBreak="0">
    <w:nsid w:val="520558FA"/>
    <w:multiLevelType w:val="multilevel"/>
    <w:tmpl w:val="79B6C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52DA4B03"/>
    <w:multiLevelType w:val="hybridMultilevel"/>
    <w:tmpl w:val="4962A8A0"/>
    <w:lvl w:ilvl="0" w:tplc="0422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8" w15:restartNumberingAfterBreak="0">
    <w:nsid w:val="535C2CD1"/>
    <w:multiLevelType w:val="hybridMultilevel"/>
    <w:tmpl w:val="15AE2354"/>
    <w:lvl w:ilvl="0" w:tplc="058AD204">
      <w:start w:val="1"/>
      <w:numFmt w:val="decimal"/>
      <w:lvlText w:val="%1."/>
      <w:lvlJc w:val="left"/>
      <w:pPr>
        <w:ind w:left="720" w:hanging="360"/>
      </w:pPr>
      <w:rPr>
        <w:rFonts w:hint="default"/>
        <w:b w:val="0"/>
        <w:bCs/>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69" w15:restartNumberingAfterBreak="0">
    <w:nsid w:val="541F75A2"/>
    <w:multiLevelType w:val="hybridMultilevel"/>
    <w:tmpl w:val="19DA0DB8"/>
    <w:lvl w:ilvl="0" w:tplc="788E7E52">
      <w:start w:val="1"/>
      <w:numFmt w:val="decimal"/>
      <w:lvlText w:val="%1."/>
      <w:lvlJc w:val="left"/>
      <w:pPr>
        <w:ind w:left="720" w:hanging="360"/>
      </w:pPr>
      <w:rPr>
        <w:rFonts w:hint="default"/>
        <w:b w:val="0"/>
        <w:bCs/>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70" w15:restartNumberingAfterBreak="0">
    <w:nsid w:val="54231C5E"/>
    <w:multiLevelType w:val="hybridMultilevel"/>
    <w:tmpl w:val="03984820"/>
    <w:lvl w:ilvl="0" w:tplc="FFFFFFFF">
      <w:start w:val="1"/>
      <w:numFmt w:val="decimal"/>
      <w:lvlText w:val="%1."/>
      <w:lvlJc w:val="left"/>
      <w:pPr>
        <w:ind w:left="720" w:hanging="360"/>
      </w:pPr>
      <w:rPr>
        <w:rFonts w:hint="default"/>
        <w:b w:val="0"/>
        <w:bCs/>
      </w:rPr>
    </w:lvl>
    <w:lvl w:ilvl="1" w:tplc="578C22D0">
      <w:start w:val="1"/>
      <w:numFmt w:val="decimal"/>
      <w:lvlText w:val="%2."/>
      <w:lvlJc w:val="left"/>
      <w:pPr>
        <w:ind w:left="720" w:hanging="360"/>
      </w:pPr>
      <w:rPr>
        <w:b w:val="0"/>
        <w:bCs w:val="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1" w15:restartNumberingAfterBreak="0">
    <w:nsid w:val="54C12675"/>
    <w:multiLevelType w:val="hybridMultilevel"/>
    <w:tmpl w:val="300A7A58"/>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72" w15:restartNumberingAfterBreak="0">
    <w:nsid w:val="561D5184"/>
    <w:multiLevelType w:val="hybridMultilevel"/>
    <w:tmpl w:val="034CCB10"/>
    <w:lvl w:ilvl="0" w:tplc="058AD204">
      <w:start w:val="1"/>
      <w:numFmt w:val="decimal"/>
      <w:lvlText w:val="%1."/>
      <w:lvlJc w:val="left"/>
      <w:pPr>
        <w:ind w:left="720" w:hanging="360"/>
      </w:pPr>
      <w:rPr>
        <w:rFonts w:hint="default"/>
        <w:b w:val="0"/>
        <w:bCs/>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73" w15:restartNumberingAfterBreak="0">
    <w:nsid w:val="564275D3"/>
    <w:multiLevelType w:val="hybridMultilevel"/>
    <w:tmpl w:val="F746F996"/>
    <w:lvl w:ilvl="0" w:tplc="5D0E5DDC">
      <w:start w:val="1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56827E81"/>
    <w:multiLevelType w:val="hybridMultilevel"/>
    <w:tmpl w:val="07D26886"/>
    <w:lvl w:ilvl="0" w:tplc="C80CE738">
      <w:start w:val="1"/>
      <w:numFmt w:val="decimal"/>
      <w:lvlText w:val="%1."/>
      <w:lvlJc w:val="left"/>
      <w:pPr>
        <w:ind w:left="720" w:hanging="360"/>
      </w:pPr>
      <w:rPr>
        <w:rFonts w:hint="default"/>
        <w:b/>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75" w15:restartNumberingAfterBreak="0">
    <w:nsid w:val="56C17938"/>
    <w:multiLevelType w:val="hybridMultilevel"/>
    <w:tmpl w:val="6AE6605E"/>
    <w:lvl w:ilvl="0" w:tplc="32AE8AD6">
      <w:start w:val="1"/>
      <w:numFmt w:val="decimal"/>
      <w:lvlText w:val="%1."/>
      <w:lvlJc w:val="left"/>
      <w:pPr>
        <w:ind w:left="720" w:hanging="360"/>
      </w:pPr>
      <w:rPr>
        <w:rFonts w:hint="default"/>
        <w:b w:val="0"/>
        <w:bCs/>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76" w15:restartNumberingAfterBreak="0">
    <w:nsid w:val="59084D3D"/>
    <w:multiLevelType w:val="hybridMultilevel"/>
    <w:tmpl w:val="58AC2B2E"/>
    <w:lvl w:ilvl="0" w:tplc="0422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7" w15:restartNumberingAfterBreak="0">
    <w:nsid w:val="5A7D3BD9"/>
    <w:multiLevelType w:val="hybridMultilevel"/>
    <w:tmpl w:val="781062F4"/>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78" w15:restartNumberingAfterBreak="0">
    <w:nsid w:val="5B1E49D7"/>
    <w:multiLevelType w:val="hybridMultilevel"/>
    <w:tmpl w:val="E4C26D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5B1E4DE4"/>
    <w:multiLevelType w:val="hybridMultilevel"/>
    <w:tmpl w:val="CFBE4462"/>
    <w:lvl w:ilvl="0" w:tplc="788E7E52">
      <w:start w:val="1"/>
      <w:numFmt w:val="decimal"/>
      <w:lvlText w:val="%1."/>
      <w:lvlJc w:val="left"/>
      <w:pPr>
        <w:ind w:left="720" w:hanging="360"/>
      </w:pPr>
      <w:rPr>
        <w:rFonts w:hint="default"/>
        <w:b w:val="0"/>
        <w:bCs/>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80" w15:restartNumberingAfterBreak="0">
    <w:nsid w:val="5B5A498A"/>
    <w:multiLevelType w:val="hybridMultilevel"/>
    <w:tmpl w:val="2B20CCFE"/>
    <w:lvl w:ilvl="0" w:tplc="5D0E5DD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5B675AF9"/>
    <w:multiLevelType w:val="hybridMultilevel"/>
    <w:tmpl w:val="B638F20A"/>
    <w:lvl w:ilvl="0" w:tplc="32AE8AD6">
      <w:start w:val="1"/>
      <w:numFmt w:val="decimal"/>
      <w:lvlText w:val="%1."/>
      <w:lvlJc w:val="left"/>
      <w:pPr>
        <w:ind w:left="720" w:hanging="360"/>
      </w:pPr>
      <w:rPr>
        <w:rFonts w:hint="default"/>
        <w:b w:val="0"/>
        <w:bCs/>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82" w15:restartNumberingAfterBreak="0">
    <w:nsid w:val="5BFB73C7"/>
    <w:multiLevelType w:val="hybridMultilevel"/>
    <w:tmpl w:val="0A781BC4"/>
    <w:lvl w:ilvl="0" w:tplc="5D0E5DDC">
      <w:start w:val="1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5CFE4355"/>
    <w:multiLevelType w:val="multilevel"/>
    <w:tmpl w:val="8A80C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5DC6325F"/>
    <w:multiLevelType w:val="hybridMultilevel"/>
    <w:tmpl w:val="63BC8B66"/>
    <w:lvl w:ilvl="0" w:tplc="058AD204">
      <w:start w:val="1"/>
      <w:numFmt w:val="decimal"/>
      <w:lvlText w:val="%1."/>
      <w:lvlJc w:val="left"/>
      <w:pPr>
        <w:ind w:left="720" w:hanging="360"/>
      </w:pPr>
      <w:rPr>
        <w:rFonts w:hint="default"/>
        <w:b w:val="0"/>
        <w:bCs/>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85" w15:restartNumberingAfterBreak="0">
    <w:nsid w:val="5E720285"/>
    <w:multiLevelType w:val="hybridMultilevel"/>
    <w:tmpl w:val="26D87E78"/>
    <w:lvl w:ilvl="0" w:tplc="4DD07D9C">
      <w:start w:val="1"/>
      <w:numFmt w:val="decimal"/>
      <w:lvlText w:val="%1."/>
      <w:lvlJc w:val="left"/>
      <w:pPr>
        <w:ind w:left="720" w:hanging="360"/>
      </w:pPr>
      <w:rPr>
        <w:rFonts w:hint="default"/>
        <w:b w:val="0"/>
        <w:bCs/>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86" w15:restartNumberingAfterBreak="0">
    <w:nsid w:val="5F285205"/>
    <w:multiLevelType w:val="hybridMultilevel"/>
    <w:tmpl w:val="892AA208"/>
    <w:lvl w:ilvl="0" w:tplc="04220001">
      <w:start w:val="1"/>
      <w:numFmt w:val="bullet"/>
      <w:lvlText w:val=""/>
      <w:lvlJc w:val="left"/>
      <w:pPr>
        <w:ind w:left="1100" w:hanging="360"/>
      </w:pPr>
      <w:rPr>
        <w:rFonts w:ascii="Symbol" w:hAnsi="Symbol" w:hint="default"/>
      </w:rPr>
    </w:lvl>
    <w:lvl w:ilvl="1" w:tplc="04220003" w:tentative="1">
      <w:start w:val="1"/>
      <w:numFmt w:val="bullet"/>
      <w:lvlText w:val="o"/>
      <w:lvlJc w:val="left"/>
      <w:pPr>
        <w:ind w:left="1820" w:hanging="360"/>
      </w:pPr>
      <w:rPr>
        <w:rFonts w:ascii="Courier New" w:hAnsi="Courier New" w:cs="Courier New" w:hint="default"/>
      </w:rPr>
    </w:lvl>
    <w:lvl w:ilvl="2" w:tplc="04220005" w:tentative="1">
      <w:start w:val="1"/>
      <w:numFmt w:val="bullet"/>
      <w:lvlText w:val=""/>
      <w:lvlJc w:val="left"/>
      <w:pPr>
        <w:ind w:left="2540" w:hanging="360"/>
      </w:pPr>
      <w:rPr>
        <w:rFonts w:ascii="Wingdings" w:hAnsi="Wingdings" w:hint="default"/>
      </w:rPr>
    </w:lvl>
    <w:lvl w:ilvl="3" w:tplc="04220001" w:tentative="1">
      <w:start w:val="1"/>
      <w:numFmt w:val="bullet"/>
      <w:lvlText w:val=""/>
      <w:lvlJc w:val="left"/>
      <w:pPr>
        <w:ind w:left="3260" w:hanging="360"/>
      </w:pPr>
      <w:rPr>
        <w:rFonts w:ascii="Symbol" w:hAnsi="Symbol" w:hint="default"/>
      </w:rPr>
    </w:lvl>
    <w:lvl w:ilvl="4" w:tplc="04220003" w:tentative="1">
      <w:start w:val="1"/>
      <w:numFmt w:val="bullet"/>
      <w:lvlText w:val="o"/>
      <w:lvlJc w:val="left"/>
      <w:pPr>
        <w:ind w:left="3980" w:hanging="360"/>
      </w:pPr>
      <w:rPr>
        <w:rFonts w:ascii="Courier New" w:hAnsi="Courier New" w:cs="Courier New" w:hint="default"/>
      </w:rPr>
    </w:lvl>
    <w:lvl w:ilvl="5" w:tplc="04220005" w:tentative="1">
      <w:start w:val="1"/>
      <w:numFmt w:val="bullet"/>
      <w:lvlText w:val=""/>
      <w:lvlJc w:val="left"/>
      <w:pPr>
        <w:ind w:left="4700" w:hanging="360"/>
      </w:pPr>
      <w:rPr>
        <w:rFonts w:ascii="Wingdings" w:hAnsi="Wingdings" w:hint="default"/>
      </w:rPr>
    </w:lvl>
    <w:lvl w:ilvl="6" w:tplc="04220001" w:tentative="1">
      <w:start w:val="1"/>
      <w:numFmt w:val="bullet"/>
      <w:lvlText w:val=""/>
      <w:lvlJc w:val="left"/>
      <w:pPr>
        <w:ind w:left="5420" w:hanging="360"/>
      </w:pPr>
      <w:rPr>
        <w:rFonts w:ascii="Symbol" w:hAnsi="Symbol" w:hint="default"/>
      </w:rPr>
    </w:lvl>
    <w:lvl w:ilvl="7" w:tplc="04220003" w:tentative="1">
      <w:start w:val="1"/>
      <w:numFmt w:val="bullet"/>
      <w:lvlText w:val="o"/>
      <w:lvlJc w:val="left"/>
      <w:pPr>
        <w:ind w:left="6140" w:hanging="360"/>
      </w:pPr>
      <w:rPr>
        <w:rFonts w:ascii="Courier New" w:hAnsi="Courier New" w:cs="Courier New" w:hint="default"/>
      </w:rPr>
    </w:lvl>
    <w:lvl w:ilvl="8" w:tplc="04220005" w:tentative="1">
      <w:start w:val="1"/>
      <w:numFmt w:val="bullet"/>
      <w:lvlText w:val=""/>
      <w:lvlJc w:val="left"/>
      <w:pPr>
        <w:ind w:left="6860" w:hanging="360"/>
      </w:pPr>
      <w:rPr>
        <w:rFonts w:ascii="Wingdings" w:hAnsi="Wingdings" w:hint="default"/>
      </w:rPr>
    </w:lvl>
  </w:abstractNum>
  <w:abstractNum w:abstractNumId="187" w15:restartNumberingAfterBreak="0">
    <w:nsid w:val="5F7272C7"/>
    <w:multiLevelType w:val="hybridMultilevel"/>
    <w:tmpl w:val="220CA628"/>
    <w:lvl w:ilvl="0" w:tplc="578C22D0">
      <w:start w:val="1"/>
      <w:numFmt w:val="decimal"/>
      <w:lvlText w:val="%1."/>
      <w:lvlJc w:val="left"/>
      <w:pPr>
        <w:ind w:left="720" w:hanging="360"/>
      </w:pPr>
      <w:rPr>
        <w:b w:val="0"/>
        <w:bCs w:val="0"/>
      </w:rPr>
    </w:lvl>
    <w:lvl w:ilvl="1" w:tplc="04220019">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88" w15:restartNumberingAfterBreak="0">
    <w:nsid w:val="60061A1D"/>
    <w:multiLevelType w:val="hybridMultilevel"/>
    <w:tmpl w:val="93E66EDE"/>
    <w:lvl w:ilvl="0" w:tplc="A9E2C6A8">
      <w:start w:val="1"/>
      <w:numFmt w:val="decimal"/>
      <w:lvlText w:val="%1."/>
      <w:lvlJc w:val="left"/>
      <w:pPr>
        <w:ind w:left="720" w:hanging="360"/>
      </w:pPr>
      <w:rPr>
        <w:rFonts w:hint="default"/>
        <w:b w:val="0"/>
        <w:bCs/>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89" w15:restartNumberingAfterBreak="0">
    <w:nsid w:val="602706F2"/>
    <w:multiLevelType w:val="hybridMultilevel"/>
    <w:tmpl w:val="201E9F4E"/>
    <w:lvl w:ilvl="0" w:tplc="F3F81612">
      <w:start w:val="1"/>
      <w:numFmt w:val="decimal"/>
      <w:lvlText w:val="%1."/>
      <w:lvlJc w:val="left"/>
      <w:pPr>
        <w:ind w:left="720" w:hanging="360"/>
      </w:pPr>
      <w:rPr>
        <w:rFonts w:hint="default"/>
        <w:b w:val="0"/>
        <w:bCs/>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90" w15:restartNumberingAfterBreak="0">
    <w:nsid w:val="60805E84"/>
    <w:multiLevelType w:val="hybridMultilevel"/>
    <w:tmpl w:val="6D6AED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61B11B92"/>
    <w:multiLevelType w:val="hybridMultilevel"/>
    <w:tmpl w:val="E698EC02"/>
    <w:lvl w:ilvl="0" w:tplc="5502BB0C">
      <w:start w:val="1"/>
      <w:numFmt w:val="decimal"/>
      <w:lvlText w:val="%1."/>
      <w:lvlJc w:val="left"/>
      <w:pPr>
        <w:ind w:left="732" w:hanging="372"/>
      </w:pPr>
      <w:rPr>
        <w:rFonts w:hint="default"/>
        <w:b w:val="0"/>
        <w:bCs/>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92" w15:restartNumberingAfterBreak="0">
    <w:nsid w:val="62651616"/>
    <w:multiLevelType w:val="hybridMultilevel"/>
    <w:tmpl w:val="FDE864CA"/>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93" w15:restartNumberingAfterBreak="0">
    <w:nsid w:val="634354E6"/>
    <w:multiLevelType w:val="hybridMultilevel"/>
    <w:tmpl w:val="A6627B52"/>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94" w15:restartNumberingAfterBreak="0">
    <w:nsid w:val="640553E7"/>
    <w:multiLevelType w:val="hybridMultilevel"/>
    <w:tmpl w:val="10028E48"/>
    <w:lvl w:ilvl="0" w:tplc="50CAA6CE">
      <w:start w:val="1"/>
      <w:numFmt w:val="decimal"/>
      <w:lvlText w:val="%1."/>
      <w:lvlJc w:val="left"/>
      <w:pPr>
        <w:ind w:left="720" w:hanging="360"/>
      </w:pPr>
      <w:rPr>
        <w:rFonts w:hint="default"/>
        <w:b w:val="0"/>
        <w:bCs/>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95" w15:restartNumberingAfterBreak="0">
    <w:nsid w:val="649862E3"/>
    <w:multiLevelType w:val="hybridMultilevel"/>
    <w:tmpl w:val="3F704076"/>
    <w:lvl w:ilvl="0" w:tplc="5D0E5DDC">
      <w:start w:val="1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64D104AE"/>
    <w:multiLevelType w:val="hybridMultilevel"/>
    <w:tmpl w:val="92B2586E"/>
    <w:lvl w:ilvl="0" w:tplc="788E7E52">
      <w:start w:val="1"/>
      <w:numFmt w:val="decimal"/>
      <w:lvlText w:val="%1."/>
      <w:lvlJc w:val="left"/>
      <w:pPr>
        <w:ind w:left="720" w:hanging="360"/>
      </w:pPr>
      <w:rPr>
        <w:rFonts w:hint="default"/>
        <w:b w:val="0"/>
        <w:bCs/>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97" w15:restartNumberingAfterBreak="0">
    <w:nsid w:val="65554381"/>
    <w:multiLevelType w:val="hybridMultilevel"/>
    <w:tmpl w:val="51CA494C"/>
    <w:lvl w:ilvl="0" w:tplc="788E7E52">
      <w:start w:val="1"/>
      <w:numFmt w:val="decimal"/>
      <w:lvlText w:val="%1."/>
      <w:lvlJc w:val="left"/>
      <w:pPr>
        <w:ind w:left="720" w:hanging="360"/>
      </w:pPr>
      <w:rPr>
        <w:rFonts w:hint="default"/>
        <w:b w:val="0"/>
        <w:bCs/>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98" w15:restartNumberingAfterBreak="0">
    <w:nsid w:val="65B77C0E"/>
    <w:multiLevelType w:val="hybridMultilevel"/>
    <w:tmpl w:val="D4DC9DCE"/>
    <w:lvl w:ilvl="0" w:tplc="04220001">
      <w:start w:val="1"/>
      <w:numFmt w:val="bullet"/>
      <w:lvlText w:val=""/>
      <w:lvlJc w:val="left"/>
      <w:pPr>
        <w:ind w:left="1090" w:hanging="360"/>
      </w:pPr>
      <w:rPr>
        <w:rFonts w:ascii="Symbol" w:hAnsi="Symbol" w:hint="default"/>
      </w:rPr>
    </w:lvl>
    <w:lvl w:ilvl="1" w:tplc="04220003" w:tentative="1">
      <w:start w:val="1"/>
      <w:numFmt w:val="bullet"/>
      <w:lvlText w:val="o"/>
      <w:lvlJc w:val="left"/>
      <w:pPr>
        <w:ind w:left="1810" w:hanging="360"/>
      </w:pPr>
      <w:rPr>
        <w:rFonts w:ascii="Courier New" w:hAnsi="Courier New" w:cs="Courier New" w:hint="default"/>
      </w:rPr>
    </w:lvl>
    <w:lvl w:ilvl="2" w:tplc="04220005" w:tentative="1">
      <w:start w:val="1"/>
      <w:numFmt w:val="bullet"/>
      <w:lvlText w:val=""/>
      <w:lvlJc w:val="left"/>
      <w:pPr>
        <w:ind w:left="2530" w:hanging="360"/>
      </w:pPr>
      <w:rPr>
        <w:rFonts w:ascii="Wingdings" w:hAnsi="Wingdings" w:hint="default"/>
      </w:rPr>
    </w:lvl>
    <w:lvl w:ilvl="3" w:tplc="04220001" w:tentative="1">
      <w:start w:val="1"/>
      <w:numFmt w:val="bullet"/>
      <w:lvlText w:val=""/>
      <w:lvlJc w:val="left"/>
      <w:pPr>
        <w:ind w:left="3250" w:hanging="360"/>
      </w:pPr>
      <w:rPr>
        <w:rFonts w:ascii="Symbol" w:hAnsi="Symbol" w:hint="default"/>
      </w:rPr>
    </w:lvl>
    <w:lvl w:ilvl="4" w:tplc="04220003" w:tentative="1">
      <w:start w:val="1"/>
      <w:numFmt w:val="bullet"/>
      <w:lvlText w:val="o"/>
      <w:lvlJc w:val="left"/>
      <w:pPr>
        <w:ind w:left="3970" w:hanging="360"/>
      </w:pPr>
      <w:rPr>
        <w:rFonts w:ascii="Courier New" w:hAnsi="Courier New" w:cs="Courier New" w:hint="default"/>
      </w:rPr>
    </w:lvl>
    <w:lvl w:ilvl="5" w:tplc="04220005" w:tentative="1">
      <w:start w:val="1"/>
      <w:numFmt w:val="bullet"/>
      <w:lvlText w:val=""/>
      <w:lvlJc w:val="left"/>
      <w:pPr>
        <w:ind w:left="4690" w:hanging="360"/>
      </w:pPr>
      <w:rPr>
        <w:rFonts w:ascii="Wingdings" w:hAnsi="Wingdings" w:hint="default"/>
      </w:rPr>
    </w:lvl>
    <w:lvl w:ilvl="6" w:tplc="04220001" w:tentative="1">
      <w:start w:val="1"/>
      <w:numFmt w:val="bullet"/>
      <w:lvlText w:val=""/>
      <w:lvlJc w:val="left"/>
      <w:pPr>
        <w:ind w:left="5410" w:hanging="360"/>
      </w:pPr>
      <w:rPr>
        <w:rFonts w:ascii="Symbol" w:hAnsi="Symbol" w:hint="default"/>
      </w:rPr>
    </w:lvl>
    <w:lvl w:ilvl="7" w:tplc="04220003" w:tentative="1">
      <w:start w:val="1"/>
      <w:numFmt w:val="bullet"/>
      <w:lvlText w:val="o"/>
      <w:lvlJc w:val="left"/>
      <w:pPr>
        <w:ind w:left="6130" w:hanging="360"/>
      </w:pPr>
      <w:rPr>
        <w:rFonts w:ascii="Courier New" w:hAnsi="Courier New" w:cs="Courier New" w:hint="default"/>
      </w:rPr>
    </w:lvl>
    <w:lvl w:ilvl="8" w:tplc="04220005" w:tentative="1">
      <w:start w:val="1"/>
      <w:numFmt w:val="bullet"/>
      <w:lvlText w:val=""/>
      <w:lvlJc w:val="left"/>
      <w:pPr>
        <w:ind w:left="6850" w:hanging="360"/>
      </w:pPr>
      <w:rPr>
        <w:rFonts w:ascii="Wingdings" w:hAnsi="Wingdings" w:hint="default"/>
      </w:rPr>
    </w:lvl>
  </w:abstractNum>
  <w:abstractNum w:abstractNumId="199" w15:restartNumberingAfterBreak="0">
    <w:nsid w:val="66FD44E1"/>
    <w:multiLevelType w:val="hybridMultilevel"/>
    <w:tmpl w:val="51E89400"/>
    <w:lvl w:ilvl="0" w:tplc="058AD204">
      <w:start w:val="1"/>
      <w:numFmt w:val="decimal"/>
      <w:lvlText w:val="%1."/>
      <w:lvlJc w:val="left"/>
      <w:pPr>
        <w:ind w:left="720" w:hanging="360"/>
      </w:pPr>
      <w:rPr>
        <w:rFonts w:hint="default"/>
        <w:b w:val="0"/>
        <w:bCs/>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00" w15:restartNumberingAfterBreak="0">
    <w:nsid w:val="674750AB"/>
    <w:multiLevelType w:val="hybridMultilevel"/>
    <w:tmpl w:val="AB44EE14"/>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01" w15:restartNumberingAfterBreak="0">
    <w:nsid w:val="67560D37"/>
    <w:multiLevelType w:val="multilevel"/>
    <w:tmpl w:val="4B601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67A31EA9"/>
    <w:multiLevelType w:val="hybridMultilevel"/>
    <w:tmpl w:val="BCA6E5B0"/>
    <w:lvl w:ilvl="0" w:tplc="0422000F">
      <w:start w:val="1"/>
      <w:numFmt w:val="decimal"/>
      <w:lvlText w:val="%1."/>
      <w:lvlJc w:val="left"/>
      <w:pPr>
        <w:ind w:left="720" w:hanging="360"/>
      </w:pPr>
    </w:lvl>
    <w:lvl w:ilvl="1" w:tplc="04220019">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03" w15:restartNumberingAfterBreak="0">
    <w:nsid w:val="67B60205"/>
    <w:multiLevelType w:val="multilevel"/>
    <w:tmpl w:val="5678A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685D7518"/>
    <w:multiLevelType w:val="multilevel"/>
    <w:tmpl w:val="F4FAC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694A7EC6"/>
    <w:multiLevelType w:val="hybridMultilevel"/>
    <w:tmpl w:val="E1609B94"/>
    <w:lvl w:ilvl="0" w:tplc="0422000F">
      <w:start w:val="1"/>
      <w:numFmt w:val="decimal"/>
      <w:lvlText w:val="%1."/>
      <w:lvlJc w:val="left"/>
      <w:pPr>
        <w:ind w:left="720" w:hanging="360"/>
      </w:pPr>
    </w:lvl>
    <w:lvl w:ilvl="1" w:tplc="0422000F">
      <w:start w:val="1"/>
      <w:numFmt w:val="decimal"/>
      <w:lvlText w:val="%2."/>
      <w:lvlJc w:val="left"/>
      <w:pPr>
        <w:ind w:left="72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06" w15:restartNumberingAfterBreak="0">
    <w:nsid w:val="6A2557FC"/>
    <w:multiLevelType w:val="hybridMultilevel"/>
    <w:tmpl w:val="3A7625A8"/>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07" w15:restartNumberingAfterBreak="0">
    <w:nsid w:val="6A562F66"/>
    <w:multiLevelType w:val="hybridMultilevel"/>
    <w:tmpl w:val="A92232AC"/>
    <w:lvl w:ilvl="0" w:tplc="A90CA5A6">
      <w:start w:val="1"/>
      <w:numFmt w:val="decimal"/>
      <w:lvlText w:val="%1."/>
      <w:lvlJc w:val="left"/>
      <w:pPr>
        <w:ind w:left="720" w:hanging="360"/>
      </w:pPr>
      <w:rPr>
        <w:rFonts w:hint="default"/>
        <w:b w:val="0"/>
        <w:bCs/>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08" w15:restartNumberingAfterBreak="0">
    <w:nsid w:val="6AAD4E1F"/>
    <w:multiLevelType w:val="hybridMultilevel"/>
    <w:tmpl w:val="E070DEC8"/>
    <w:lvl w:ilvl="0" w:tplc="31F86434">
      <w:start w:val="1"/>
      <w:numFmt w:val="decimal"/>
      <w:lvlText w:val="%1."/>
      <w:lvlJc w:val="left"/>
      <w:pPr>
        <w:ind w:left="720" w:hanging="360"/>
      </w:pPr>
      <w:rPr>
        <w:rFonts w:hint="default"/>
        <w:b w:val="0"/>
        <w:bCs/>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09" w15:restartNumberingAfterBreak="0">
    <w:nsid w:val="6B183EBE"/>
    <w:multiLevelType w:val="multilevel"/>
    <w:tmpl w:val="7EB68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6B3C288D"/>
    <w:multiLevelType w:val="hybridMultilevel"/>
    <w:tmpl w:val="6B56422E"/>
    <w:lvl w:ilvl="0" w:tplc="0422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1" w15:restartNumberingAfterBreak="0">
    <w:nsid w:val="6B69584F"/>
    <w:multiLevelType w:val="hybridMultilevel"/>
    <w:tmpl w:val="34CCE3FC"/>
    <w:lvl w:ilvl="0" w:tplc="50CAA6CE">
      <w:start w:val="1"/>
      <w:numFmt w:val="decimal"/>
      <w:lvlText w:val="%1."/>
      <w:lvlJc w:val="left"/>
      <w:pPr>
        <w:ind w:left="720" w:hanging="360"/>
      </w:pPr>
      <w:rPr>
        <w:rFonts w:hint="default"/>
        <w:b w:val="0"/>
        <w:bCs/>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12" w15:restartNumberingAfterBreak="0">
    <w:nsid w:val="6C2C2F4D"/>
    <w:multiLevelType w:val="hybridMultilevel"/>
    <w:tmpl w:val="9476E020"/>
    <w:lvl w:ilvl="0" w:tplc="788E7E52">
      <w:start w:val="1"/>
      <w:numFmt w:val="decimal"/>
      <w:lvlText w:val="%1."/>
      <w:lvlJc w:val="left"/>
      <w:pPr>
        <w:ind w:left="720" w:hanging="360"/>
      </w:pPr>
      <w:rPr>
        <w:rFonts w:hint="default"/>
        <w:b w:val="0"/>
        <w:bCs/>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13" w15:restartNumberingAfterBreak="0">
    <w:nsid w:val="6C3D35F6"/>
    <w:multiLevelType w:val="hybridMultilevel"/>
    <w:tmpl w:val="B91AC870"/>
    <w:lvl w:ilvl="0" w:tplc="F3F81612">
      <w:start w:val="1"/>
      <w:numFmt w:val="decimal"/>
      <w:lvlText w:val="%1."/>
      <w:lvlJc w:val="left"/>
      <w:pPr>
        <w:ind w:left="720" w:hanging="360"/>
      </w:pPr>
      <w:rPr>
        <w:rFonts w:hint="default"/>
        <w:b w:val="0"/>
        <w:bCs/>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14" w15:restartNumberingAfterBreak="0">
    <w:nsid w:val="6C5C66A3"/>
    <w:multiLevelType w:val="hybridMultilevel"/>
    <w:tmpl w:val="96E8D002"/>
    <w:lvl w:ilvl="0" w:tplc="04220001">
      <w:start w:val="1"/>
      <w:numFmt w:val="bullet"/>
      <w:lvlText w:val=""/>
      <w:lvlJc w:val="left"/>
      <w:pPr>
        <w:ind w:left="1090" w:hanging="360"/>
      </w:pPr>
      <w:rPr>
        <w:rFonts w:ascii="Symbol" w:hAnsi="Symbol" w:hint="default"/>
      </w:rPr>
    </w:lvl>
    <w:lvl w:ilvl="1" w:tplc="04220003" w:tentative="1">
      <w:start w:val="1"/>
      <w:numFmt w:val="bullet"/>
      <w:lvlText w:val="o"/>
      <w:lvlJc w:val="left"/>
      <w:pPr>
        <w:ind w:left="1810" w:hanging="360"/>
      </w:pPr>
      <w:rPr>
        <w:rFonts w:ascii="Courier New" w:hAnsi="Courier New" w:cs="Courier New" w:hint="default"/>
      </w:rPr>
    </w:lvl>
    <w:lvl w:ilvl="2" w:tplc="04220005" w:tentative="1">
      <w:start w:val="1"/>
      <w:numFmt w:val="bullet"/>
      <w:lvlText w:val=""/>
      <w:lvlJc w:val="left"/>
      <w:pPr>
        <w:ind w:left="2530" w:hanging="360"/>
      </w:pPr>
      <w:rPr>
        <w:rFonts w:ascii="Wingdings" w:hAnsi="Wingdings" w:hint="default"/>
      </w:rPr>
    </w:lvl>
    <w:lvl w:ilvl="3" w:tplc="04220001" w:tentative="1">
      <w:start w:val="1"/>
      <w:numFmt w:val="bullet"/>
      <w:lvlText w:val=""/>
      <w:lvlJc w:val="left"/>
      <w:pPr>
        <w:ind w:left="3250" w:hanging="360"/>
      </w:pPr>
      <w:rPr>
        <w:rFonts w:ascii="Symbol" w:hAnsi="Symbol" w:hint="default"/>
      </w:rPr>
    </w:lvl>
    <w:lvl w:ilvl="4" w:tplc="04220003" w:tentative="1">
      <w:start w:val="1"/>
      <w:numFmt w:val="bullet"/>
      <w:lvlText w:val="o"/>
      <w:lvlJc w:val="left"/>
      <w:pPr>
        <w:ind w:left="3970" w:hanging="360"/>
      </w:pPr>
      <w:rPr>
        <w:rFonts w:ascii="Courier New" w:hAnsi="Courier New" w:cs="Courier New" w:hint="default"/>
      </w:rPr>
    </w:lvl>
    <w:lvl w:ilvl="5" w:tplc="04220005" w:tentative="1">
      <w:start w:val="1"/>
      <w:numFmt w:val="bullet"/>
      <w:lvlText w:val=""/>
      <w:lvlJc w:val="left"/>
      <w:pPr>
        <w:ind w:left="4690" w:hanging="360"/>
      </w:pPr>
      <w:rPr>
        <w:rFonts w:ascii="Wingdings" w:hAnsi="Wingdings" w:hint="default"/>
      </w:rPr>
    </w:lvl>
    <w:lvl w:ilvl="6" w:tplc="04220001" w:tentative="1">
      <w:start w:val="1"/>
      <w:numFmt w:val="bullet"/>
      <w:lvlText w:val=""/>
      <w:lvlJc w:val="left"/>
      <w:pPr>
        <w:ind w:left="5410" w:hanging="360"/>
      </w:pPr>
      <w:rPr>
        <w:rFonts w:ascii="Symbol" w:hAnsi="Symbol" w:hint="default"/>
      </w:rPr>
    </w:lvl>
    <w:lvl w:ilvl="7" w:tplc="04220003" w:tentative="1">
      <w:start w:val="1"/>
      <w:numFmt w:val="bullet"/>
      <w:lvlText w:val="o"/>
      <w:lvlJc w:val="left"/>
      <w:pPr>
        <w:ind w:left="6130" w:hanging="360"/>
      </w:pPr>
      <w:rPr>
        <w:rFonts w:ascii="Courier New" w:hAnsi="Courier New" w:cs="Courier New" w:hint="default"/>
      </w:rPr>
    </w:lvl>
    <w:lvl w:ilvl="8" w:tplc="04220005" w:tentative="1">
      <w:start w:val="1"/>
      <w:numFmt w:val="bullet"/>
      <w:lvlText w:val=""/>
      <w:lvlJc w:val="left"/>
      <w:pPr>
        <w:ind w:left="6850" w:hanging="360"/>
      </w:pPr>
      <w:rPr>
        <w:rFonts w:ascii="Wingdings" w:hAnsi="Wingdings" w:hint="default"/>
      </w:rPr>
    </w:lvl>
  </w:abstractNum>
  <w:abstractNum w:abstractNumId="215" w15:restartNumberingAfterBreak="0">
    <w:nsid w:val="6C6475A5"/>
    <w:multiLevelType w:val="hybridMultilevel"/>
    <w:tmpl w:val="DF823362"/>
    <w:lvl w:ilvl="0" w:tplc="FFFFFFFF">
      <w:start w:val="1"/>
      <w:numFmt w:val="decimal"/>
      <w:lvlText w:val="%1."/>
      <w:lvlJc w:val="left"/>
      <w:pPr>
        <w:ind w:left="720" w:hanging="360"/>
      </w:pPr>
    </w:lvl>
    <w:lvl w:ilvl="1" w:tplc="0422000F">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6" w15:restartNumberingAfterBreak="0">
    <w:nsid w:val="6CAB2BD5"/>
    <w:multiLevelType w:val="hybridMultilevel"/>
    <w:tmpl w:val="ABE02C86"/>
    <w:lvl w:ilvl="0" w:tplc="3A425636">
      <w:start w:val="1"/>
      <w:numFmt w:val="decimal"/>
      <w:lvlText w:val="%1."/>
      <w:lvlJc w:val="left"/>
      <w:pPr>
        <w:ind w:left="720" w:hanging="360"/>
      </w:pPr>
      <w:rPr>
        <w:rFonts w:hint="default"/>
        <w:b w:val="0"/>
        <w:bCs/>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17" w15:restartNumberingAfterBreak="0">
    <w:nsid w:val="6CC75469"/>
    <w:multiLevelType w:val="multilevel"/>
    <w:tmpl w:val="2034A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6CE020DC"/>
    <w:multiLevelType w:val="hybridMultilevel"/>
    <w:tmpl w:val="53AA2280"/>
    <w:lvl w:ilvl="0" w:tplc="04220001">
      <w:start w:val="1"/>
      <w:numFmt w:val="bullet"/>
      <w:lvlText w:val=""/>
      <w:lvlJc w:val="left"/>
      <w:pPr>
        <w:ind w:left="720" w:hanging="360"/>
      </w:pPr>
      <w:rPr>
        <w:rFonts w:ascii="Symbol" w:hAnsi="Symbol" w:hint="default"/>
        <w:b w:val="0"/>
        <w:bCs/>
      </w:rPr>
    </w:lvl>
    <w:lvl w:ilvl="1" w:tplc="2794D28E">
      <w:start w:val="1"/>
      <w:numFmt w:val="decimal"/>
      <w:lvlText w:val="%2."/>
      <w:lvlJc w:val="left"/>
      <w:pPr>
        <w:ind w:left="1440" w:hanging="360"/>
      </w:pPr>
      <w:rPr>
        <w:rFonts w:hint="default"/>
        <w:b/>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9" w15:restartNumberingAfterBreak="0">
    <w:nsid w:val="6D065F11"/>
    <w:multiLevelType w:val="hybridMultilevel"/>
    <w:tmpl w:val="8E76B9C6"/>
    <w:lvl w:ilvl="0" w:tplc="788E7E52">
      <w:start w:val="1"/>
      <w:numFmt w:val="decimal"/>
      <w:lvlText w:val="%1."/>
      <w:lvlJc w:val="left"/>
      <w:pPr>
        <w:ind w:left="720" w:hanging="360"/>
      </w:pPr>
      <w:rPr>
        <w:rFonts w:hint="default"/>
        <w:b w:val="0"/>
        <w:bCs/>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20" w15:restartNumberingAfterBreak="0">
    <w:nsid w:val="6D4A7AF0"/>
    <w:multiLevelType w:val="hybridMultilevel"/>
    <w:tmpl w:val="3A9868A2"/>
    <w:lvl w:ilvl="0" w:tplc="F3F81612">
      <w:start w:val="1"/>
      <w:numFmt w:val="decimal"/>
      <w:lvlText w:val="%1."/>
      <w:lvlJc w:val="left"/>
      <w:pPr>
        <w:ind w:left="720" w:hanging="360"/>
      </w:pPr>
      <w:rPr>
        <w:rFonts w:hint="default"/>
        <w:b w:val="0"/>
        <w:bCs/>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21" w15:restartNumberingAfterBreak="0">
    <w:nsid w:val="6E522146"/>
    <w:multiLevelType w:val="hybridMultilevel"/>
    <w:tmpl w:val="772C2DB2"/>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22" w15:restartNumberingAfterBreak="0">
    <w:nsid w:val="6F264DF6"/>
    <w:multiLevelType w:val="hybridMultilevel"/>
    <w:tmpl w:val="462C8F04"/>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23" w15:restartNumberingAfterBreak="0">
    <w:nsid w:val="6FE3172A"/>
    <w:multiLevelType w:val="hybridMultilevel"/>
    <w:tmpl w:val="2132C12A"/>
    <w:lvl w:ilvl="0" w:tplc="C7DA8C6E">
      <w:start w:val="1"/>
      <w:numFmt w:val="decimal"/>
      <w:lvlText w:val="%1."/>
      <w:lvlJc w:val="left"/>
      <w:pPr>
        <w:ind w:left="720" w:hanging="360"/>
      </w:pPr>
      <w:rPr>
        <w:rFonts w:hint="default"/>
        <w:b w:val="0"/>
        <w:bCs/>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24" w15:restartNumberingAfterBreak="0">
    <w:nsid w:val="6FFD1823"/>
    <w:multiLevelType w:val="hybridMultilevel"/>
    <w:tmpl w:val="3F843F8E"/>
    <w:lvl w:ilvl="0" w:tplc="F3F81612">
      <w:start w:val="1"/>
      <w:numFmt w:val="decimal"/>
      <w:lvlText w:val="%1."/>
      <w:lvlJc w:val="left"/>
      <w:pPr>
        <w:ind w:left="720" w:hanging="360"/>
      </w:pPr>
      <w:rPr>
        <w:rFonts w:hint="default"/>
        <w:b w:val="0"/>
        <w:bCs/>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25" w15:restartNumberingAfterBreak="0">
    <w:nsid w:val="7033157D"/>
    <w:multiLevelType w:val="hybridMultilevel"/>
    <w:tmpl w:val="12DAB990"/>
    <w:lvl w:ilvl="0" w:tplc="058AD204">
      <w:start w:val="1"/>
      <w:numFmt w:val="decimal"/>
      <w:lvlText w:val="%1."/>
      <w:lvlJc w:val="left"/>
      <w:pPr>
        <w:ind w:left="720" w:hanging="360"/>
      </w:pPr>
      <w:rPr>
        <w:rFonts w:hint="default"/>
        <w:b w:val="0"/>
        <w:bCs/>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26" w15:restartNumberingAfterBreak="0">
    <w:nsid w:val="709A0E20"/>
    <w:multiLevelType w:val="hybridMultilevel"/>
    <w:tmpl w:val="19E00C40"/>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27" w15:restartNumberingAfterBreak="0">
    <w:nsid w:val="70D84C32"/>
    <w:multiLevelType w:val="hybridMultilevel"/>
    <w:tmpl w:val="B1360CB2"/>
    <w:lvl w:ilvl="0" w:tplc="788E7E52">
      <w:start w:val="1"/>
      <w:numFmt w:val="decimal"/>
      <w:lvlText w:val="%1."/>
      <w:lvlJc w:val="left"/>
      <w:pPr>
        <w:ind w:left="720" w:hanging="360"/>
      </w:pPr>
      <w:rPr>
        <w:rFonts w:hint="default"/>
        <w:b w:val="0"/>
        <w:bCs/>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28" w15:restartNumberingAfterBreak="0">
    <w:nsid w:val="71B45EA7"/>
    <w:multiLevelType w:val="hybridMultilevel"/>
    <w:tmpl w:val="341A3686"/>
    <w:lvl w:ilvl="0" w:tplc="5D0E5DDC">
      <w:start w:val="1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9" w15:restartNumberingAfterBreak="0">
    <w:nsid w:val="71BE6918"/>
    <w:multiLevelType w:val="hybridMultilevel"/>
    <w:tmpl w:val="36B415C0"/>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30" w15:restartNumberingAfterBreak="0">
    <w:nsid w:val="72404604"/>
    <w:multiLevelType w:val="hybridMultilevel"/>
    <w:tmpl w:val="8C3AF1BC"/>
    <w:lvl w:ilvl="0" w:tplc="50CAA6CE">
      <w:start w:val="1"/>
      <w:numFmt w:val="decimal"/>
      <w:lvlText w:val="%1."/>
      <w:lvlJc w:val="left"/>
      <w:pPr>
        <w:ind w:left="720" w:hanging="360"/>
      </w:pPr>
      <w:rPr>
        <w:rFonts w:hint="default"/>
        <w:b w:val="0"/>
        <w:bCs/>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31" w15:restartNumberingAfterBreak="0">
    <w:nsid w:val="72627794"/>
    <w:multiLevelType w:val="hybridMultilevel"/>
    <w:tmpl w:val="8BF6EB58"/>
    <w:lvl w:ilvl="0" w:tplc="788E7E52">
      <w:start w:val="1"/>
      <w:numFmt w:val="decimal"/>
      <w:lvlText w:val="%1."/>
      <w:lvlJc w:val="left"/>
      <w:pPr>
        <w:ind w:left="720" w:hanging="360"/>
      </w:pPr>
      <w:rPr>
        <w:rFonts w:hint="default"/>
        <w:b w:val="0"/>
        <w:bCs/>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32" w15:restartNumberingAfterBreak="0">
    <w:nsid w:val="73317704"/>
    <w:multiLevelType w:val="hybridMultilevel"/>
    <w:tmpl w:val="8FA89EAC"/>
    <w:lvl w:ilvl="0" w:tplc="5D0E5DDC">
      <w:start w:val="1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73FE2B67"/>
    <w:multiLevelType w:val="hybridMultilevel"/>
    <w:tmpl w:val="8566253E"/>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34" w15:restartNumberingAfterBreak="0">
    <w:nsid w:val="74BF0AFF"/>
    <w:multiLevelType w:val="hybridMultilevel"/>
    <w:tmpl w:val="2396B0E2"/>
    <w:lvl w:ilvl="0" w:tplc="788E7E52">
      <w:start w:val="1"/>
      <w:numFmt w:val="decimal"/>
      <w:lvlText w:val="%1."/>
      <w:lvlJc w:val="left"/>
      <w:pPr>
        <w:ind w:left="720" w:hanging="360"/>
      </w:pPr>
      <w:rPr>
        <w:rFonts w:hint="default"/>
        <w:b w:val="0"/>
        <w:bCs/>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35" w15:restartNumberingAfterBreak="0">
    <w:nsid w:val="74EA0F84"/>
    <w:multiLevelType w:val="hybridMultilevel"/>
    <w:tmpl w:val="B7F25438"/>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36" w15:restartNumberingAfterBreak="0">
    <w:nsid w:val="753B39FC"/>
    <w:multiLevelType w:val="hybridMultilevel"/>
    <w:tmpl w:val="60283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76365043"/>
    <w:multiLevelType w:val="hybridMultilevel"/>
    <w:tmpl w:val="D3167A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77735311"/>
    <w:multiLevelType w:val="hybridMultilevel"/>
    <w:tmpl w:val="D77894A2"/>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39" w15:restartNumberingAfterBreak="0">
    <w:nsid w:val="78564DAA"/>
    <w:multiLevelType w:val="hybridMultilevel"/>
    <w:tmpl w:val="63C86954"/>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40" w15:restartNumberingAfterBreak="0">
    <w:nsid w:val="789C5C79"/>
    <w:multiLevelType w:val="hybridMultilevel"/>
    <w:tmpl w:val="985C950E"/>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41" w15:restartNumberingAfterBreak="0">
    <w:nsid w:val="7A0275D8"/>
    <w:multiLevelType w:val="hybridMultilevel"/>
    <w:tmpl w:val="597C6AD6"/>
    <w:lvl w:ilvl="0" w:tplc="058AD204">
      <w:start w:val="1"/>
      <w:numFmt w:val="decimal"/>
      <w:lvlText w:val="%1."/>
      <w:lvlJc w:val="left"/>
      <w:pPr>
        <w:ind w:left="720" w:hanging="360"/>
      </w:pPr>
      <w:rPr>
        <w:rFonts w:hint="default"/>
        <w:b w:val="0"/>
        <w:bCs/>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42" w15:restartNumberingAfterBreak="0">
    <w:nsid w:val="7A671C3C"/>
    <w:multiLevelType w:val="hybridMultilevel"/>
    <w:tmpl w:val="E158B26A"/>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43" w15:restartNumberingAfterBreak="0">
    <w:nsid w:val="7AAE3BE8"/>
    <w:multiLevelType w:val="hybridMultilevel"/>
    <w:tmpl w:val="0C3483DE"/>
    <w:lvl w:ilvl="0" w:tplc="FAAA095A">
      <w:start w:val="1"/>
      <w:numFmt w:val="decimal"/>
      <w:lvlText w:val="%1."/>
      <w:lvlJc w:val="left"/>
      <w:pPr>
        <w:ind w:left="720" w:hanging="360"/>
      </w:pPr>
      <w:rPr>
        <w:rFonts w:hint="default"/>
        <w:b w:val="0"/>
        <w:bCs/>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44" w15:restartNumberingAfterBreak="0">
    <w:nsid w:val="7AD76D8F"/>
    <w:multiLevelType w:val="hybridMultilevel"/>
    <w:tmpl w:val="5C6298A8"/>
    <w:lvl w:ilvl="0" w:tplc="FAAA095A">
      <w:start w:val="1"/>
      <w:numFmt w:val="decimal"/>
      <w:lvlText w:val="%1."/>
      <w:lvlJc w:val="left"/>
      <w:pPr>
        <w:ind w:left="720" w:hanging="360"/>
      </w:pPr>
      <w:rPr>
        <w:rFonts w:hint="default"/>
        <w:b w:val="0"/>
        <w:bCs/>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45" w15:restartNumberingAfterBreak="0">
    <w:nsid w:val="7B9F6221"/>
    <w:multiLevelType w:val="hybridMultilevel"/>
    <w:tmpl w:val="CE482694"/>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46" w15:restartNumberingAfterBreak="0">
    <w:nsid w:val="7C372584"/>
    <w:multiLevelType w:val="hybridMultilevel"/>
    <w:tmpl w:val="D728DB62"/>
    <w:lvl w:ilvl="0" w:tplc="04220001">
      <w:start w:val="1"/>
      <w:numFmt w:val="bullet"/>
      <w:lvlText w:val=""/>
      <w:lvlJc w:val="left"/>
      <w:pPr>
        <w:ind w:left="1090" w:hanging="360"/>
      </w:pPr>
      <w:rPr>
        <w:rFonts w:ascii="Symbol" w:hAnsi="Symbol" w:hint="default"/>
      </w:rPr>
    </w:lvl>
    <w:lvl w:ilvl="1" w:tplc="04220003" w:tentative="1">
      <w:start w:val="1"/>
      <w:numFmt w:val="bullet"/>
      <w:lvlText w:val="o"/>
      <w:lvlJc w:val="left"/>
      <w:pPr>
        <w:ind w:left="1810" w:hanging="360"/>
      </w:pPr>
      <w:rPr>
        <w:rFonts w:ascii="Courier New" w:hAnsi="Courier New" w:cs="Courier New" w:hint="default"/>
      </w:rPr>
    </w:lvl>
    <w:lvl w:ilvl="2" w:tplc="04220005" w:tentative="1">
      <w:start w:val="1"/>
      <w:numFmt w:val="bullet"/>
      <w:lvlText w:val=""/>
      <w:lvlJc w:val="left"/>
      <w:pPr>
        <w:ind w:left="2530" w:hanging="360"/>
      </w:pPr>
      <w:rPr>
        <w:rFonts w:ascii="Wingdings" w:hAnsi="Wingdings" w:hint="default"/>
      </w:rPr>
    </w:lvl>
    <w:lvl w:ilvl="3" w:tplc="04220001" w:tentative="1">
      <w:start w:val="1"/>
      <w:numFmt w:val="bullet"/>
      <w:lvlText w:val=""/>
      <w:lvlJc w:val="left"/>
      <w:pPr>
        <w:ind w:left="3250" w:hanging="360"/>
      </w:pPr>
      <w:rPr>
        <w:rFonts w:ascii="Symbol" w:hAnsi="Symbol" w:hint="default"/>
      </w:rPr>
    </w:lvl>
    <w:lvl w:ilvl="4" w:tplc="04220003" w:tentative="1">
      <w:start w:val="1"/>
      <w:numFmt w:val="bullet"/>
      <w:lvlText w:val="o"/>
      <w:lvlJc w:val="left"/>
      <w:pPr>
        <w:ind w:left="3970" w:hanging="360"/>
      </w:pPr>
      <w:rPr>
        <w:rFonts w:ascii="Courier New" w:hAnsi="Courier New" w:cs="Courier New" w:hint="default"/>
      </w:rPr>
    </w:lvl>
    <w:lvl w:ilvl="5" w:tplc="04220005" w:tentative="1">
      <w:start w:val="1"/>
      <w:numFmt w:val="bullet"/>
      <w:lvlText w:val=""/>
      <w:lvlJc w:val="left"/>
      <w:pPr>
        <w:ind w:left="4690" w:hanging="360"/>
      </w:pPr>
      <w:rPr>
        <w:rFonts w:ascii="Wingdings" w:hAnsi="Wingdings" w:hint="default"/>
      </w:rPr>
    </w:lvl>
    <w:lvl w:ilvl="6" w:tplc="04220001" w:tentative="1">
      <w:start w:val="1"/>
      <w:numFmt w:val="bullet"/>
      <w:lvlText w:val=""/>
      <w:lvlJc w:val="left"/>
      <w:pPr>
        <w:ind w:left="5410" w:hanging="360"/>
      </w:pPr>
      <w:rPr>
        <w:rFonts w:ascii="Symbol" w:hAnsi="Symbol" w:hint="default"/>
      </w:rPr>
    </w:lvl>
    <w:lvl w:ilvl="7" w:tplc="04220003" w:tentative="1">
      <w:start w:val="1"/>
      <w:numFmt w:val="bullet"/>
      <w:lvlText w:val="o"/>
      <w:lvlJc w:val="left"/>
      <w:pPr>
        <w:ind w:left="6130" w:hanging="360"/>
      </w:pPr>
      <w:rPr>
        <w:rFonts w:ascii="Courier New" w:hAnsi="Courier New" w:cs="Courier New" w:hint="default"/>
      </w:rPr>
    </w:lvl>
    <w:lvl w:ilvl="8" w:tplc="04220005" w:tentative="1">
      <w:start w:val="1"/>
      <w:numFmt w:val="bullet"/>
      <w:lvlText w:val=""/>
      <w:lvlJc w:val="left"/>
      <w:pPr>
        <w:ind w:left="6850" w:hanging="360"/>
      </w:pPr>
      <w:rPr>
        <w:rFonts w:ascii="Wingdings" w:hAnsi="Wingdings" w:hint="default"/>
      </w:rPr>
    </w:lvl>
  </w:abstractNum>
  <w:abstractNum w:abstractNumId="247" w15:restartNumberingAfterBreak="0">
    <w:nsid w:val="7C7C7E52"/>
    <w:multiLevelType w:val="hybridMultilevel"/>
    <w:tmpl w:val="46E4E66A"/>
    <w:lvl w:ilvl="0" w:tplc="FB8E0B6E">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7CA51853"/>
    <w:multiLevelType w:val="hybridMultilevel"/>
    <w:tmpl w:val="CA64F326"/>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49" w15:restartNumberingAfterBreak="0">
    <w:nsid w:val="7D2E1A0B"/>
    <w:multiLevelType w:val="hybridMultilevel"/>
    <w:tmpl w:val="0F6E51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0" w15:restartNumberingAfterBreak="0">
    <w:nsid w:val="7D5E59FF"/>
    <w:multiLevelType w:val="hybridMultilevel"/>
    <w:tmpl w:val="CF86C8F2"/>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51" w15:restartNumberingAfterBreak="0">
    <w:nsid w:val="7DC66C73"/>
    <w:multiLevelType w:val="hybridMultilevel"/>
    <w:tmpl w:val="ACA4B28A"/>
    <w:lvl w:ilvl="0" w:tplc="058AD204">
      <w:start w:val="1"/>
      <w:numFmt w:val="decimal"/>
      <w:lvlText w:val="%1."/>
      <w:lvlJc w:val="left"/>
      <w:pPr>
        <w:ind w:left="720" w:hanging="360"/>
      </w:pPr>
      <w:rPr>
        <w:rFonts w:hint="default"/>
        <w:b w:val="0"/>
        <w:bCs/>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52" w15:restartNumberingAfterBreak="0">
    <w:nsid w:val="7DE8708B"/>
    <w:multiLevelType w:val="hybridMultilevel"/>
    <w:tmpl w:val="AB02E804"/>
    <w:lvl w:ilvl="0" w:tplc="F3F81612">
      <w:start w:val="1"/>
      <w:numFmt w:val="decimal"/>
      <w:lvlText w:val="%1."/>
      <w:lvlJc w:val="left"/>
      <w:pPr>
        <w:ind w:left="720" w:hanging="360"/>
      </w:pPr>
      <w:rPr>
        <w:rFonts w:hint="default"/>
        <w:b w:val="0"/>
        <w:bCs/>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53" w15:restartNumberingAfterBreak="0">
    <w:nsid w:val="7E0D1C27"/>
    <w:multiLevelType w:val="hybridMultilevel"/>
    <w:tmpl w:val="970AF2C6"/>
    <w:lvl w:ilvl="0" w:tplc="50CAA6CE">
      <w:start w:val="1"/>
      <w:numFmt w:val="decimal"/>
      <w:lvlText w:val="%1."/>
      <w:lvlJc w:val="left"/>
      <w:pPr>
        <w:ind w:left="720" w:hanging="360"/>
      </w:pPr>
      <w:rPr>
        <w:rFonts w:hint="default"/>
        <w:b w:val="0"/>
        <w:bCs/>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54" w15:restartNumberingAfterBreak="0">
    <w:nsid w:val="7E402295"/>
    <w:multiLevelType w:val="hybridMultilevel"/>
    <w:tmpl w:val="B80C1B0E"/>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55" w15:restartNumberingAfterBreak="0">
    <w:nsid w:val="7E71781D"/>
    <w:multiLevelType w:val="hybridMultilevel"/>
    <w:tmpl w:val="8E26C61E"/>
    <w:lvl w:ilvl="0" w:tplc="04220001">
      <w:start w:val="1"/>
      <w:numFmt w:val="bullet"/>
      <w:lvlText w:val=""/>
      <w:lvlJc w:val="left"/>
      <w:pPr>
        <w:ind w:left="1090" w:hanging="360"/>
      </w:pPr>
      <w:rPr>
        <w:rFonts w:ascii="Symbol" w:hAnsi="Symbol" w:hint="default"/>
      </w:rPr>
    </w:lvl>
    <w:lvl w:ilvl="1" w:tplc="04220003" w:tentative="1">
      <w:start w:val="1"/>
      <w:numFmt w:val="bullet"/>
      <w:lvlText w:val="o"/>
      <w:lvlJc w:val="left"/>
      <w:pPr>
        <w:ind w:left="1810" w:hanging="360"/>
      </w:pPr>
      <w:rPr>
        <w:rFonts w:ascii="Courier New" w:hAnsi="Courier New" w:cs="Courier New" w:hint="default"/>
      </w:rPr>
    </w:lvl>
    <w:lvl w:ilvl="2" w:tplc="04220005" w:tentative="1">
      <w:start w:val="1"/>
      <w:numFmt w:val="bullet"/>
      <w:lvlText w:val=""/>
      <w:lvlJc w:val="left"/>
      <w:pPr>
        <w:ind w:left="2530" w:hanging="360"/>
      </w:pPr>
      <w:rPr>
        <w:rFonts w:ascii="Wingdings" w:hAnsi="Wingdings" w:hint="default"/>
      </w:rPr>
    </w:lvl>
    <w:lvl w:ilvl="3" w:tplc="04220001" w:tentative="1">
      <w:start w:val="1"/>
      <w:numFmt w:val="bullet"/>
      <w:lvlText w:val=""/>
      <w:lvlJc w:val="left"/>
      <w:pPr>
        <w:ind w:left="3250" w:hanging="360"/>
      </w:pPr>
      <w:rPr>
        <w:rFonts w:ascii="Symbol" w:hAnsi="Symbol" w:hint="default"/>
      </w:rPr>
    </w:lvl>
    <w:lvl w:ilvl="4" w:tplc="04220003" w:tentative="1">
      <w:start w:val="1"/>
      <w:numFmt w:val="bullet"/>
      <w:lvlText w:val="o"/>
      <w:lvlJc w:val="left"/>
      <w:pPr>
        <w:ind w:left="3970" w:hanging="360"/>
      </w:pPr>
      <w:rPr>
        <w:rFonts w:ascii="Courier New" w:hAnsi="Courier New" w:cs="Courier New" w:hint="default"/>
      </w:rPr>
    </w:lvl>
    <w:lvl w:ilvl="5" w:tplc="04220005" w:tentative="1">
      <w:start w:val="1"/>
      <w:numFmt w:val="bullet"/>
      <w:lvlText w:val=""/>
      <w:lvlJc w:val="left"/>
      <w:pPr>
        <w:ind w:left="4690" w:hanging="360"/>
      </w:pPr>
      <w:rPr>
        <w:rFonts w:ascii="Wingdings" w:hAnsi="Wingdings" w:hint="default"/>
      </w:rPr>
    </w:lvl>
    <w:lvl w:ilvl="6" w:tplc="04220001" w:tentative="1">
      <w:start w:val="1"/>
      <w:numFmt w:val="bullet"/>
      <w:lvlText w:val=""/>
      <w:lvlJc w:val="left"/>
      <w:pPr>
        <w:ind w:left="5410" w:hanging="360"/>
      </w:pPr>
      <w:rPr>
        <w:rFonts w:ascii="Symbol" w:hAnsi="Symbol" w:hint="default"/>
      </w:rPr>
    </w:lvl>
    <w:lvl w:ilvl="7" w:tplc="04220003" w:tentative="1">
      <w:start w:val="1"/>
      <w:numFmt w:val="bullet"/>
      <w:lvlText w:val="o"/>
      <w:lvlJc w:val="left"/>
      <w:pPr>
        <w:ind w:left="6130" w:hanging="360"/>
      </w:pPr>
      <w:rPr>
        <w:rFonts w:ascii="Courier New" w:hAnsi="Courier New" w:cs="Courier New" w:hint="default"/>
      </w:rPr>
    </w:lvl>
    <w:lvl w:ilvl="8" w:tplc="04220005" w:tentative="1">
      <w:start w:val="1"/>
      <w:numFmt w:val="bullet"/>
      <w:lvlText w:val=""/>
      <w:lvlJc w:val="left"/>
      <w:pPr>
        <w:ind w:left="6850" w:hanging="360"/>
      </w:pPr>
      <w:rPr>
        <w:rFonts w:ascii="Wingdings" w:hAnsi="Wingdings" w:hint="default"/>
      </w:rPr>
    </w:lvl>
  </w:abstractNum>
  <w:abstractNum w:abstractNumId="256" w15:restartNumberingAfterBreak="0">
    <w:nsid w:val="7EC36574"/>
    <w:multiLevelType w:val="hybridMultilevel"/>
    <w:tmpl w:val="E15AE072"/>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57" w15:restartNumberingAfterBreak="0">
    <w:nsid w:val="7FA10C74"/>
    <w:multiLevelType w:val="hybridMultilevel"/>
    <w:tmpl w:val="DE589440"/>
    <w:lvl w:ilvl="0" w:tplc="32AE8AD6">
      <w:start w:val="1"/>
      <w:numFmt w:val="decimal"/>
      <w:lvlText w:val="%1."/>
      <w:lvlJc w:val="left"/>
      <w:pPr>
        <w:ind w:left="720" w:hanging="360"/>
      </w:pPr>
      <w:rPr>
        <w:rFonts w:hint="default"/>
        <w:b w:val="0"/>
        <w:bCs/>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num w:numId="1" w16cid:durableId="387848856">
    <w:abstractNumId w:val="236"/>
  </w:num>
  <w:num w:numId="2" w16cid:durableId="13309030">
    <w:abstractNumId w:val="180"/>
  </w:num>
  <w:num w:numId="3" w16cid:durableId="1833518503">
    <w:abstractNumId w:val="95"/>
  </w:num>
  <w:num w:numId="4" w16cid:durableId="1766535308">
    <w:abstractNumId w:val="88"/>
  </w:num>
  <w:num w:numId="5" w16cid:durableId="1574395526">
    <w:abstractNumId w:val="249"/>
  </w:num>
  <w:num w:numId="6" w16cid:durableId="1847671666">
    <w:abstractNumId w:val="97"/>
  </w:num>
  <w:num w:numId="7" w16cid:durableId="488597048">
    <w:abstractNumId w:val="91"/>
  </w:num>
  <w:num w:numId="8" w16cid:durableId="1006861779">
    <w:abstractNumId w:val="178"/>
  </w:num>
  <w:num w:numId="9" w16cid:durableId="908729195">
    <w:abstractNumId w:val="195"/>
  </w:num>
  <w:num w:numId="10" w16cid:durableId="1697853772">
    <w:abstractNumId w:val="237"/>
  </w:num>
  <w:num w:numId="11" w16cid:durableId="1684434548">
    <w:abstractNumId w:val="228"/>
  </w:num>
  <w:num w:numId="12" w16cid:durableId="1897810269">
    <w:abstractNumId w:val="87"/>
  </w:num>
  <w:num w:numId="13" w16cid:durableId="111441572">
    <w:abstractNumId w:val="142"/>
  </w:num>
  <w:num w:numId="14" w16cid:durableId="1257906813">
    <w:abstractNumId w:val="128"/>
  </w:num>
  <w:num w:numId="15" w16cid:durableId="1941986906">
    <w:abstractNumId w:val="18"/>
  </w:num>
  <w:num w:numId="16" w16cid:durableId="1008825897">
    <w:abstractNumId w:val="149"/>
  </w:num>
  <w:num w:numId="17" w16cid:durableId="392385991">
    <w:abstractNumId w:val="173"/>
  </w:num>
  <w:num w:numId="18" w16cid:durableId="1774932021">
    <w:abstractNumId w:val="123"/>
  </w:num>
  <w:num w:numId="19" w16cid:durableId="1920555483">
    <w:abstractNumId w:val="7"/>
  </w:num>
  <w:num w:numId="20" w16cid:durableId="1108114639">
    <w:abstractNumId w:val="190"/>
  </w:num>
  <w:num w:numId="21" w16cid:durableId="404382529">
    <w:abstractNumId w:val="247"/>
  </w:num>
  <w:num w:numId="22" w16cid:durableId="1636525649">
    <w:abstractNumId w:val="182"/>
  </w:num>
  <w:num w:numId="23" w16cid:durableId="1531334771">
    <w:abstractNumId w:val="14"/>
  </w:num>
  <w:num w:numId="24" w16cid:durableId="386878153">
    <w:abstractNumId w:val="232"/>
  </w:num>
  <w:num w:numId="25" w16cid:durableId="1543975323">
    <w:abstractNumId w:val="129"/>
  </w:num>
  <w:num w:numId="26" w16cid:durableId="216553459">
    <w:abstractNumId w:val="28"/>
  </w:num>
  <w:num w:numId="27" w16cid:durableId="1982424023">
    <w:abstractNumId w:val="140"/>
  </w:num>
  <w:num w:numId="28" w16cid:durableId="982778194">
    <w:abstractNumId w:val="193"/>
  </w:num>
  <w:num w:numId="29" w16cid:durableId="1906259087">
    <w:abstractNumId w:val="72"/>
  </w:num>
  <w:num w:numId="30" w16cid:durableId="1318995333">
    <w:abstractNumId w:val="124"/>
  </w:num>
  <w:num w:numId="31" w16cid:durableId="2108236100">
    <w:abstractNumId w:val="185"/>
  </w:num>
  <w:num w:numId="32" w16cid:durableId="1489592441">
    <w:abstractNumId w:val="154"/>
  </w:num>
  <w:num w:numId="33" w16cid:durableId="2123912627">
    <w:abstractNumId w:val="170"/>
  </w:num>
  <w:num w:numId="34" w16cid:durableId="470169939">
    <w:abstractNumId w:val="187"/>
  </w:num>
  <w:num w:numId="35" w16cid:durableId="1321808599">
    <w:abstractNumId w:val="76"/>
  </w:num>
  <w:num w:numId="36" w16cid:durableId="49577850">
    <w:abstractNumId w:val="102"/>
  </w:num>
  <w:num w:numId="37" w16cid:durableId="2132745011">
    <w:abstractNumId w:val="215"/>
  </w:num>
  <w:num w:numId="38" w16cid:durableId="1607420959">
    <w:abstractNumId w:val="6"/>
  </w:num>
  <w:num w:numId="39" w16cid:durableId="905649843">
    <w:abstractNumId w:val="113"/>
  </w:num>
  <w:num w:numId="40" w16cid:durableId="1981034971">
    <w:abstractNumId w:val="202"/>
  </w:num>
  <w:num w:numId="41" w16cid:durableId="942297085">
    <w:abstractNumId w:val="205"/>
  </w:num>
  <w:num w:numId="42" w16cid:durableId="2044860138">
    <w:abstractNumId w:val="137"/>
  </w:num>
  <w:num w:numId="43" w16cid:durableId="689333967">
    <w:abstractNumId w:val="217"/>
  </w:num>
  <w:num w:numId="44" w16cid:durableId="1644504767">
    <w:abstractNumId w:val="166"/>
  </w:num>
  <w:num w:numId="45" w16cid:durableId="1010989646">
    <w:abstractNumId w:val="74"/>
  </w:num>
  <w:num w:numId="46" w16cid:durableId="106389762">
    <w:abstractNumId w:val="204"/>
  </w:num>
  <w:num w:numId="47" w16cid:durableId="248852100">
    <w:abstractNumId w:val="201"/>
  </w:num>
  <w:num w:numId="48" w16cid:durableId="457382495">
    <w:abstractNumId w:val="104"/>
  </w:num>
  <w:num w:numId="49" w16cid:durableId="1875848368">
    <w:abstractNumId w:val="203"/>
  </w:num>
  <w:num w:numId="50" w16cid:durableId="1748913476">
    <w:abstractNumId w:val="17"/>
  </w:num>
  <w:num w:numId="51" w16cid:durableId="1787456645">
    <w:abstractNumId w:val="183"/>
  </w:num>
  <w:num w:numId="52" w16cid:durableId="1440640407">
    <w:abstractNumId w:val="209"/>
  </w:num>
  <w:num w:numId="53" w16cid:durableId="1817145775">
    <w:abstractNumId w:val="75"/>
  </w:num>
  <w:num w:numId="54" w16cid:durableId="862717517">
    <w:abstractNumId w:val="223"/>
  </w:num>
  <w:num w:numId="55" w16cid:durableId="1512796631">
    <w:abstractNumId w:val="41"/>
  </w:num>
  <w:num w:numId="56" w16cid:durableId="1444301296">
    <w:abstractNumId w:val="117"/>
  </w:num>
  <w:num w:numId="57" w16cid:durableId="1844739483">
    <w:abstractNumId w:val="174"/>
  </w:num>
  <w:num w:numId="58" w16cid:durableId="2002193546">
    <w:abstractNumId w:val="108"/>
  </w:num>
  <w:num w:numId="59" w16cid:durableId="987243128">
    <w:abstractNumId w:val="48"/>
  </w:num>
  <w:num w:numId="60" w16cid:durableId="1253468717">
    <w:abstractNumId w:val="13"/>
  </w:num>
  <w:num w:numId="61" w16cid:durableId="983774486">
    <w:abstractNumId w:val="110"/>
  </w:num>
  <w:num w:numId="62" w16cid:durableId="38676750">
    <w:abstractNumId w:val="127"/>
  </w:num>
  <w:num w:numId="63" w16cid:durableId="1086418763">
    <w:abstractNumId w:val="177"/>
  </w:num>
  <w:num w:numId="64" w16cid:durableId="336931375">
    <w:abstractNumId w:val="30"/>
  </w:num>
  <w:num w:numId="65" w16cid:durableId="1325014458">
    <w:abstractNumId w:val="35"/>
  </w:num>
  <w:num w:numId="66" w16cid:durableId="1647054738">
    <w:abstractNumId w:val="239"/>
  </w:num>
  <w:num w:numId="67" w16cid:durableId="626205898">
    <w:abstractNumId w:val="36"/>
  </w:num>
  <w:num w:numId="68" w16cid:durableId="535704065">
    <w:abstractNumId w:val="256"/>
  </w:num>
  <w:num w:numId="69" w16cid:durableId="420950482">
    <w:abstractNumId w:val="226"/>
  </w:num>
  <w:num w:numId="70" w16cid:durableId="1440032274">
    <w:abstractNumId w:val="78"/>
  </w:num>
  <w:num w:numId="71" w16cid:durableId="349187229">
    <w:abstractNumId w:val="158"/>
  </w:num>
  <w:num w:numId="72" w16cid:durableId="1204945047">
    <w:abstractNumId w:val="244"/>
  </w:num>
  <w:num w:numId="73" w16cid:durableId="1856578074">
    <w:abstractNumId w:val="243"/>
  </w:num>
  <w:num w:numId="74" w16cid:durableId="1978413289">
    <w:abstractNumId w:val="71"/>
  </w:num>
  <w:num w:numId="75" w16cid:durableId="914627096">
    <w:abstractNumId w:val="121"/>
  </w:num>
  <w:num w:numId="76" w16cid:durableId="910457352">
    <w:abstractNumId w:val="208"/>
  </w:num>
  <w:num w:numId="77" w16cid:durableId="1785224000">
    <w:abstractNumId w:val="192"/>
  </w:num>
  <w:num w:numId="78" w16cid:durableId="1278441634">
    <w:abstractNumId w:val="86"/>
  </w:num>
  <w:num w:numId="79" w16cid:durableId="805974359">
    <w:abstractNumId w:val="49"/>
  </w:num>
  <w:num w:numId="80" w16cid:durableId="291328150">
    <w:abstractNumId w:val="157"/>
  </w:num>
  <w:num w:numId="81" w16cid:durableId="2095710494">
    <w:abstractNumId w:val="58"/>
  </w:num>
  <w:num w:numId="82" w16cid:durableId="1569075947">
    <w:abstractNumId w:val="63"/>
  </w:num>
  <w:num w:numId="83" w16cid:durableId="559363718">
    <w:abstractNumId w:val="245"/>
  </w:num>
  <w:num w:numId="84" w16cid:durableId="1387559913">
    <w:abstractNumId w:val="238"/>
  </w:num>
  <w:num w:numId="85" w16cid:durableId="1052072876">
    <w:abstractNumId w:val="38"/>
  </w:num>
  <w:num w:numId="86" w16cid:durableId="1273435387">
    <w:abstractNumId w:val="60"/>
  </w:num>
  <w:num w:numId="87" w16cid:durableId="354501059">
    <w:abstractNumId w:val="47"/>
  </w:num>
  <w:num w:numId="88" w16cid:durableId="919363623">
    <w:abstractNumId w:val="23"/>
  </w:num>
  <w:num w:numId="89" w16cid:durableId="1839420978">
    <w:abstractNumId w:val="248"/>
  </w:num>
  <w:num w:numId="90" w16cid:durableId="1191722455">
    <w:abstractNumId w:val="52"/>
  </w:num>
  <w:num w:numId="91" w16cid:durableId="1880505844">
    <w:abstractNumId w:val="200"/>
  </w:num>
  <w:num w:numId="92" w16cid:durableId="1277374133">
    <w:abstractNumId w:val="207"/>
  </w:num>
  <w:num w:numId="93" w16cid:durableId="1815371697">
    <w:abstractNumId w:val="153"/>
  </w:num>
  <w:num w:numId="94" w16cid:durableId="1718041723">
    <w:abstractNumId w:val="0"/>
  </w:num>
  <w:num w:numId="95" w16cid:durableId="1011445293">
    <w:abstractNumId w:val="24"/>
  </w:num>
  <w:num w:numId="96" w16cid:durableId="1985230940">
    <w:abstractNumId w:val="83"/>
  </w:num>
  <w:num w:numId="97" w16cid:durableId="640114297">
    <w:abstractNumId w:val="37"/>
  </w:num>
  <w:num w:numId="98" w16cid:durableId="1355422876">
    <w:abstractNumId w:val="120"/>
  </w:num>
  <w:num w:numId="99" w16cid:durableId="972564671">
    <w:abstractNumId w:val="230"/>
  </w:num>
  <w:num w:numId="100" w16cid:durableId="1107310978">
    <w:abstractNumId w:val="2"/>
  </w:num>
  <w:num w:numId="101" w16cid:durableId="2106656700">
    <w:abstractNumId w:val="194"/>
  </w:num>
  <w:num w:numId="102" w16cid:durableId="735903926">
    <w:abstractNumId w:val="211"/>
  </w:num>
  <w:num w:numId="103" w16cid:durableId="1365713524">
    <w:abstractNumId w:val="253"/>
  </w:num>
  <w:num w:numId="104" w16cid:durableId="1044715702">
    <w:abstractNumId w:val="119"/>
  </w:num>
  <w:num w:numId="105" w16cid:durableId="1805463949">
    <w:abstractNumId w:val="69"/>
  </w:num>
  <w:num w:numId="106" w16cid:durableId="1575041405">
    <w:abstractNumId w:val="133"/>
  </w:num>
  <w:num w:numId="107" w16cid:durableId="1431585156">
    <w:abstractNumId w:val="101"/>
  </w:num>
  <w:num w:numId="108" w16cid:durableId="1865098914">
    <w:abstractNumId w:val="163"/>
  </w:num>
  <w:num w:numId="109" w16cid:durableId="850487531">
    <w:abstractNumId w:val="165"/>
  </w:num>
  <w:num w:numId="110" w16cid:durableId="501746167">
    <w:abstractNumId w:val="254"/>
  </w:num>
  <w:num w:numId="111" w16cid:durableId="1409155495">
    <w:abstractNumId w:val="34"/>
  </w:num>
  <w:num w:numId="112" w16cid:durableId="1710952893">
    <w:abstractNumId w:val="130"/>
  </w:num>
  <w:num w:numId="113" w16cid:durableId="722289923">
    <w:abstractNumId w:val="162"/>
  </w:num>
  <w:num w:numId="114" w16cid:durableId="1883905873">
    <w:abstractNumId w:val="191"/>
  </w:num>
  <w:num w:numId="115" w16cid:durableId="1022703819">
    <w:abstractNumId w:val="8"/>
  </w:num>
  <w:num w:numId="116" w16cid:durableId="760445423">
    <w:abstractNumId w:val="64"/>
  </w:num>
  <w:num w:numId="117" w16cid:durableId="321741845">
    <w:abstractNumId w:val="134"/>
  </w:num>
  <w:num w:numId="118" w16cid:durableId="1852059310">
    <w:abstractNumId w:val="43"/>
  </w:num>
  <w:num w:numId="119" w16cid:durableId="956525279">
    <w:abstractNumId w:val="155"/>
  </w:num>
  <w:num w:numId="120" w16cid:durableId="390539800">
    <w:abstractNumId w:val="54"/>
  </w:num>
  <w:num w:numId="121" w16cid:durableId="862400496">
    <w:abstractNumId w:val="171"/>
  </w:num>
  <w:num w:numId="122" w16cid:durableId="62340099">
    <w:abstractNumId w:val="233"/>
  </w:num>
  <w:num w:numId="123" w16cid:durableId="1733498404">
    <w:abstractNumId w:val="44"/>
  </w:num>
  <w:num w:numId="124" w16cid:durableId="138151220">
    <w:abstractNumId w:val="139"/>
  </w:num>
  <w:num w:numId="125" w16cid:durableId="859855410">
    <w:abstractNumId w:val="222"/>
  </w:num>
  <w:num w:numId="126" w16cid:durableId="161628311">
    <w:abstractNumId w:val="99"/>
  </w:num>
  <w:num w:numId="127" w16cid:durableId="1075862463">
    <w:abstractNumId w:val="242"/>
  </w:num>
  <w:num w:numId="128" w16cid:durableId="839277896">
    <w:abstractNumId w:val="206"/>
  </w:num>
  <w:num w:numId="129" w16cid:durableId="73552230">
    <w:abstractNumId w:val="1"/>
  </w:num>
  <w:num w:numId="130" w16cid:durableId="1955822519">
    <w:abstractNumId w:val="229"/>
  </w:num>
  <w:num w:numId="131" w16cid:durableId="35279613">
    <w:abstractNumId w:val="221"/>
  </w:num>
  <w:num w:numId="132" w16cid:durableId="399522852">
    <w:abstractNumId w:val="250"/>
  </w:num>
  <w:num w:numId="133" w16cid:durableId="1749379567">
    <w:abstractNumId w:val="103"/>
  </w:num>
  <w:num w:numId="134" w16cid:durableId="380596946">
    <w:abstractNumId w:val="145"/>
  </w:num>
  <w:num w:numId="135" w16cid:durableId="223108807">
    <w:abstractNumId w:val="106"/>
  </w:num>
  <w:num w:numId="136" w16cid:durableId="1634483163">
    <w:abstractNumId w:val="235"/>
  </w:num>
  <w:num w:numId="137" w16cid:durableId="1699623339">
    <w:abstractNumId w:val="67"/>
  </w:num>
  <w:num w:numId="138" w16cid:durableId="523135163">
    <w:abstractNumId w:val="31"/>
  </w:num>
  <w:num w:numId="139" w16cid:durableId="775634009">
    <w:abstractNumId w:val="164"/>
  </w:num>
  <w:num w:numId="140" w16cid:durableId="1164710616">
    <w:abstractNumId w:val="16"/>
  </w:num>
  <w:num w:numId="141" w16cid:durableId="1996520370">
    <w:abstractNumId w:val="118"/>
  </w:num>
  <w:num w:numId="142" w16cid:durableId="1466510916">
    <w:abstractNumId w:val="56"/>
  </w:num>
  <w:num w:numId="143" w16cid:durableId="854155228">
    <w:abstractNumId w:val="132"/>
  </w:num>
  <w:num w:numId="144" w16cid:durableId="753429430">
    <w:abstractNumId w:val="213"/>
  </w:num>
  <w:num w:numId="145" w16cid:durableId="1895268107">
    <w:abstractNumId w:val="62"/>
  </w:num>
  <w:num w:numId="146" w16cid:durableId="1922983628">
    <w:abstractNumId w:val="224"/>
  </w:num>
  <w:num w:numId="147" w16cid:durableId="1060248108">
    <w:abstractNumId w:val="122"/>
  </w:num>
  <w:num w:numId="148" w16cid:durableId="333148838">
    <w:abstractNumId w:val="77"/>
  </w:num>
  <w:num w:numId="149" w16cid:durableId="1840076817">
    <w:abstractNumId w:val="159"/>
  </w:num>
  <w:num w:numId="150" w16cid:durableId="1873611290">
    <w:abstractNumId w:val="92"/>
  </w:num>
  <w:num w:numId="151" w16cid:durableId="905578758">
    <w:abstractNumId w:val="189"/>
  </w:num>
  <w:num w:numId="152" w16cid:durableId="472479593">
    <w:abstractNumId w:val="136"/>
  </w:num>
  <w:num w:numId="153" w16cid:durableId="473840042">
    <w:abstractNumId w:val="220"/>
  </w:num>
  <w:num w:numId="154" w16cid:durableId="1752461239">
    <w:abstractNumId w:val="39"/>
  </w:num>
  <w:num w:numId="155" w16cid:durableId="1633830026">
    <w:abstractNumId w:val="61"/>
  </w:num>
  <w:num w:numId="156" w16cid:durableId="1948077798">
    <w:abstractNumId w:val="46"/>
  </w:num>
  <w:num w:numId="157" w16cid:durableId="1942641996">
    <w:abstractNumId w:val="252"/>
  </w:num>
  <w:num w:numId="158" w16cid:durableId="770007081">
    <w:abstractNumId w:val="144"/>
  </w:num>
  <w:num w:numId="159" w16cid:durableId="1067218590">
    <w:abstractNumId w:val="20"/>
  </w:num>
  <w:num w:numId="160" w16cid:durableId="1735883497">
    <w:abstractNumId w:val="51"/>
  </w:num>
  <w:num w:numId="161" w16cid:durableId="1376278217">
    <w:abstractNumId w:val="94"/>
  </w:num>
  <w:num w:numId="162" w16cid:durableId="1096049386">
    <w:abstractNumId w:val="197"/>
  </w:num>
  <w:num w:numId="163" w16cid:durableId="568153075">
    <w:abstractNumId w:val="198"/>
  </w:num>
  <w:num w:numId="164" w16cid:durableId="1776168912">
    <w:abstractNumId w:val="5"/>
  </w:num>
  <w:num w:numId="165" w16cid:durableId="775641011">
    <w:abstractNumId w:val="107"/>
  </w:num>
  <w:num w:numId="166" w16cid:durableId="1520003586">
    <w:abstractNumId w:val="79"/>
  </w:num>
  <w:num w:numId="167" w16cid:durableId="1090195867">
    <w:abstractNumId w:val="50"/>
  </w:num>
  <w:num w:numId="168" w16cid:durableId="371619762">
    <w:abstractNumId w:val="116"/>
  </w:num>
  <w:num w:numId="169" w16cid:durableId="1485852407">
    <w:abstractNumId w:val="33"/>
  </w:num>
  <w:num w:numId="170" w16cid:durableId="510528743">
    <w:abstractNumId w:val="84"/>
  </w:num>
  <w:num w:numId="171" w16cid:durableId="420445561">
    <w:abstractNumId w:val="179"/>
  </w:num>
  <w:num w:numId="172" w16cid:durableId="2107799258">
    <w:abstractNumId w:val="169"/>
  </w:num>
  <w:num w:numId="173" w16cid:durableId="1087462229">
    <w:abstractNumId w:val="15"/>
  </w:num>
  <w:num w:numId="174" w16cid:durableId="890771076">
    <w:abstractNumId w:val="22"/>
  </w:num>
  <w:num w:numId="175" w16cid:durableId="414329779">
    <w:abstractNumId w:val="90"/>
  </w:num>
  <w:num w:numId="176" w16cid:durableId="182404648">
    <w:abstractNumId w:val="109"/>
  </w:num>
  <w:num w:numId="177" w16cid:durableId="1538929423">
    <w:abstractNumId w:val="231"/>
  </w:num>
  <w:num w:numId="178" w16cid:durableId="1009718012">
    <w:abstractNumId w:val="26"/>
  </w:num>
  <w:num w:numId="179" w16cid:durableId="406192991">
    <w:abstractNumId w:val="25"/>
  </w:num>
  <w:num w:numId="180" w16cid:durableId="1590850567">
    <w:abstractNumId w:val="19"/>
  </w:num>
  <w:num w:numId="181" w16cid:durableId="1683434958">
    <w:abstractNumId w:val="219"/>
  </w:num>
  <w:num w:numId="182" w16cid:durableId="524906109">
    <w:abstractNumId w:val="45"/>
  </w:num>
  <w:num w:numId="183" w16cid:durableId="1035808346">
    <w:abstractNumId w:val="216"/>
  </w:num>
  <w:num w:numId="184" w16cid:durableId="570579587">
    <w:abstractNumId w:val="32"/>
  </w:num>
  <w:num w:numId="185" w16cid:durableId="1827356923">
    <w:abstractNumId w:val="176"/>
  </w:num>
  <w:num w:numId="186" w16cid:durableId="1141776663">
    <w:abstractNumId w:val="70"/>
  </w:num>
  <w:num w:numId="187" w16cid:durableId="1486819716">
    <w:abstractNumId w:val="210"/>
  </w:num>
  <w:num w:numId="188" w16cid:durableId="1785491246">
    <w:abstractNumId w:val="9"/>
  </w:num>
  <w:num w:numId="189" w16cid:durableId="2103605610">
    <w:abstractNumId w:val="167"/>
  </w:num>
  <w:num w:numId="190" w16cid:durableId="261426298">
    <w:abstractNumId w:val="138"/>
  </w:num>
  <w:num w:numId="191" w16cid:durableId="215549165">
    <w:abstractNumId w:val="131"/>
  </w:num>
  <w:num w:numId="192" w16cid:durableId="1370883286">
    <w:abstractNumId w:val="112"/>
  </w:num>
  <w:num w:numId="193" w16cid:durableId="1265727888">
    <w:abstractNumId w:val="196"/>
  </w:num>
  <w:num w:numId="194" w16cid:durableId="332299054">
    <w:abstractNumId w:val="212"/>
  </w:num>
  <w:num w:numId="195" w16cid:durableId="1154372491">
    <w:abstractNumId w:val="218"/>
  </w:num>
  <w:num w:numId="196" w16cid:durableId="1862668191">
    <w:abstractNumId w:val="227"/>
  </w:num>
  <w:num w:numId="197" w16cid:durableId="1238200812">
    <w:abstractNumId w:val="141"/>
  </w:num>
  <w:num w:numId="198" w16cid:durableId="750394421">
    <w:abstractNumId w:val="147"/>
  </w:num>
  <w:num w:numId="199" w16cid:durableId="1928079972">
    <w:abstractNumId w:val="234"/>
  </w:num>
  <w:num w:numId="200" w16cid:durableId="1323388476">
    <w:abstractNumId w:val="66"/>
  </w:num>
  <w:num w:numId="201" w16cid:durableId="481123010">
    <w:abstractNumId w:val="21"/>
  </w:num>
  <w:num w:numId="202" w16cid:durableId="600913390">
    <w:abstractNumId w:val="80"/>
  </w:num>
  <w:num w:numId="203" w16cid:durableId="2099326825">
    <w:abstractNumId w:val="240"/>
  </w:num>
  <w:num w:numId="204" w16cid:durableId="722799737">
    <w:abstractNumId w:val="82"/>
  </w:num>
  <w:num w:numId="205" w16cid:durableId="791289661">
    <w:abstractNumId w:val="96"/>
  </w:num>
  <w:num w:numId="206" w16cid:durableId="338314930">
    <w:abstractNumId w:val="161"/>
  </w:num>
  <w:num w:numId="207" w16cid:durableId="475027957">
    <w:abstractNumId w:val="151"/>
  </w:num>
  <w:num w:numId="208" w16cid:durableId="2131514637">
    <w:abstractNumId w:val="65"/>
  </w:num>
  <w:num w:numId="209" w16cid:durableId="51125100">
    <w:abstractNumId w:val="125"/>
  </w:num>
  <w:num w:numId="210" w16cid:durableId="1101340083">
    <w:abstractNumId w:val="27"/>
  </w:num>
  <w:num w:numId="211" w16cid:durableId="244848688">
    <w:abstractNumId w:val="85"/>
  </w:num>
  <w:num w:numId="212" w16cid:durableId="1709376728">
    <w:abstractNumId w:val="255"/>
  </w:num>
  <w:num w:numId="213" w16cid:durableId="1126922311">
    <w:abstractNumId w:val="246"/>
  </w:num>
  <w:num w:numId="214" w16cid:durableId="1228297516">
    <w:abstractNumId w:val="126"/>
  </w:num>
  <w:num w:numId="215" w16cid:durableId="1673533349">
    <w:abstractNumId w:val="111"/>
  </w:num>
  <w:num w:numId="216" w16cid:durableId="192615850">
    <w:abstractNumId w:val="156"/>
  </w:num>
  <w:num w:numId="217" w16cid:durableId="1072434988">
    <w:abstractNumId w:val="114"/>
  </w:num>
  <w:num w:numId="218" w16cid:durableId="1251546922">
    <w:abstractNumId w:val="214"/>
  </w:num>
  <w:num w:numId="219" w16cid:durableId="975261111">
    <w:abstractNumId w:val="81"/>
  </w:num>
  <w:num w:numId="220" w16cid:durableId="917638624">
    <w:abstractNumId w:val="42"/>
  </w:num>
  <w:num w:numId="221" w16cid:durableId="857232517">
    <w:abstractNumId w:val="98"/>
  </w:num>
  <w:num w:numId="222" w16cid:durableId="304359349">
    <w:abstractNumId w:val="11"/>
  </w:num>
  <w:num w:numId="223" w16cid:durableId="552621115">
    <w:abstractNumId w:val="105"/>
  </w:num>
  <w:num w:numId="224" w16cid:durableId="1100027638">
    <w:abstractNumId w:val="57"/>
  </w:num>
  <w:num w:numId="225" w16cid:durableId="1547065845">
    <w:abstractNumId w:val="143"/>
  </w:num>
  <w:num w:numId="226" w16cid:durableId="227309699">
    <w:abstractNumId w:val="68"/>
  </w:num>
  <w:num w:numId="227" w16cid:durableId="1531990176">
    <w:abstractNumId w:val="135"/>
  </w:num>
  <w:num w:numId="228" w16cid:durableId="9112408">
    <w:abstractNumId w:val="175"/>
  </w:num>
  <w:num w:numId="229" w16cid:durableId="663973630">
    <w:abstractNumId w:val="150"/>
  </w:num>
  <w:num w:numId="230" w16cid:durableId="952398913">
    <w:abstractNumId w:val="93"/>
  </w:num>
  <w:num w:numId="231" w16cid:durableId="1595629724">
    <w:abstractNumId w:val="257"/>
  </w:num>
  <w:num w:numId="232" w16cid:durableId="955940292">
    <w:abstractNumId w:val="59"/>
  </w:num>
  <w:num w:numId="233" w16cid:durableId="2132354930">
    <w:abstractNumId w:val="4"/>
  </w:num>
  <w:num w:numId="234" w16cid:durableId="1985743630">
    <w:abstractNumId w:val="181"/>
  </w:num>
  <w:num w:numId="235" w16cid:durableId="1992168951">
    <w:abstractNumId w:val="148"/>
  </w:num>
  <w:num w:numId="236" w16cid:durableId="2136018005">
    <w:abstractNumId w:val="188"/>
  </w:num>
  <w:num w:numId="237" w16cid:durableId="807626769">
    <w:abstractNumId w:val="53"/>
  </w:num>
  <w:num w:numId="238" w16cid:durableId="1519538963">
    <w:abstractNumId w:val="115"/>
  </w:num>
  <w:num w:numId="239" w16cid:durableId="1970013698">
    <w:abstractNumId w:val="152"/>
  </w:num>
  <w:num w:numId="240" w16cid:durableId="2143764640">
    <w:abstractNumId w:val="40"/>
  </w:num>
  <w:num w:numId="241" w16cid:durableId="1615358548">
    <w:abstractNumId w:val="186"/>
  </w:num>
  <w:num w:numId="242" w16cid:durableId="673579774">
    <w:abstractNumId w:val="3"/>
  </w:num>
  <w:num w:numId="243" w16cid:durableId="1463379426">
    <w:abstractNumId w:val="160"/>
  </w:num>
  <w:num w:numId="244" w16cid:durableId="468669360">
    <w:abstractNumId w:val="168"/>
  </w:num>
  <w:num w:numId="245" w16cid:durableId="228461991">
    <w:abstractNumId w:val="199"/>
  </w:num>
  <w:num w:numId="246" w16cid:durableId="1195004411">
    <w:abstractNumId w:val="184"/>
  </w:num>
  <w:num w:numId="247" w16cid:durableId="597911211">
    <w:abstractNumId w:val="12"/>
  </w:num>
  <w:num w:numId="248" w16cid:durableId="1030491813">
    <w:abstractNumId w:val="241"/>
  </w:num>
  <w:num w:numId="249" w16cid:durableId="160198237">
    <w:abstractNumId w:val="73"/>
  </w:num>
  <w:num w:numId="250" w16cid:durableId="1859731374">
    <w:abstractNumId w:val="146"/>
  </w:num>
  <w:num w:numId="251" w16cid:durableId="610402386">
    <w:abstractNumId w:val="29"/>
  </w:num>
  <w:num w:numId="252" w16cid:durableId="482046899">
    <w:abstractNumId w:val="225"/>
  </w:num>
  <w:num w:numId="253" w16cid:durableId="1559627655">
    <w:abstractNumId w:val="251"/>
  </w:num>
  <w:num w:numId="254" w16cid:durableId="131169761">
    <w:abstractNumId w:val="10"/>
  </w:num>
  <w:num w:numId="255" w16cid:durableId="278532081">
    <w:abstractNumId w:val="172"/>
  </w:num>
  <w:num w:numId="256" w16cid:durableId="1154180320">
    <w:abstractNumId w:val="100"/>
  </w:num>
  <w:num w:numId="257" w16cid:durableId="322707688">
    <w:abstractNumId w:val="89"/>
  </w:num>
  <w:num w:numId="258" w16cid:durableId="19361091">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compat>
    <w:useFELayout/>
    <w:compatSetting w:name="compatibilityMode" w:uri="http://schemas.microsoft.com/office/word" w:val="12"/>
    <w:compatSetting w:name="useWord2013TrackBottomHyphenation" w:uri="http://schemas.microsoft.com/office/word" w:val="0"/>
  </w:compat>
  <w:rsids>
    <w:rsidRoot w:val="00544A52"/>
    <w:rsid w:val="0000231F"/>
    <w:rsid w:val="00013756"/>
    <w:rsid w:val="000311AE"/>
    <w:rsid w:val="00075822"/>
    <w:rsid w:val="00094A93"/>
    <w:rsid w:val="000C0271"/>
    <w:rsid w:val="000D21DF"/>
    <w:rsid w:val="000E22FB"/>
    <w:rsid w:val="000E6F8F"/>
    <w:rsid w:val="001329EB"/>
    <w:rsid w:val="00154FDA"/>
    <w:rsid w:val="001665F1"/>
    <w:rsid w:val="001A611A"/>
    <w:rsid w:val="001C3E01"/>
    <w:rsid w:val="00201289"/>
    <w:rsid w:val="002068A4"/>
    <w:rsid w:val="00213D5A"/>
    <w:rsid w:val="00271F70"/>
    <w:rsid w:val="002824D1"/>
    <w:rsid w:val="002B10EF"/>
    <w:rsid w:val="002D52AF"/>
    <w:rsid w:val="00361395"/>
    <w:rsid w:val="003627A2"/>
    <w:rsid w:val="0038126A"/>
    <w:rsid w:val="0038276A"/>
    <w:rsid w:val="00394E4F"/>
    <w:rsid w:val="003B60AD"/>
    <w:rsid w:val="003B6856"/>
    <w:rsid w:val="0042422F"/>
    <w:rsid w:val="004375E2"/>
    <w:rsid w:val="00485317"/>
    <w:rsid w:val="00486F62"/>
    <w:rsid w:val="00494DFE"/>
    <w:rsid w:val="00496AA3"/>
    <w:rsid w:val="004A025A"/>
    <w:rsid w:val="004B57B4"/>
    <w:rsid w:val="004B6DB2"/>
    <w:rsid w:val="004D2147"/>
    <w:rsid w:val="004F3A6E"/>
    <w:rsid w:val="00544A52"/>
    <w:rsid w:val="005526F5"/>
    <w:rsid w:val="00557307"/>
    <w:rsid w:val="005602B8"/>
    <w:rsid w:val="0057706A"/>
    <w:rsid w:val="00583763"/>
    <w:rsid w:val="00595A56"/>
    <w:rsid w:val="005C0E0F"/>
    <w:rsid w:val="005D2CB3"/>
    <w:rsid w:val="00632918"/>
    <w:rsid w:val="00661696"/>
    <w:rsid w:val="00675FEF"/>
    <w:rsid w:val="00697BDA"/>
    <w:rsid w:val="006B0CD1"/>
    <w:rsid w:val="00720684"/>
    <w:rsid w:val="00741058"/>
    <w:rsid w:val="007862F1"/>
    <w:rsid w:val="007F7CAE"/>
    <w:rsid w:val="00851134"/>
    <w:rsid w:val="008527AE"/>
    <w:rsid w:val="00880DE4"/>
    <w:rsid w:val="00890816"/>
    <w:rsid w:val="008C61D6"/>
    <w:rsid w:val="00907377"/>
    <w:rsid w:val="0097700F"/>
    <w:rsid w:val="009866F4"/>
    <w:rsid w:val="00A10B11"/>
    <w:rsid w:val="00A11FB7"/>
    <w:rsid w:val="00A17F83"/>
    <w:rsid w:val="00A30AF8"/>
    <w:rsid w:val="00A42861"/>
    <w:rsid w:val="00AA41D2"/>
    <w:rsid w:val="00AC50EA"/>
    <w:rsid w:val="00AD15A8"/>
    <w:rsid w:val="00AD1DD9"/>
    <w:rsid w:val="00B47879"/>
    <w:rsid w:val="00BB1008"/>
    <w:rsid w:val="00BC71B3"/>
    <w:rsid w:val="00BF2339"/>
    <w:rsid w:val="00C0311E"/>
    <w:rsid w:val="00C070F1"/>
    <w:rsid w:val="00C14EE4"/>
    <w:rsid w:val="00C1621C"/>
    <w:rsid w:val="00C61235"/>
    <w:rsid w:val="00C63504"/>
    <w:rsid w:val="00C64771"/>
    <w:rsid w:val="00C924C2"/>
    <w:rsid w:val="00CC18B0"/>
    <w:rsid w:val="00CD6127"/>
    <w:rsid w:val="00CE56BB"/>
    <w:rsid w:val="00D94C06"/>
    <w:rsid w:val="00D96C06"/>
    <w:rsid w:val="00DA4E6C"/>
    <w:rsid w:val="00DB5928"/>
    <w:rsid w:val="00E167E7"/>
    <w:rsid w:val="00E54114"/>
    <w:rsid w:val="00E7638D"/>
    <w:rsid w:val="00E9610C"/>
    <w:rsid w:val="00EA72F3"/>
    <w:rsid w:val="00ED1827"/>
    <w:rsid w:val="00F46275"/>
    <w:rsid w:val="00F60095"/>
    <w:rsid w:val="00FB7226"/>
    <w:rsid w:val="00FC3416"/>
    <w:rsid w:val="00FD4693"/>
    <w:rsid w:val="00FE09E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6185C"/>
  <w15:chartTrackingRefBased/>
  <w15:docId w15:val="{B17ABEEB-3F0D-446D-AA57-B06996BEE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54FDA"/>
    <w:pPr>
      <w:spacing w:after="200" w:line="276" w:lineRule="auto"/>
    </w:pPr>
    <w:rPr>
      <w:rFonts w:eastAsiaTheme="minorHAnsi"/>
      <w:kern w:val="0"/>
      <w:sz w:val="22"/>
      <w:szCs w:val="22"/>
      <w:lang w:val="uk-UA" w:eastAsia="en-US"/>
    </w:rPr>
  </w:style>
  <w:style w:type="paragraph" w:styleId="1">
    <w:name w:val="heading 1"/>
    <w:basedOn w:val="a"/>
    <w:next w:val="a"/>
    <w:link w:val="10"/>
    <w:uiPriority w:val="9"/>
    <w:qFormat/>
    <w:rsid w:val="00544A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544A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544A52"/>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544A52"/>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544A52"/>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544A5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44A5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44A5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44A5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44A52"/>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544A52"/>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544A52"/>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544A52"/>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544A52"/>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544A5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44A52"/>
    <w:rPr>
      <w:rFonts w:eastAsiaTheme="majorEastAsia" w:cstheme="majorBidi"/>
      <w:color w:val="595959" w:themeColor="text1" w:themeTint="A6"/>
    </w:rPr>
  </w:style>
  <w:style w:type="character" w:customStyle="1" w:styleId="80">
    <w:name w:val="Заголовок 8 Знак"/>
    <w:basedOn w:val="a0"/>
    <w:link w:val="8"/>
    <w:uiPriority w:val="9"/>
    <w:semiHidden/>
    <w:rsid w:val="00544A5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44A52"/>
    <w:rPr>
      <w:rFonts w:eastAsiaTheme="majorEastAsia" w:cstheme="majorBidi"/>
      <w:color w:val="272727" w:themeColor="text1" w:themeTint="D8"/>
    </w:rPr>
  </w:style>
  <w:style w:type="paragraph" w:styleId="a3">
    <w:name w:val="Title"/>
    <w:basedOn w:val="a"/>
    <w:next w:val="a"/>
    <w:link w:val="a4"/>
    <w:uiPriority w:val="10"/>
    <w:qFormat/>
    <w:rsid w:val="00544A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544A5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44A52"/>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544A52"/>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544A52"/>
    <w:pPr>
      <w:spacing w:before="160"/>
      <w:jc w:val="center"/>
    </w:pPr>
    <w:rPr>
      <w:i/>
      <w:iCs/>
      <w:color w:val="404040" w:themeColor="text1" w:themeTint="BF"/>
    </w:rPr>
  </w:style>
  <w:style w:type="character" w:customStyle="1" w:styleId="a8">
    <w:name w:val="Цитата Знак"/>
    <w:basedOn w:val="a0"/>
    <w:link w:val="a7"/>
    <w:uiPriority w:val="29"/>
    <w:rsid w:val="00544A52"/>
    <w:rPr>
      <w:i/>
      <w:iCs/>
      <w:color w:val="404040" w:themeColor="text1" w:themeTint="BF"/>
    </w:rPr>
  </w:style>
  <w:style w:type="paragraph" w:styleId="a9">
    <w:name w:val="List Paragraph"/>
    <w:basedOn w:val="a"/>
    <w:uiPriority w:val="34"/>
    <w:qFormat/>
    <w:rsid w:val="00544A52"/>
    <w:pPr>
      <w:ind w:left="720"/>
      <w:contextualSpacing/>
    </w:pPr>
  </w:style>
  <w:style w:type="character" w:styleId="aa">
    <w:name w:val="Intense Emphasis"/>
    <w:basedOn w:val="a0"/>
    <w:uiPriority w:val="21"/>
    <w:qFormat/>
    <w:rsid w:val="00544A52"/>
    <w:rPr>
      <w:i/>
      <w:iCs/>
      <w:color w:val="2F5496" w:themeColor="accent1" w:themeShade="BF"/>
    </w:rPr>
  </w:style>
  <w:style w:type="paragraph" w:styleId="ab">
    <w:name w:val="Intense Quote"/>
    <w:basedOn w:val="a"/>
    <w:next w:val="a"/>
    <w:link w:val="ac"/>
    <w:uiPriority w:val="30"/>
    <w:qFormat/>
    <w:rsid w:val="00544A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Насичена цитата Знак"/>
    <w:basedOn w:val="a0"/>
    <w:link w:val="ab"/>
    <w:uiPriority w:val="30"/>
    <w:rsid w:val="00544A52"/>
    <w:rPr>
      <w:i/>
      <w:iCs/>
      <w:color w:val="2F5496" w:themeColor="accent1" w:themeShade="BF"/>
    </w:rPr>
  </w:style>
  <w:style w:type="character" w:styleId="ad">
    <w:name w:val="Intense Reference"/>
    <w:basedOn w:val="a0"/>
    <w:uiPriority w:val="32"/>
    <w:qFormat/>
    <w:rsid w:val="00544A52"/>
    <w:rPr>
      <w:b/>
      <w:bCs/>
      <w:smallCaps/>
      <w:color w:val="2F5496" w:themeColor="accent1" w:themeShade="BF"/>
      <w:spacing w:val="5"/>
    </w:rPr>
  </w:style>
  <w:style w:type="character" w:styleId="ae">
    <w:name w:val="Hyperlink"/>
    <w:basedOn w:val="a0"/>
    <w:uiPriority w:val="99"/>
    <w:unhideWhenUsed/>
    <w:rsid w:val="00154FDA"/>
    <w:rPr>
      <w:color w:val="0563C1" w:themeColor="hyperlink"/>
      <w:u w:val="single"/>
    </w:rPr>
  </w:style>
  <w:style w:type="character" w:styleId="af">
    <w:name w:val="Unresolved Mention"/>
    <w:basedOn w:val="a0"/>
    <w:uiPriority w:val="99"/>
    <w:semiHidden/>
    <w:unhideWhenUsed/>
    <w:rsid w:val="00154FDA"/>
    <w:rPr>
      <w:color w:val="605E5C"/>
      <w:shd w:val="clear" w:color="auto" w:fill="E1DFDD"/>
    </w:rPr>
  </w:style>
  <w:style w:type="table" w:styleId="af0">
    <w:name w:val="Table Grid"/>
    <w:basedOn w:val="a1"/>
    <w:uiPriority w:val="39"/>
    <w:rsid w:val="00154F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a"/>
    <w:rsid w:val="0000231F"/>
    <w:pPr>
      <w:spacing w:before="100" w:beforeAutospacing="1" w:after="100" w:afterAutospacing="1" w:line="240" w:lineRule="auto"/>
    </w:pPr>
    <w:rPr>
      <w:rFonts w:ascii="Times New Roman" w:eastAsia="Times New Roman" w:hAnsi="Times New Roman" w:cs="Times New Roman"/>
      <w:sz w:val="24"/>
      <w:szCs w:val="24"/>
      <w:lang w:val="en-US" w:eastAsia="ja-JP"/>
    </w:rPr>
  </w:style>
  <w:style w:type="character" w:styleId="af1">
    <w:name w:val="Strong"/>
    <w:basedOn w:val="a0"/>
    <w:uiPriority w:val="22"/>
    <w:qFormat/>
    <w:rsid w:val="0000231F"/>
    <w:rPr>
      <w:b/>
      <w:bCs/>
    </w:rPr>
  </w:style>
  <w:style w:type="paragraph" w:styleId="HTML">
    <w:name w:val="HTML Preformatted"/>
    <w:basedOn w:val="a"/>
    <w:link w:val="HTML0"/>
    <w:uiPriority w:val="99"/>
    <w:unhideWhenUsed/>
    <w:rsid w:val="00002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eastAsia="ja-JP"/>
    </w:rPr>
  </w:style>
  <w:style w:type="character" w:customStyle="1" w:styleId="HTML0">
    <w:name w:val="Стандартний HTML Знак"/>
    <w:basedOn w:val="a0"/>
    <w:link w:val="HTML"/>
    <w:uiPriority w:val="99"/>
    <w:rsid w:val="0000231F"/>
    <w:rPr>
      <w:rFonts w:ascii="Courier New" w:eastAsia="Times New Roman" w:hAnsi="Courier New" w:cs="Courier New"/>
      <w:kern w:val="0"/>
      <w:sz w:val="20"/>
      <w:szCs w:val="20"/>
    </w:rPr>
  </w:style>
  <w:style w:type="character" w:styleId="af2">
    <w:name w:val="FollowedHyperlink"/>
    <w:basedOn w:val="a0"/>
    <w:uiPriority w:val="99"/>
    <w:semiHidden/>
    <w:unhideWhenUsed/>
    <w:rsid w:val="0000231F"/>
    <w:rPr>
      <w:color w:val="800080"/>
      <w:u w:val="single"/>
    </w:rPr>
  </w:style>
  <w:style w:type="paragraph" w:customStyle="1" w:styleId="whitespace-normal">
    <w:name w:val="whitespace-normal"/>
    <w:basedOn w:val="a"/>
    <w:rsid w:val="0000231F"/>
    <w:pPr>
      <w:spacing w:before="100" w:beforeAutospacing="1" w:after="100" w:afterAutospacing="1" w:line="240" w:lineRule="auto"/>
    </w:pPr>
    <w:rPr>
      <w:rFonts w:ascii="Times New Roman" w:eastAsia="Times New Roman" w:hAnsi="Times New Roman" w:cs="Times New Roman"/>
      <w:sz w:val="24"/>
      <w:szCs w:val="24"/>
      <w:lang w:val="en-US" w:eastAsia="ja-JP"/>
    </w:rPr>
  </w:style>
  <w:style w:type="paragraph" w:customStyle="1" w:styleId="whitespace-pre-wrap">
    <w:name w:val="whitespace-pre-wrap"/>
    <w:basedOn w:val="a"/>
    <w:rsid w:val="0000231F"/>
    <w:pPr>
      <w:spacing w:before="100" w:beforeAutospacing="1" w:after="100" w:afterAutospacing="1" w:line="240" w:lineRule="auto"/>
    </w:pPr>
    <w:rPr>
      <w:rFonts w:ascii="Times New Roman" w:eastAsia="Times New Roman" w:hAnsi="Times New Roman" w:cs="Times New Roman"/>
      <w:sz w:val="24"/>
      <w:szCs w:val="24"/>
      <w:lang w:val="en-US"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xample@domain.com" TargetMode="External"/><Relationship Id="rId3" Type="http://schemas.openxmlformats.org/officeDocument/2006/relationships/styles" Target="styles.xml"/><Relationship Id="rId7" Type="http://schemas.openxmlformats.org/officeDocument/2006/relationships/hyperlink" Target="mailto:support@cinecloud.com"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example@domain.com"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mailto:user@example.com" TargetMode="External"/><Relationship Id="rId4" Type="http://schemas.openxmlformats.org/officeDocument/2006/relationships/settings" Target="settings.xml"/><Relationship Id="rId9" Type="http://schemas.openxmlformats.org/officeDocument/2006/relationships/hyperlink" Target="mailto:support@cinecloud.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BE1AF2-9596-4BA6-B0D1-3EC7E40465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396</TotalTime>
  <Pages>81</Pages>
  <Words>113633</Words>
  <Characters>64771</Characters>
  <Application>Microsoft Office Word</Application>
  <DocSecurity>0</DocSecurity>
  <Lines>539</Lines>
  <Paragraphs>356</Paragraphs>
  <ScaleCrop>false</ScaleCrop>
  <HeadingPairs>
    <vt:vector size="4" baseType="variant">
      <vt:variant>
        <vt:lpstr>Назва</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178048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Vladyslav Kostenuk</dc:creator>
  <cp:keywords/>
  <dc:description/>
  <cp:lastModifiedBy>kazik SUPER</cp:lastModifiedBy>
  <cp:revision>71</cp:revision>
  <dcterms:created xsi:type="dcterms:W3CDTF">2025-10-12T07:54:00Z</dcterms:created>
  <dcterms:modified xsi:type="dcterms:W3CDTF">2025-10-12T15:45:00Z</dcterms:modified>
</cp:coreProperties>
</file>